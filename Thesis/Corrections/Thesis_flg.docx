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E490D" w14:textId="77777777" w:rsidR="00840DDF" w:rsidRPr="00B61C9D" w:rsidRDefault="00EC14B7">
      <w:pPr>
        <w:pStyle w:val="Title"/>
        <w:jc w:val="both"/>
        <w:rPr>
          <w:sz w:val="8"/>
          <w:lang w:val="en-US"/>
        </w:rPr>
      </w:pPr>
      <w:r w:rsidRPr="00B61C9D">
        <w:rPr>
          <w:noProof/>
          <w:lang w:val="en-US" w:eastAsia="en-US"/>
        </w:rPr>
        <w:drawing>
          <wp:anchor distT="0" distB="0" distL="114300" distR="114300" simplePos="0" relativeHeight="251658240" behindDoc="1" locked="0" layoutInCell="1" allowOverlap="1" wp14:anchorId="0789BB25" wp14:editId="07C76A87">
            <wp:simplePos x="0" y="0"/>
            <wp:positionH relativeFrom="margin">
              <wp:align>right</wp:align>
            </wp:positionH>
            <wp:positionV relativeFrom="paragraph">
              <wp:posOffset>-16510</wp:posOffset>
            </wp:positionV>
            <wp:extent cx="685800" cy="361950"/>
            <wp:effectExtent l="0" t="0" r="0" b="0"/>
            <wp:wrapNone/>
            <wp:docPr id="36" name="Grafik 36" descr="C:\Users\Flo\AppData\Local\Microsoft\Windows\INetCache\Content.Word\TUMLogo_oZ_Vollfl_blau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Flo\AppData\Local\Microsoft\Windows\INetCache\Content.Word\TUMLogo_oZ_Vollfl_blau_RG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r w:rsidR="00760DE0" w:rsidRPr="00B61C9D">
        <w:rPr>
          <w:noProof/>
          <w:lang w:val="en-US" w:eastAsia="en-US"/>
        </w:rPr>
        <w:drawing>
          <wp:anchor distT="0" distB="0" distL="114300" distR="114300" simplePos="0" relativeHeight="251658241" behindDoc="0" locked="0" layoutInCell="1" allowOverlap="1" wp14:anchorId="341939C8" wp14:editId="714FE9A7">
            <wp:simplePos x="0" y="0"/>
            <wp:positionH relativeFrom="margin">
              <wp:align>left</wp:align>
            </wp:positionH>
            <wp:positionV relativeFrom="paragraph">
              <wp:posOffset>5080</wp:posOffset>
            </wp:positionV>
            <wp:extent cx="472440" cy="472440"/>
            <wp:effectExtent l="0" t="0" r="3810" b="3810"/>
            <wp:wrapThrough wrapText="bothSides">
              <wp:wrapPolygon edited="0">
                <wp:start x="6097" y="0"/>
                <wp:lineTo x="1742" y="5226"/>
                <wp:lineTo x="0" y="9581"/>
                <wp:lineTo x="0" y="17419"/>
                <wp:lineTo x="6097" y="20903"/>
                <wp:lineTo x="15677" y="20903"/>
                <wp:lineTo x="20903" y="16548"/>
                <wp:lineTo x="20032" y="14806"/>
                <wp:lineTo x="5226" y="14806"/>
                <wp:lineTo x="20903" y="8710"/>
                <wp:lineTo x="20903" y="1742"/>
                <wp:lineTo x="13065" y="0"/>
                <wp:lineTo x="6097" y="0"/>
              </wp:wrapPolygon>
            </wp:wrapThrough>
            <wp:docPr id="40" name="Grafik 40" descr="C:\Users\Flo\AppData\Local\Microsoft\Windows\INetCache\Content.Word\WI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lo\AppData\Local\Microsoft\Windows\INetCache\Content.Word\WI_We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29B2D" w14:textId="691E9410" w:rsidR="005B5030" w:rsidRPr="00B61C9D" w:rsidRDefault="005B5030">
      <w:pPr>
        <w:pStyle w:val="Subtitle"/>
        <w:rPr>
          <w:b/>
          <w:lang w:val="en-US"/>
        </w:rPr>
      </w:pPr>
      <w:bookmarkStart w:id="0" w:name="_Hlk140244878"/>
      <w:r w:rsidRPr="00B61C9D">
        <w:rPr>
          <w:b/>
          <w:lang w:val="en-US"/>
        </w:rPr>
        <w:t>Analys</w:t>
      </w:r>
      <w:r w:rsidR="00E50682" w:rsidRPr="00B61C9D">
        <w:rPr>
          <w:b/>
          <w:lang w:val="en-US"/>
        </w:rPr>
        <w:t>is</w:t>
      </w:r>
      <w:r w:rsidRPr="00B61C9D">
        <w:rPr>
          <w:b/>
          <w:lang w:val="en-US"/>
        </w:rPr>
        <w:t xml:space="preserve"> and Optimization of the </w:t>
      </w:r>
    </w:p>
    <w:p w14:paraId="2E055CE1" w14:textId="2071EC88" w:rsidR="00840DDF" w:rsidRPr="00B61C9D" w:rsidRDefault="005B5030">
      <w:pPr>
        <w:pStyle w:val="Subtitle"/>
        <w:rPr>
          <w:b/>
          <w:sz w:val="36"/>
          <w:lang w:val="en-US"/>
        </w:rPr>
      </w:pPr>
      <w:r w:rsidRPr="00B61C9D">
        <w:rPr>
          <w:b/>
          <w:lang w:val="en-US"/>
        </w:rPr>
        <w:t>Charging Station Network in Germany</w:t>
      </w:r>
    </w:p>
    <w:bookmarkEnd w:id="0"/>
    <w:p w14:paraId="2DBBEA1F" w14:textId="4E1FB849" w:rsidR="0052284E" w:rsidRPr="00B61C9D" w:rsidRDefault="0052284E" w:rsidP="00ED05BC">
      <w:pPr>
        <w:pStyle w:val="Subtitle"/>
        <w:jc w:val="left"/>
        <w:rPr>
          <w:lang w:val="en-US"/>
        </w:rPr>
      </w:pPr>
    </w:p>
    <w:p w14:paraId="614448E5" w14:textId="3FA47A4A" w:rsidR="00A53877" w:rsidRPr="00B61C9D" w:rsidRDefault="00A53877" w:rsidP="00ED05BC">
      <w:pPr>
        <w:pStyle w:val="Subtitle"/>
        <w:jc w:val="left"/>
        <w:rPr>
          <w:lang w:val="en-US"/>
        </w:rPr>
      </w:pPr>
    </w:p>
    <w:p w14:paraId="13AD67CA" w14:textId="77777777" w:rsidR="00A53877" w:rsidRPr="00B61C9D" w:rsidRDefault="00A53877" w:rsidP="00ED05BC">
      <w:pPr>
        <w:pStyle w:val="Subtitle"/>
        <w:jc w:val="left"/>
        <w:rPr>
          <w:lang w:val="en-US"/>
        </w:rPr>
      </w:pPr>
    </w:p>
    <w:p w14:paraId="1B315C6E" w14:textId="77777777" w:rsidR="00840DDF" w:rsidRPr="00B61C9D" w:rsidRDefault="00EC14B7">
      <w:pPr>
        <w:pStyle w:val="Subtitle"/>
        <w:rPr>
          <w:sz w:val="28"/>
          <w:lang w:val="en-US"/>
        </w:rPr>
      </w:pPr>
      <w:r w:rsidRPr="00B61C9D">
        <w:rPr>
          <w:sz w:val="28"/>
          <w:lang w:val="en-US"/>
        </w:rPr>
        <w:t xml:space="preserve">Scientific work for the attainment of the degree </w:t>
      </w:r>
    </w:p>
    <w:p w14:paraId="4FB3A208" w14:textId="77777777" w:rsidR="00840DDF" w:rsidRPr="00B61C9D" w:rsidRDefault="00EC14B7">
      <w:pPr>
        <w:pStyle w:val="Subtitle"/>
        <w:rPr>
          <w:sz w:val="28"/>
          <w:lang w:val="en-US"/>
        </w:rPr>
      </w:pPr>
      <w:r w:rsidRPr="00B61C9D">
        <w:rPr>
          <w:sz w:val="28"/>
          <w:lang w:val="en-US"/>
        </w:rPr>
        <w:t xml:space="preserve">Master of </w:t>
      </w:r>
      <w:r w:rsidR="008F6735" w:rsidRPr="00B61C9D">
        <w:rPr>
          <w:sz w:val="28"/>
          <w:lang w:val="en-US"/>
        </w:rPr>
        <w:t>Science</w:t>
      </w:r>
    </w:p>
    <w:p w14:paraId="395BDDFB" w14:textId="77777777" w:rsidR="00840DDF" w:rsidRPr="00B61C9D" w:rsidRDefault="00EC14B7">
      <w:pPr>
        <w:pStyle w:val="Subtitle"/>
        <w:rPr>
          <w:sz w:val="28"/>
          <w:lang w:val="en-US"/>
        </w:rPr>
      </w:pPr>
      <w:r w:rsidRPr="00B61C9D">
        <w:rPr>
          <w:sz w:val="28"/>
          <w:lang w:val="en-US"/>
        </w:rPr>
        <w:t>at the TUM School of Management</w:t>
      </w:r>
    </w:p>
    <w:p w14:paraId="145FAE31" w14:textId="77777777" w:rsidR="00840DDF" w:rsidRPr="00B61C9D" w:rsidRDefault="00EC14B7">
      <w:pPr>
        <w:pStyle w:val="Subtitle"/>
        <w:rPr>
          <w:sz w:val="22"/>
          <w:lang w:val="en-US"/>
        </w:rPr>
      </w:pPr>
      <w:r w:rsidRPr="00B61C9D">
        <w:rPr>
          <w:sz w:val="28"/>
          <w:lang w:val="en-US"/>
        </w:rPr>
        <w:t>of the Technical University of Munich</w:t>
      </w:r>
    </w:p>
    <w:p w14:paraId="41C0E911" w14:textId="77777777" w:rsidR="00D51404" w:rsidRPr="00B61C9D" w:rsidRDefault="00D51404" w:rsidP="008F6735">
      <w:pPr>
        <w:pStyle w:val="Subtitle"/>
        <w:jc w:val="left"/>
        <w:rPr>
          <w:lang w:val="en-US"/>
        </w:rPr>
      </w:pPr>
    </w:p>
    <w:p w14:paraId="2FD190B4"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15A90A95"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70F84093" w14:textId="77777777" w:rsidR="002A2FC4" w:rsidRPr="00B61C9D" w:rsidRDefault="002A2FC4"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0281CA5B"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23EA5CD6" w14:textId="77777777" w:rsidR="002A2FC4" w:rsidRPr="00B61C9D" w:rsidRDefault="002A2FC4"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40C85005" w14:textId="77777777" w:rsidR="00AA427A" w:rsidRPr="00B61C9D" w:rsidRDefault="00AA427A"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5FB296C6" w14:textId="77777777" w:rsidR="00AA427A" w:rsidRPr="00B61C9D" w:rsidRDefault="00AA427A"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35AA56A2" w14:textId="77777777"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Examiner:</w:t>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00505250" w:rsidRPr="00B61C9D">
        <w:rPr>
          <w:rFonts w:eastAsia="Calibri" w:cs="Arial"/>
          <w:bCs w:val="0"/>
          <w:szCs w:val="28"/>
          <w:lang w:val="en-US" w:eastAsia="en-US"/>
        </w:rPr>
        <w:t xml:space="preserve">Univ.-Prof. </w:t>
      </w:r>
      <w:r w:rsidRPr="00B61C9D">
        <w:rPr>
          <w:rFonts w:eastAsia="Calibri" w:cs="Arial"/>
          <w:bCs w:val="0"/>
          <w:szCs w:val="28"/>
          <w:lang w:val="en-US" w:eastAsia="en-US"/>
        </w:rPr>
        <w:t xml:space="preserve">Dr. Dr. h. c. mult. Horst Wildemann </w:t>
      </w:r>
    </w:p>
    <w:p w14:paraId="62CA4D9B" w14:textId="77777777" w:rsidR="00840DDF" w:rsidRPr="00B61C9D" w:rsidRDefault="00EC14B7">
      <w:pPr>
        <w:tabs>
          <w:tab w:val="clear" w:pos="709"/>
          <w:tab w:val="clear" w:pos="1134"/>
          <w:tab w:val="clear" w:pos="4253"/>
          <w:tab w:val="clear" w:pos="4536"/>
        </w:tabs>
        <w:spacing w:after="0" w:line="240" w:lineRule="auto"/>
        <w:ind w:left="1785" w:firstLine="357"/>
        <w:jc w:val="left"/>
        <w:rPr>
          <w:rFonts w:eastAsia="Calibri" w:cs="Arial"/>
          <w:bCs w:val="0"/>
          <w:szCs w:val="28"/>
          <w:lang w:val="en-US" w:eastAsia="en-US"/>
        </w:rPr>
      </w:pPr>
      <w:r w:rsidRPr="00B61C9D">
        <w:rPr>
          <w:rFonts w:eastAsia="Calibri" w:cs="Arial"/>
          <w:bCs w:val="0"/>
          <w:szCs w:val="28"/>
          <w:lang w:val="en-US" w:eastAsia="en-US"/>
        </w:rPr>
        <w:t>Research Institute</w:t>
      </w:r>
    </w:p>
    <w:p w14:paraId="06101B76" w14:textId="77777777" w:rsidR="00840DDF" w:rsidRPr="00B61C9D" w:rsidRDefault="00EC14B7">
      <w:pPr>
        <w:tabs>
          <w:tab w:val="clear" w:pos="709"/>
          <w:tab w:val="clear" w:pos="1134"/>
          <w:tab w:val="clear" w:pos="4253"/>
          <w:tab w:val="clear" w:pos="4536"/>
        </w:tabs>
        <w:spacing w:after="0" w:line="240" w:lineRule="auto"/>
        <w:ind w:left="1785" w:firstLine="357"/>
        <w:jc w:val="left"/>
        <w:rPr>
          <w:rFonts w:eastAsia="Calibri" w:cs="Arial"/>
          <w:bCs w:val="0"/>
          <w:szCs w:val="28"/>
          <w:lang w:val="en-US" w:eastAsia="en-US"/>
        </w:rPr>
      </w:pPr>
      <w:r w:rsidRPr="00B61C9D">
        <w:rPr>
          <w:rFonts w:eastAsia="Calibri" w:cs="Arial"/>
          <w:bCs w:val="0"/>
          <w:szCs w:val="28"/>
          <w:lang w:val="en-US" w:eastAsia="en-US"/>
        </w:rPr>
        <w:t>Corporate management, logistics and production</w:t>
      </w:r>
    </w:p>
    <w:p w14:paraId="12D7582F"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32FA43C7" w14:textId="2F4266BF"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Supervisor: </w:t>
      </w:r>
      <w:r w:rsidR="00760DE0" w:rsidRPr="00B61C9D">
        <w:rPr>
          <w:rFonts w:eastAsia="Calibri" w:cs="Arial"/>
          <w:bCs w:val="0"/>
          <w:szCs w:val="28"/>
          <w:lang w:val="en-US" w:eastAsia="en-US"/>
        </w:rPr>
        <w:tab/>
      </w:r>
      <w:r w:rsidRPr="00B61C9D">
        <w:rPr>
          <w:rFonts w:eastAsia="Calibri" w:cs="Arial"/>
          <w:bCs w:val="0"/>
          <w:szCs w:val="28"/>
          <w:lang w:val="en-US" w:eastAsia="en-US"/>
        </w:rPr>
        <w:tab/>
      </w:r>
      <w:r w:rsidR="0055735D" w:rsidRPr="00B61C9D">
        <w:rPr>
          <w:rFonts w:eastAsia="Calibri" w:cs="Arial"/>
          <w:bCs w:val="0"/>
          <w:szCs w:val="28"/>
          <w:lang w:val="en-US" w:eastAsia="en-US"/>
        </w:rPr>
        <w:tab/>
      </w:r>
      <w:r w:rsidRPr="00B61C9D">
        <w:rPr>
          <w:rFonts w:eastAsia="Calibri" w:cs="Arial"/>
          <w:bCs w:val="0"/>
          <w:szCs w:val="28"/>
          <w:lang w:val="en-US" w:eastAsia="en-US"/>
        </w:rPr>
        <w:t>Sebastian Junker M.Sc.</w:t>
      </w:r>
    </w:p>
    <w:p w14:paraId="213B1DD1"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4606EED4" w14:textId="1B2C66F0"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Course of study:</w:t>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sdt>
        <w:sdtPr>
          <w:rPr>
            <w:rFonts w:eastAsia="Calibri" w:cs="Arial"/>
            <w:bCs w:val="0"/>
            <w:szCs w:val="28"/>
            <w:lang w:val="en-US" w:eastAsia="en-US"/>
          </w:rPr>
          <w:id w:val="1415670571"/>
          <w:placeholder>
            <w:docPart w:val="CE3925F11277488FAB7AA8F3BDB4B6E2"/>
          </w:placeholder>
          <w:dropDownList>
            <w:listItem w:value="Wählen Sie ein Element aus."/>
            <w:listItem w:displayText="Bachelor TUM-BWL" w:value="Bachelor TUM-BWL"/>
            <w:listItem w:displayText="Master TUM-BWL" w:value="Master TUM-BWL"/>
            <w:listItem w:displayText="Master TUM-NAWI" w:value="Master TUM-NAWI"/>
            <w:listItem w:displayText="Master TUM-WIN" w:value="Master TUM-WIN"/>
            <w:listItem w:displayText="Master TUM-WITEC" w:value="Master TUM-WITEC"/>
          </w:dropDownList>
        </w:sdtPr>
        <w:sdtContent>
          <w:r w:rsidR="00023998">
            <w:rPr>
              <w:rFonts w:eastAsia="Calibri" w:cs="Arial"/>
              <w:bCs w:val="0"/>
              <w:szCs w:val="28"/>
              <w:lang w:val="en-US" w:eastAsia="en-US"/>
            </w:rPr>
            <w:t>Master TUM-BWL</w:t>
          </w:r>
        </w:sdtContent>
      </w:sdt>
      <w:r w:rsidRPr="00B61C9D">
        <w:rPr>
          <w:rFonts w:eastAsia="Calibri" w:cs="Arial"/>
          <w:bCs w:val="0"/>
          <w:szCs w:val="28"/>
          <w:lang w:val="en-US" w:eastAsia="en-US"/>
        </w:rPr>
        <w:tab/>
      </w:r>
    </w:p>
    <w:p w14:paraId="66EC1A90"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13050413" w14:textId="47163E8E" w:rsidR="00840DDF" w:rsidRPr="00070A50" w:rsidRDefault="00EC14B7">
      <w:pPr>
        <w:tabs>
          <w:tab w:val="clear" w:pos="709"/>
          <w:tab w:val="clear" w:pos="1134"/>
          <w:tab w:val="clear" w:pos="4253"/>
          <w:tab w:val="clear" w:pos="4536"/>
        </w:tabs>
        <w:spacing w:after="0" w:line="240" w:lineRule="auto"/>
        <w:jc w:val="left"/>
        <w:rPr>
          <w:rFonts w:eastAsia="Calibri" w:cs="Arial"/>
          <w:bCs w:val="0"/>
          <w:szCs w:val="28"/>
          <w:lang w:val="it-IT" w:eastAsia="en-US"/>
          <w:rPrChange w:id="1" w:author="Floriana Graziano" w:date="2023-10-16T21:57:00Z">
            <w:rPr>
              <w:rFonts w:eastAsia="Calibri" w:cs="Arial"/>
              <w:bCs w:val="0"/>
              <w:szCs w:val="28"/>
              <w:lang w:val="en-US" w:eastAsia="en-US"/>
            </w:rPr>
          </w:rPrChange>
        </w:rPr>
      </w:pPr>
      <w:r w:rsidRPr="00070A50">
        <w:rPr>
          <w:rFonts w:eastAsia="Calibri" w:cs="Arial"/>
          <w:bCs w:val="0"/>
          <w:szCs w:val="28"/>
          <w:lang w:val="it-IT" w:eastAsia="en-US"/>
          <w:rPrChange w:id="2" w:author="Floriana Graziano" w:date="2023-10-16T21:57:00Z">
            <w:rPr>
              <w:rFonts w:eastAsia="Calibri" w:cs="Arial"/>
              <w:bCs w:val="0"/>
              <w:szCs w:val="28"/>
              <w:lang w:val="en-US" w:eastAsia="en-US"/>
            </w:rPr>
          </w:rPrChange>
        </w:rPr>
        <w:t xml:space="preserve">Submitted by: </w:t>
      </w:r>
      <w:r w:rsidR="0055735D" w:rsidRPr="00070A50">
        <w:rPr>
          <w:rFonts w:eastAsia="Calibri" w:cs="Arial"/>
          <w:bCs w:val="0"/>
          <w:szCs w:val="28"/>
          <w:lang w:val="it-IT" w:eastAsia="en-US"/>
          <w:rPrChange w:id="3" w:author="Floriana Graziano" w:date="2023-10-16T21:57:00Z">
            <w:rPr>
              <w:rFonts w:eastAsia="Calibri" w:cs="Arial"/>
              <w:bCs w:val="0"/>
              <w:szCs w:val="28"/>
              <w:lang w:val="en-US" w:eastAsia="en-US"/>
            </w:rPr>
          </w:rPrChange>
        </w:rPr>
        <w:tab/>
      </w:r>
      <w:r w:rsidRPr="00070A50">
        <w:rPr>
          <w:rFonts w:eastAsia="Calibri" w:cs="Arial"/>
          <w:bCs w:val="0"/>
          <w:szCs w:val="28"/>
          <w:lang w:val="it-IT" w:eastAsia="en-US"/>
          <w:rPrChange w:id="4" w:author="Floriana Graziano" w:date="2023-10-16T21:57:00Z">
            <w:rPr>
              <w:rFonts w:eastAsia="Calibri" w:cs="Arial"/>
              <w:bCs w:val="0"/>
              <w:szCs w:val="28"/>
              <w:lang w:val="en-US" w:eastAsia="en-US"/>
            </w:rPr>
          </w:rPrChange>
        </w:rPr>
        <w:tab/>
      </w:r>
      <w:r w:rsidR="005B5030" w:rsidRPr="00070A50">
        <w:rPr>
          <w:rFonts w:eastAsia="Calibri" w:cs="Arial"/>
          <w:bCs w:val="0"/>
          <w:szCs w:val="28"/>
          <w:lang w:val="it-IT" w:eastAsia="en-US"/>
          <w:rPrChange w:id="5" w:author="Floriana Graziano" w:date="2023-10-16T21:57:00Z">
            <w:rPr>
              <w:rFonts w:eastAsia="Calibri" w:cs="Arial"/>
              <w:bCs w:val="0"/>
              <w:szCs w:val="28"/>
              <w:lang w:val="en-US" w:eastAsia="en-US"/>
            </w:rPr>
          </w:rPrChange>
        </w:rPr>
        <w:t>Giovanni Filomeno</w:t>
      </w:r>
    </w:p>
    <w:p w14:paraId="3B6ABA62" w14:textId="495C91A6" w:rsidR="005B5030" w:rsidRPr="00070A50" w:rsidRDefault="005B5030">
      <w:pPr>
        <w:tabs>
          <w:tab w:val="clear" w:pos="709"/>
          <w:tab w:val="clear" w:pos="1134"/>
          <w:tab w:val="clear" w:pos="4253"/>
          <w:tab w:val="clear" w:pos="4536"/>
        </w:tabs>
        <w:spacing w:after="0" w:line="240" w:lineRule="auto"/>
        <w:jc w:val="left"/>
        <w:rPr>
          <w:rFonts w:eastAsia="Calibri" w:cs="Arial"/>
          <w:bCs w:val="0"/>
          <w:szCs w:val="28"/>
          <w:lang w:val="it-IT" w:eastAsia="en-US"/>
          <w:rPrChange w:id="6" w:author="Floriana Graziano" w:date="2023-10-16T21:57:00Z">
            <w:rPr>
              <w:rFonts w:eastAsia="Calibri" w:cs="Arial"/>
              <w:bCs w:val="0"/>
              <w:szCs w:val="28"/>
              <w:lang w:val="en-US" w:eastAsia="en-US"/>
            </w:rPr>
          </w:rPrChange>
        </w:rPr>
      </w:pPr>
      <w:r w:rsidRPr="00070A50">
        <w:rPr>
          <w:rFonts w:eastAsia="Calibri" w:cs="Arial"/>
          <w:bCs w:val="0"/>
          <w:szCs w:val="28"/>
          <w:lang w:val="it-IT" w:eastAsia="en-US"/>
          <w:rPrChange w:id="7" w:author="Floriana Graziano" w:date="2023-10-16T21:57:00Z">
            <w:rPr>
              <w:rFonts w:eastAsia="Calibri" w:cs="Arial"/>
              <w:bCs w:val="0"/>
              <w:szCs w:val="28"/>
              <w:lang w:val="en-US" w:eastAsia="en-US"/>
            </w:rPr>
          </w:rPrChange>
        </w:rPr>
        <w:tab/>
      </w:r>
      <w:r w:rsidRPr="00070A50">
        <w:rPr>
          <w:rFonts w:eastAsia="Calibri" w:cs="Arial"/>
          <w:bCs w:val="0"/>
          <w:szCs w:val="28"/>
          <w:lang w:val="it-IT" w:eastAsia="en-US"/>
          <w:rPrChange w:id="8" w:author="Floriana Graziano" w:date="2023-10-16T21:57:00Z">
            <w:rPr>
              <w:rFonts w:eastAsia="Calibri" w:cs="Arial"/>
              <w:bCs w:val="0"/>
              <w:szCs w:val="28"/>
              <w:lang w:val="en-US" w:eastAsia="en-US"/>
            </w:rPr>
          </w:rPrChange>
        </w:rPr>
        <w:tab/>
      </w:r>
      <w:r w:rsidRPr="00070A50">
        <w:rPr>
          <w:rFonts w:eastAsia="Calibri" w:cs="Arial"/>
          <w:bCs w:val="0"/>
          <w:szCs w:val="28"/>
          <w:lang w:val="it-IT" w:eastAsia="en-US"/>
          <w:rPrChange w:id="9" w:author="Floriana Graziano" w:date="2023-10-16T21:57:00Z">
            <w:rPr>
              <w:rFonts w:eastAsia="Calibri" w:cs="Arial"/>
              <w:bCs w:val="0"/>
              <w:szCs w:val="28"/>
              <w:lang w:val="en-US" w:eastAsia="en-US"/>
            </w:rPr>
          </w:rPrChange>
        </w:rPr>
        <w:tab/>
      </w:r>
      <w:r w:rsidRPr="00070A50">
        <w:rPr>
          <w:rFonts w:eastAsia="Calibri" w:cs="Arial"/>
          <w:bCs w:val="0"/>
          <w:szCs w:val="28"/>
          <w:lang w:val="it-IT" w:eastAsia="en-US"/>
          <w:rPrChange w:id="10" w:author="Floriana Graziano" w:date="2023-10-16T21:57:00Z">
            <w:rPr>
              <w:rFonts w:eastAsia="Calibri" w:cs="Arial"/>
              <w:bCs w:val="0"/>
              <w:szCs w:val="28"/>
              <w:lang w:val="en-US" w:eastAsia="en-US"/>
            </w:rPr>
          </w:rPrChange>
        </w:rPr>
        <w:tab/>
      </w:r>
      <w:r w:rsidRPr="00070A50">
        <w:rPr>
          <w:rFonts w:eastAsia="Calibri" w:cs="Arial"/>
          <w:bCs w:val="0"/>
          <w:szCs w:val="28"/>
          <w:lang w:val="it-IT" w:eastAsia="en-US"/>
          <w:rPrChange w:id="11" w:author="Floriana Graziano" w:date="2023-10-16T21:57:00Z">
            <w:rPr>
              <w:rFonts w:eastAsia="Calibri" w:cs="Arial"/>
              <w:bCs w:val="0"/>
              <w:szCs w:val="28"/>
              <w:lang w:val="en-US" w:eastAsia="en-US"/>
            </w:rPr>
          </w:rPrChange>
        </w:rPr>
        <w:tab/>
      </w:r>
      <w:r w:rsidRPr="00070A50">
        <w:rPr>
          <w:rFonts w:eastAsia="Calibri" w:cs="Arial"/>
          <w:bCs w:val="0"/>
          <w:szCs w:val="28"/>
          <w:lang w:val="it-IT" w:eastAsia="en-US"/>
          <w:rPrChange w:id="12" w:author="Floriana Graziano" w:date="2023-10-16T21:57:00Z">
            <w:rPr>
              <w:rFonts w:eastAsia="Calibri" w:cs="Arial"/>
              <w:bCs w:val="0"/>
              <w:szCs w:val="28"/>
              <w:lang w:val="en-US" w:eastAsia="en-US"/>
            </w:rPr>
          </w:rPrChange>
        </w:rPr>
        <w:tab/>
        <w:t>Arcistraße 21</w:t>
      </w:r>
    </w:p>
    <w:p w14:paraId="5DFFF450" w14:textId="6EE04BCC"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070A50">
        <w:rPr>
          <w:rFonts w:eastAsia="Calibri" w:cs="Arial"/>
          <w:bCs w:val="0"/>
          <w:szCs w:val="28"/>
          <w:lang w:val="it-IT" w:eastAsia="en-US"/>
          <w:rPrChange w:id="13" w:author="Floriana Graziano" w:date="2023-10-16T21:57:00Z">
            <w:rPr>
              <w:rFonts w:eastAsia="Calibri" w:cs="Arial"/>
              <w:bCs w:val="0"/>
              <w:szCs w:val="28"/>
              <w:lang w:val="en-US" w:eastAsia="en-US"/>
            </w:rPr>
          </w:rPrChange>
        </w:rPr>
        <w:tab/>
      </w:r>
      <w:r w:rsidRPr="00070A50">
        <w:rPr>
          <w:rFonts w:eastAsia="Calibri" w:cs="Arial"/>
          <w:bCs w:val="0"/>
          <w:szCs w:val="28"/>
          <w:lang w:val="it-IT" w:eastAsia="en-US"/>
          <w:rPrChange w:id="14" w:author="Floriana Graziano" w:date="2023-10-16T21:57:00Z">
            <w:rPr>
              <w:rFonts w:eastAsia="Calibri" w:cs="Arial"/>
              <w:bCs w:val="0"/>
              <w:szCs w:val="28"/>
              <w:lang w:val="en-US" w:eastAsia="en-US"/>
            </w:rPr>
          </w:rPrChange>
        </w:rPr>
        <w:tab/>
      </w:r>
      <w:r w:rsidRPr="00070A50">
        <w:rPr>
          <w:rFonts w:eastAsia="Calibri" w:cs="Arial"/>
          <w:bCs w:val="0"/>
          <w:szCs w:val="28"/>
          <w:lang w:val="it-IT" w:eastAsia="en-US"/>
          <w:rPrChange w:id="15" w:author="Floriana Graziano" w:date="2023-10-16T21:57:00Z">
            <w:rPr>
              <w:rFonts w:eastAsia="Calibri" w:cs="Arial"/>
              <w:bCs w:val="0"/>
              <w:szCs w:val="28"/>
              <w:lang w:val="en-US" w:eastAsia="en-US"/>
            </w:rPr>
          </w:rPrChange>
        </w:rPr>
        <w:tab/>
      </w:r>
      <w:r w:rsidR="00760DE0" w:rsidRPr="00070A50">
        <w:rPr>
          <w:rFonts w:eastAsia="Calibri" w:cs="Arial"/>
          <w:bCs w:val="0"/>
          <w:szCs w:val="28"/>
          <w:lang w:val="it-IT" w:eastAsia="en-US"/>
          <w:rPrChange w:id="16" w:author="Floriana Graziano" w:date="2023-10-16T21:57:00Z">
            <w:rPr>
              <w:rFonts w:eastAsia="Calibri" w:cs="Arial"/>
              <w:bCs w:val="0"/>
              <w:szCs w:val="28"/>
              <w:lang w:val="en-US" w:eastAsia="en-US"/>
            </w:rPr>
          </w:rPrChange>
        </w:rPr>
        <w:tab/>
      </w:r>
      <w:r w:rsidR="00760DE0" w:rsidRPr="00070A50">
        <w:rPr>
          <w:rFonts w:eastAsia="Calibri" w:cs="Arial"/>
          <w:bCs w:val="0"/>
          <w:szCs w:val="28"/>
          <w:lang w:val="it-IT" w:eastAsia="en-US"/>
          <w:rPrChange w:id="17" w:author="Floriana Graziano" w:date="2023-10-16T21:57:00Z">
            <w:rPr>
              <w:rFonts w:eastAsia="Calibri" w:cs="Arial"/>
              <w:bCs w:val="0"/>
              <w:szCs w:val="28"/>
              <w:lang w:val="en-US" w:eastAsia="en-US"/>
            </w:rPr>
          </w:rPrChange>
        </w:rPr>
        <w:tab/>
      </w:r>
      <w:r w:rsidR="0055735D" w:rsidRPr="00070A50">
        <w:rPr>
          <w:rFonts w:eastAsia="Calibri" w:cs="Arial"/>
          <w:bCs w:val="0"/>
          <w:szCs w:val="28"/>
          <w:lang w:val="it-IT" w:eastAsia="en-US"/>
          <w:rPrChange w:id="18" w:author="Floriana Graziano" w:date="2023-10-16T21:57:00Z">
            <w:rPr>
              <w:rFonts w:eastAsia="Calibri" w:cs="Arial"/>
              <w:bCs w:val="0"/>
              <w:szCs w:val="28"/>
              <w:lang w:val="en-US" w:eastAsia="en-US"/>
            </w:rPr>
          </w:rPrChange>
        </w:rPr>
        <w:tab/>
      </w:r>
      <w:r w:rsidR="005B5030" w:rsidRPr="00B61C9D">
        <w:rPr>
          <w:rFonts w:eastAsia="Calibri" w:cs="Arial"/>
          <w:bCs w:val="0"/>
          <w:szCs w:val="28"/>
          <w:lang w:val="en-US" w:eastAsia="en-US"/>
        </w:rPr>
        <w:t>80333 Munich</w:t>
      </w:r>
    </w:p>
    <w:p w14:paraId="3F4C8E75" w14:textId="672D6730"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Pr="00B61C9D">
        <w:rPr>
          <w:rFonts w:eastAsia="Calibri" w:cs="Arial"/>
          <w:bCs w:val="0"/>
          <w:szCs w:val="28"/>
          <w:lang w:val="en-US" w:eastAsia="en-US"/>
        </w:rPr>
        <w:t xml:space="preserve">Matricula </w:t>
      </w:r>
      <w:r w:rsidR="005B5030" w:rsidRPr="00B61C9D">
        <w:rPr>
          <w:rFonts w:eastAsia="Calibri" w:cs="Arial"/>
          <w:bCs w:val="0"/>
          <w:szCs w:val="28"/>
          <w:lang w:val="en-US" w:eastAsia="en-US"/>
        </w:rPr>
        <w:t>03669006</w:t>
      </w:r>
    </w:p>
    <w:p w14:paraId="01039755"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7701FFD5" w14:textId="77777777"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Submitted on: </w:t>
      </w:r>
      <w:r w:rsidRPr="00B61C9D">
        <w:rPr>
          <w:rFonts w:eastAsia="Calibri" w:cs="Arial"/>
          <w:bCs w:val="0"/>
          <w:szCs w:val="28"/>
          <w:lang w:val="en-US" w:eastAsia="en-US"/>
        </w:rPr>
        <w:tab/>
      </w:r>
    </w:p>
    <w:p w14:paraId="63A39205" w14:textId="77777777" w:rsidR="008F6735" w:rsidRPr="00B61C9D" w:rsidRDefault="008F6735" w:rsidP="008F6735">
      <w:pPr>
        <w:pStyle w:val="Subtitle"/>
        <w:jc w:val="left"/>
        <w:rPr>
          <w:lang w:val="en-US"/>
        </w:rPr>
      </w:pPr>
    </w:p>
    <w:p w14:paraId="1525AAB4" w14:textId="77777777" w:rsidR="008F6735" w:rsidRPr="00B61C9D" w:rsidRDefault="008F6735" w:rsidP="008F6735">
      <w:pPr>
        <w:pStyle w:val="Subtitle"/>
        <w:jc w:val="left"/>
        <w:rPr>
          <w:lang w:val="en-US"/>
        </w:rPr>
      </w:pPr>
    </w:p>
    <w:p w14:paraId="6112698B" w14:textId="77777777" w:rsidR="008F6735" w:rsidRPr="00B61C9D" w:rsidRDefault="008F6735" w:rsidP="008F6735">
      <w:pPr>
        <w:pStyle w:val="Subtitle"/>
        <w:jc w:val="left"/>
        <w:rPr>
          <w:lang w:val="en-US"/>
        </w:rPr>
      </w:pPr>
    </w:p>
    <w:p w14:paraId="20BA1A01" w14:textId="77777777" w:rsidR="00D12F33" w:rsidRPr="00B61C9D" w:rsidRDefault="00D12F33" w:rsidP="008F6735">
      <w:pPr>
        <w:pStyle w:val="Subtitle"/>
        <w:jc w:val="left"/>
        <w:rPr>
          <w:lang w:val="en-US"/>
        </w:rPr>
      </w:pPr>
    </w:p>
    <w:p w14:paraId="1E845043" w14:textId="77777777" w:rsidR="001E6B40" w:rsidRPr="00B61C9D" w:rsidRDefault="001E6B40" w:rsidP="00F93FFD">
      <w:pPr>
        <w:rPr>
          <w:lang w:val="en-US"/>
        </w:rPr>
        <w:sectPr w:rsidR="001E6B40" w:rsidRPr="00B61C9D" w:rsidSect="00FC747D">
          <w:pgSz w:w="11906" w:h="16838" w:code="9"/>
          <w:pgMar w:top="1134" w:right="1134" w:bottom="1134" w:left="1134" w:header="720" w:footer="720" w:gutter="0"/>
          <w:cols w:space="720"/>
        </w:sectPr>
      </w:pPr>
    </w:p>
    <w:p w14:paraId="22C08CB6" w14:textId="77777777" w:rsidR="00840DDF" w:rsidRPr="00B61C9D" w:rsidRDefault="00EC14B7">
      <w:pPr>
        <w:pStyle w:val="berschriftOhneNummer"/>
        <w:rPr>
          <w:lang w:val="en-US"/>
        </w:rPr>
      </w:pPr>
      <w:bookmarkStart w:id="19" w:name="_Toc148382759"/>
      <w:bookmarkStart w:id="20" w:name="_Toc140911841"/>
      <w:bookmarkStart w:id="21" w:name="_Ref491742389"/>
      <w:bookmarkStart w:id="22" w:name="_Toc492886457"/>
      <w:r w:rsidRPr="00B61C9D">
        <w:rPr>
          <w:lang w:val="en-US"/>
        </w:rPr>
        <w:lastRenderedPageBreak/>
        <w:t>Table of contents</w:t>
      </w:r>
      <w:bookmarkEnd w:id="19"/>
    </w:p>
    <w:p w14:paraId="4D54B659" w14:textId="297453D8" w:rsidR="00225F01" w:rsidRDefault="005005A4">
      <w:pPr>
        <w:pStyle w:val="TOC1"/>
        <w:rPr>
          <w:rFonts w:asciiTheme="minorHAnsi" w:eastAsiaTheme="minorEastAsia" w:hAnsiTheme="minorHAnsi" w:cstheme="minorBidi"/>
          <w:b w:val="0"/>
          <w:bCs w:val="0"/>
          <w:sz w:val="22"/>
          <w:szCs w:val="22"/>
          <w:lang w:val="en-US" w:eastAsia="en-US"/>
        </w:rPr>
      </w:pPr>
      <w:r w:rsidRPr="00B61C9D">
        <w:rPr>
          <w:b w:val="0"/>
          <w:noProof w:val="0"/>
          <w:lang w:val="en-US"/>
        </w:rPr>
        <w:fldChar w:fldCharType="begin"/>
      </w:r>
      <w:r w:rsidR="005D30F2" w:rsidRPr="00B61C9D">
        <w:rPr>
          <w:b w:val="0"/>
          <w:noProof w:val="0"/>
          <w:lang w:val="en-US"/>
        </w:rPr>
        <w:instrText xml:space="preserve"> TOC \o "1-5" \h \z \u </w:instrText>
      </w:r>
      <w:r w:rsidRPr="00B61C9D">
        <w:rPr>
          <w:b w:val="0"/>
          <w:noProof w:val="0"/>
          <w:lang w:val="en-US"/>
        </w:rPr>
        <w:fldChar w:fldCharType="separate"/>
      </w:r>
      <w:hyperlink w:anchor="_Toc148382759" w:history="1">
        <w:r w:rsidR="00225F01" w:rsidRPr="00D154C7">
          <w:rPr>
            <w:rStyle w:val="Hyperlink"/>
            <w:lang w:val="en-US"/>
          </w:rPr>
          <w:t>Table of contents</w:t>
        </w:r>
        <w:r w:rsidR="00225F01">
          <w:rPr>
            <w:webHidden/>
          </w:rPr>
          <w:tab/>
        </w:r>
        <w:r w:rsidR="00225F01">
          <w:rPr>
            <w:webHidden/>
          </w:rPr>
          <w:fldChar w:fldCharType="begin"/>
        </w:r>
        <w:r w:rsidR="00225F01">
          <w:rPr>
            <w:webHidden/>
          </w:rPr>
          <w:instrText xml:space="preserve"> PAGEREF _Toc148382759 \h </w:instrText>
        </w:r>
        <w:r w:rsidR="00225F01">
          <w:rPr>
            <w:webHidden/>
          </w:rPr>
        </w:r>
        <w:r w:rsidR="00225F01">
          <w:rPr>
            <w:webHidden/>
          </w:rPr>
          <w:fldChar w:fldCharType="separate"/>
        </w:r>
        <w:r w:rsidR="00225F01">
          <w:rPr>
            <w:webHidden/>
          </w:rPr>
          <w:t>I</w:t>
        </w:r>
        <w:r w:rsidR="00225F01">
          <w:rPr>
            <w:webHidden/>
          </w:rPr>
          <w:fldChar w:fldCharType="end"/>
        </w:r>
      </w:hyperlink>
    </w:p>
    <w:p w14:paraId="45E45178" w14:textId="51CE50DD" w:rsidR="00225F01" w:rsidRDefault="00000000">
      <w:pPr>
        <w:pStyle w:val="TOC1"/>
        <w:rPr>
          <w:rFonts w:asciiTheme="minorHAnsi" w:eastAsiaTheme="minorEastAsia" w:hAnsiTheme="minorHAnsi" w:cstheme="minorBidi"/>
          <w:b w:val="0"/>
          <w:bCs w:val="0"/>
          <w:sz w:val="22"/>
          <w:szCs w:val="22"/>
          <w:lang w:val="en-US" w:eastAsia="en-US"/>
        </w:rPr>
      </w:pPr>
      <w:hyperlink w:anchor="_Toc148382760" w:history="1">
        <w:r w:rsidR="00225F01" w:rsidRPr="00D154C7">
          <w:rPr>
            <w:rStyle w:val="Hyperlink"/>
            <w:lang w:val="en-US"/>
          </w:rPr>
          <w:t>List of Figures</w:t>
        </w:r>
        <w:r w:rsidR="00225F01">
          <w:rPr>
            <w:webHidden/>
          </w:rPr>
          <w:tab/>
        </w:r>
        <w:r w:rsidR="00225F01">
          <w:rPr>
            <w:webHidden/>
          </w:rPr>
          <w:fldChar w:fldCharType="begin"/>
        </w:r>
        <w:r w:rsidR="00225F01">
          <w:rPr>
            <w:webHidden/>
          </w:rPr>
          <w:instrText xml:space="preserve"> PAGEREF _Toc148382760 \h </w:instrText>
        </w:r>
        <w:r w:rsidR="00225F01">
          <w:rPr>
            <w:webHidden/>
          </w:rPr>
        </w:r>
        <w:r w:rsidR="00225F01">
          <w:rPr>
            <w:webHidden/>
          </w:rPr>
          <w:fldChar w:fldCharType="separate"/>
        </w:r>
        <w:r w:rsidR="00225F01">
          <w:rPr>
            <w:webHidden/>
          </w:rPr>
          <w:t>III</w:t>
        </w:r>
        <w:r w:rsidR="00225F01">
          <w:rPr>
            <w:webHidden/>
          </w:rPr>
          <w:fldChar w:fldCharType="end"/>
        </w:r>
      </w:hyperlink>
    </w:p>
    <w:p w14:paraId="631639F7" w14:textId="74BF0CDF" w:rsidR="00225F01" w:rsidRDefault="00000000">
      <w:pPr>
        <w:pStyle w:val="TOC1"/>
        <w:rPr>
          <w:rFonts w:asciiTheme="minorHAnsi" w:eastAsiaTheme="minorEastAsia" w:hAnsiTheme="minorHAnsi" w:cstheme="minorBidi"/>
          <w:b w:val="0"/>
          <w:bCs w:val="0"/>
          <w:sz w:val="22"/>
          <w:szCs w:val="22"/>
          <w:lang w:val="en-US" w:eastAsia="en-US"/>
        </w:rPr>
      </w:pPr>
      <w:hyperlink w:anchor="_Toc148382761" w:history="1">
        <w:r w:rsidR="00225F01" w:rsidRPr="00D154C7">
          <w:rPr>
            <w:rStyle w:val="Hyperlink"/>
            <w:lang w:val="en-US"/>
          </w:rPr>
          <w:t>List of Tables</w:t>
        </w:r>
        <w:r w:rsidR="00225F01">
          <w:rPr>
            <w:webHidden/>
          </w:rPr>
          <w:tab/>
        </w:r>
        <w:r w:rsidR="00225F01">
          <w:rPr>
            <w:webHidden/>
          </w:rPr>
          <w:fldChar w:fldCharType="begin"/>
        </w:r>
        <w:r w:rsidR="00225F01">
          <w:rPr>
            <w:webHidden/>
          </w:rPr>
          <w:instrText xml:space="preserve"> PAGEREF _Toc148382761 \h </w:instrText>
        </w:r>
        <w:r w:rsidR="00225F01">
          <w:rPr>
            <w:webHidden/>
          </w:rPr>
        </w:r>
        <w:r w:rsidR="00225F01">
          <w:rPr>
            <w:webHidden/>
          </w:rPr>
          <w:fldChar w:fldCharType="separate"/>
        </w:r>
        <w:r w:rsidR="00225F01">
          <w:rPr>
            <w:webHidden/>
          </w:rPr>
          <w:t>IV</w:t>
        </w:r>
        <w:r w:rsidR="00225F01">
          <w:rPr>
            <w:webHidden/>
          </w:rPr>
          <w:fldChar w:fldCharType="end"/>
        </w:r>
      </w:hyperlink>
    </w:p>
    <w:p w14:paraId="66BA9C9C" w14:textId="0FDA9ED5" w:rsidR="00225F01" w:rsidRDefault="00000000">
      <w:pPr>
        <w:pStyle w:val="TOC1"/>
        <w:rPr>
          <w:rFonts w:asciiTheme="minorHAnsi" w:eastAsiaTheme="minorEastAsia" w:hAnsiTheme="minorHAnsi" w:cstheme="minorBidi"/>
          <w:b w:val="0"/>
          <w:bCs w:val="0"/>
          <w:sz w:val="22"/>
          <w:szCs w:val="22"/>
          <w:lang w:val="en-US" w:eastAsia="en-US"/>
        </w:rPr>
      </w:pPr>
      <w:hyperlink w:anchor="_Toc148382762" w:history="1">
        <w:r w:rsidR="00225F01" w:rsidRPr="00D154C7">
          <w:rPr>
            <w:rStyle w:val="Hyperlink"/>
            <w:lang w:val="en-US"/>
          </w:rPr>
          <w:t>List of Symbols</w:t>
        </w:r>
        <w:r w:rsidR="00225F01">
          <w:rPr>
            <w:webHidden/>
          </w:rPr>
          <w:tab/>
        </w:r>
        <w:r w:rsidR="00225F01">
          <w:rPr>
            <w:webHidden/>
          </w:rPr>
          <w:fldChar w:fldCharType="begin"/>
        </w:r>
        <w:r w:rsidR="00225F01">
          <w:rPr>
            <w:webHidden/>
          </w:rPr>
          <w:instrText xml:space="preserve"> PAGEREF _Toc148382762 \h </w:instrText>
        </w:r>
        <w:r w:rsidR="00225F01">
          <w:rPr>
            <w:webHidden/>
          </w:rPr>
        </w:r>
        <w:r w:rsidR="00225F01">
          <w:rPr>
            <w:webHidden/>
          </w:rPr>
          <w:fldChar w:fldCharType="separate"/>
        </w:r>
        <w:r w:rsidR="00225F01">
          <w:rPr>
            <w:webHidden/>
          </w:rPr>
          <w:t>5</w:t>
        </w:r>
        <w:r w:rsidR="00225F01">
          <w:rPr>
            <w:webHidden/>
          </w:rPr>
          <w:fldChar w:fldCharType="end"/>
        </w:r>
      </w:hyperlink>
    </w:p>
    <w:p w14:paraId="2016EB62" w14:textId="0931669B" w:rsidR="00225F01" w:rsidRDefault="00000000">
      <w:pPr>
        <w:pStyle w:val="TOC1"/>
        <w:rPr>
          <w:rFonts w:asciiTheme="minorHAnsi" w:eastAsiaTheme="minorEastAsia" w:hAnsiTheme="minorHAnsi" w:cstheme="minorBidi"/>
          <w:b w:val="0"/>
          <w:bCs w:val="0"/>
          <w:sz w:val="22"/>
          <w:szCs w:val="22"/>
          <w:lang w:val="en-US" w:eastAsia="en-US"/>
        </w:rPr>
      </w:pPr>
      <w:hyperlink w:anchor="_Toc148382763" w:history="1">
        <w:r w:rsidR="00225F01" w:rsidRPr="00D154C7">
          <w:rPr>
            <w:rStyle w:val="Hyperlink"/>
            <w:lang w:val="en-US"/>
          </w:rPr>
          <w:t>List of Abbreviations</w:t>
        </w:r>
        <w:r w:rsidR="00225F01">
          <w:rPr>
            <w:webHidden/>
          </w:rPr>
          <w:tab/>
        </w:r>
        <w:r w:rsidR="00225F01">
          <w:rPr>
            <w:webHidden/>
          </w:rPr>
          <w:fldChar w:fldCharType="begin"/>
        </w:r>
        <w:r w:rsidR="00225F01">
          <w:rPr>
            <w:webHidden/>
          </w:rPr>
          <w:instrText xml:space="preserve"> PAGEREF _Toc148382763 \h </w:instrText>
        </w:r>
        <w:r w:rsidR="00225F01">
          <w:rPr>
            <w:webHidden/>
          </w:rPr>
        </w:r>
        <w:r w:rsidR="00225F01">
          <w:rPr>
            <w:webHidden/>
          </w:rPr>
          <w:fldChar w:fldCharType="separate"/>
        </w:r>
        <w:r w:rsidR="00225F01">
          <w:rPr>
            <w:webHidden/>
          </w:rPr>
          <w:t>6</w:t>
        </w:r>
        <w:r w:rsidR="00225F01">
          <w:rPr>
            <w:webHidden/>
          </w:rPr>
          <w:fldChar w:fldCharType="end"/>
        </w:r>
      </w:hyperlink>
    </w:p>
    <w:p w14:paraId="2A50D8DB" w14:textId="1823138E" w:rsidR="00225F01" w:rsidRDefault="00000000">
      <w:pPr>
        <w:pStyle w:val="TOC1"/>
        <w:rPr>
          <w:rFonts w:asciiTheme="minorHAnsi" w:eastAsiaTheme="minorEastAsia" w:hAnsiTheme="minorHAnsi" w:cstheme="minorBidi"/>
          <w:b w:val="0"/>
          <w:bCs w:val="0"/>
          <w:sz w:val="22"/>
          <w:szCs w:val="22"/>
          <w:lang w:val="en-US" w:eastAsia="en-US"/>
        </w:rPr>
      </w:pPr>
      <w:hyperlink w:anchor="_Toc148382764" w:history="1">
        <w:r w:rsidR="00225F01" w:rsidRPr="00D154C7">
          <w:rPr>
            <w:rStyle w:val="Hyperlink"/>
            <w:lang w:val="en-US"/>
          </w:rPr>
          <w:t>1.</w:t>
        </w:r>
        <w:r w:rsidR="00225F01">
          <w:rPr>
            <w:rFonts w:asciiTheme="minorHAnsi" w:eastAsiaTheme="minorEastAsia" w:hAnsiTheme="minorHAnsi" w:cstheme="minorBidi"/>
            <w:b w:val="0"/>
            <w:bCs w:val="0"/>
            <w:sz w:val="22"/>
            <w:szCs w:val="22"/>
            <w:lang w:val="en-US" w:eastAsia="en-US"/>
          </w:rPr>
          <w:tab/>
        </w:r>
        <w:r w:rsidR="00225F01" w:rsidRPr="00D154C7">
          <w:rPr>
            <w:rStyle w:val="Hyperlink"/>
            <w:lang w:val="en-US"/>
          </w:rPr>
          <w:t>Introduction</w:t>
        </w:r>
        <w:r w:rsidR="00225F01">
          <w:rPr>
            <w:webHidden/>
          </w:rPr>
          <w:tab/>
        </w:r>
        <w:r w:rsidR="00225F01">
          <w:rPr>
            <w:webHidden/>
          </w:rPr>
          <w:fldChar w:fldCharType="begin"/>
        </w:r>
        <w:r w:rsidR="00225F01">
          <w:rPr>
            <w:webHidden/>
          </w:rPr>
          <w:instrText xml:space="preserve"> PAGEREF _Toc148382764 \h </w:instrText>
        </w:r>
        <w:r w:rsidR="00225F01">
          <w:rPr>
            <w:webHidden/>
          </w:rPr>
        </w:r>
        <w:r w:rsidR="00225F01">
          <w:rPr>
            <w:webHidden/>
          </w:rPr>
          <w:fldChar w:fldCharType="separate"/>
        </w:r>
        <w:r w:rsidR="00225F01">
          <w:rPr>
            <w:webHidden/>
          </w:rPr>
          <w:t>7</w:t>
        </w:r>
        <w:r w:rsidR="00225F01">
          <w:rPr>
            <w:webHidden/>
          </w:rPr>
          <w:fldChar w:fldCharType="end"/>
        </w:r>
      </w:hyperlink>
    </w:p>
    <w:p w14:paraId="7A9C239F" w14:textId="5955F2B0" w:rsidR="00225F01" w:rsidRDefault="00000000">
      <w:pPr>
        <w:pStyle w:val="TOC2"/>
        <w:rPr>
          <w:rFonts w:asciiTheme="minorHAnsi" w:eastAsiaTheme="minorEastAsia" w:hAnsiTheme="minorHAnsi" w:cstheme="minorBidi"/>
          <w:bCs w:val="0"/>
          <w:sz w:val="22"/>
          <w:szCs w:val="22"/>
          <w:lang w:val="en-US" w:eastAsia="en-US"/>
        </w:rPr>
      </w:pPr>
      <w:hyperlink w:anchor="_Toc148382765" w:history="1">
        <w:r w:rsidR="00225F01" w:rsidRPr="00D154C7">
          <w:rPr>
            <w:rStyle w:val="Hyperlink"/>
            <w:lang w:val="en-US"/>
          </w:rPr>
          <w:t>1.1</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Thesis novelty</w:t>
        </w:r>
        <w:r w:rsidR="00225F01">
          <w:rPr>
            <w:webHidden/>
          </w:rPr>
          <w:tab/>
        </w:r>
        <w:r w:rsidR="00225F01">
          <w:rPr>
            <w:webHidden/>
          </w:rPr>
          <w:fldChar w:fldCharType="begin"/>
        </w:r>
        <w:r w:rsidR="00225F01">
          <w:rPr>
            <w:webHidden/>
          </w:rPr>
          <w:instrText xml:space="preserve"> PAGEREF _Toc148382765 \h </w:instrText>
        </w:r>
        <w:r w:rsidR="00225F01">
          <w:rPr>
            <w:webHidden/>
          </w:rPr>
        </w:r>
        <w:r w:rsidR="00225F01">
          <w:rPr>
            <w:webHidden/>
          </w:rPr>
          <w:fldChar w:fldCharType="separate"/>
        </w:r>
        <w:r w:rsidR="00225F01">
          <w:rPr>
            <w:webHidden/>
          </w:rPr>
          <w:t>7</w:t>
        </w:r>
        <w:r w:rsidR="00225F01">
          <w:rPr>
            <w:webHidden/>
          </w:rPr>
          <w:fldChar w:fldCharType="end"/>
        </w:r>
      </w:hyperlink>
    </w:p>
    <w:p w14:paraId="530F7156" w14:textId="7EE2E654" w:rsidR="00225F01" w:rsidRDefault="00000000">
      <w:pPr>
        <w:pStyle w:val="TOC2"/>
        <w:rPr>
          <w:rFonts w:asciiTheme="minorHAnsi" w:eastAsiaTheme="minorEastAsia" w:hAnsiTheme="minorHAnsi" w:cstheme="minorBidi"/>
          <w:bCs w:val="0"/>
          <w:sz w:val="22"/>
          <w:szCs w:val="22"/>
          <w:lang w:val="en-US" w:eastAsia="en-US"/>
        </w:rPr>
      </w:pPr>
      <w:hyperlink w:anchor="_Toc148382766" w:history="1">
        <w:r w:rsidR="00225F01" w:rsidRPr="00D154C7">
          <w:rPr>
            <w:rStyle w:val="Hyperlink"/>
            <w:lang w:val="en-US"/>
          </w:rPr>
          <w:t>1.2</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Thesis structure</w:t>
        </w:r>
        <w:r w:rsidR="00225F01">
          <w:rPr>
            <w:webHidden/>
          </w:rPr>
          <w:tab/>
        </w:r>
        <w:r w:rsidR="00225F01">
          <w:rPr>
            <w:webHidden/>
          </w:rPr>
          <w:fldChar w:fldCharType="begin"/>
        </w:r>
        <w:r w:rsidR="00225F01">
          <w:rPr>
            <w:webHidden/>
          </w:rPr>
          <w:instrText xml:space="preserve"> PAGEREF _Toc148382766 \h </w:instrText>
        </w:r>
        <w:r w:rsidR="00225F01">
          <w:rPr>
            <w:webHidden/>
          </w:rPr>
        </w:r>
        <w:r w:rsidR="00225F01">
          <w:rPr>
            <w:webHidden/>
          </w:rPr>
          <w:fldChar w:fldCharType="separate"/>
        </w:r>
        <w:r w:rsidR="00225F01">
          <w:rPr>
            <w:webHidden/>
          </w:rPr>
          <w:t>8</w:t>
        </w:r>
        <w:r w:rsidR="00225F01">
          <w:rPr>
            <w:webHidden/>
          </w:rPr>
          <w:fldChar w:fldCharType="end"/>
        </w:r>
      </w:hyperlink>
    </w:p>
    <w:p w14:paraId="127BE3B6" w14:textId="09CEF3F8" w:rsidR="00225F01" w:rsidRDefault="00000000">
      <w:pPr>
        <w:pStyle w:val="TOC1"/>
        <w:rPr>
          <w:rFonts w:asciiTheme="minorHAnsi" w:eastAsiaTheme="minorEastAsia" w:hAnsiTheme="minorHAnsi" w:cstheme="minorBidi"/>
          <w:b w:val="0"/>
          <w:bCs w:val="0"/>
          <w:sz w:val="22"/>
          <w:szCs w:val="22"/>
          <w:lang w:val="en-US" w:eastAsia="en-US"/>
        </w:rPr>
      </w:pPr>
      <w:hyperlink w:anchor="_Toc148382767" w:history="1">
        <w:r w:rsidR="00225F01" w:rsidRPr="00D154C7">
          <w:rPr>
            <w:rStyle w:val="Hyperlink"/>
            <w:lang w:val="en-US"/>
          </w:rPr>
          <w:t>2.</w:t>
        </w:r>
        <w:r w:rsidR="00225F01">
          <w:rPr>
            <w:rFonts w:asciiTheme="minorHAnsi" w:eastAsiaTheme="minorEastAsia" w:hAnsiTheme="minorHAnsi" w:cstheme="minorBidi"/>
            <w:b w:val="0"/>
            <w:bCs w:val="0"/>
            <w:sz w:val="22"/>
            <w:szCs w:val="22"/>
            <w:lang w:val="en-US" w:eastAsia="en-US"/>
          </w:rPr>
          <w:tab/>
        </w:r>
        <w:r w:rsidR="00225F01" w:rsidRPr="00D154C7">
          <w:rPr>
            <w:rStyle w:val="Hyperlink"/>
            <w:lang w:val="en-US"/>
          </w:rPr>
          <w:t>Literature review</w:t>
        </w:r>
        <w:r w:rsidR="00225F01">
          <w:rPr>
            <w:webHidden/>
          </w:rPr>
          <w:tab/>
        </w:r>
        <w:r w:rsidR="00225F01">
          <w:rPr>
            <w:webHidden/>
          </w:rPr>
          <w:fldChar w:fldCharType="begin"/>
        </w:r>
        <w:r w:rsidR="00225F01">
          <w:rPr>
            <w:webHidden/>
          </w:rPr>
          <w:instrText xml:space="preserve"> PAGEREF _Toc148382767 \h </w:instrText>
        </w:r>
        <w:r w:rsidR="00225F01">
          <w:rPr>
            <w:webHidden/>
          </w:rPr>
        </w:r>
        <w:r w:rsidR="00225F01">
          <w:rPr>
            <w:webHidden/>
          </w:rPr>
          <w:fldChar w:fldCharType="separate"/>
        </w:r>
        <w:r w:rsidR="00225F01">
          <w:rPr>
            <w:webHidden/>
          </w:rPr>
          <w:t>10</w:t>
        </w:r>
        <w:r w:rsidR="00225F01">
          <w:rPr>
            <w:webHidden/>
          </w:rPr>
          <w:fldChar w:fldCharType="end"/>
        </w:r>
      </w:hyperlink>
    </w:p>
    <w:p w14:paraId="35DB6D12" w14:textId="1B2E4A03" w:rsidR="00225F01" w:rsidRDefault="00000000">
      <w:pPr>
        <w:pStyle w:val="TOC2"/>
        <w:rPr>
          <w:rFonts w:asciiTheme="minorHAnsi" w:eastAsiaTheme="minorEastAsia" w:hAnsiTheme="minorHAnsi" w:cstheme="minorBidi"/>
          <w:bCs w:val="0"/>
          <w:sz w:val="22"/>
          <w:szCs w:val="22"/>
          <w:lang w:val="en-US" w:eastAsia="en-US"/>
        </w:rPr>
      </w:pPr>
      <w:hyperlink w:anchor="_Toc148382768" w:history="1">
        <w:r w:rsidR="00225F01" w:rsidRPr="00D154C7">
          <w:rPr>
            <w:rStyle w:val="Hyperlink"/>
            <w:lang w:val="en-US" w:eastAsia="de-DE"/>
          </w:rPr>
          <w:t>2.1</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eastAsia="de-DE"/>
          </w:rPr>
          <w:t>Electric Vehicle Market Penetration Main Factors</w:t>
        </w:r>
        <w:r w:rsidR="00225F01">
          <w:rPr>
            <w:webHidden/>
          </w:rPr>
          <w:tab/>
        </w:r>
        <w:r w:rsidR="00225F01">
          <w:rPr>
            <w:webHidden/>
          </w:rPr>
          <w:fldChar w:fldCharType="begin"/>
        </w:r>
        <w:r w:rsidR="00225F01">
          <w:rPr>
            <w:webHidden/>
          </w:rPr>
          <w:instrText xml:space="preserve"> PAGEREF _Toc148382768 \h </w:instrText>
        </w:r>
        <w:r w:rsidR="00225F01">
          <w:rPr>
            <w:webHidden/>
          </w:rPr>
        </w:r>
        <w:r w:rsidR="00225F01">
          <w:rPr>
            <w:webHidden/>
          </w:rPr>
          <w:fldChar w:fldCharType="separate"/>
        </w:r>
        <w:r w:rsidR="00225F01">
          <w:rPr>
            <w:webHidden/>
          </w:rPr>
          <w:t>10</w:t>
        </w:r>
        <w:r w:rsidR="00225F01">
          <w:rPr>
            <w:webHidden/>
          </w:rPr>
          <w:fldChar w:fldCharType="end"/>
        </w:r>
      </w:hyperlink>
    </w:p>
    <w:p w14:paraId="3DF42EF8" w14:textId="3AE7652D" w:rsidR="00225F01" w:rsidRDefault="00000000">
      <w:pPr>
        <w:pStyle w:val="TOC2"/>
        <w:rPr>
          <w:rFonts w:asciiTheme="minorHAnsi" w:eastAsiaTheme="minorEastAsia" w:hAnsiTheme="minorHAnsi" w:cstheme="minorBidi"/>
          <w:bCs w:val="0"/>
          <w:sz w:val="22"/>
          <w:szCs w:val="22"/>
          <w:lang w:val="en-US" w:eastAsia="en-US"/>
        </w:rPr>
      </w:pPr>
      <w:hyperlink w:anchor="_Toc148382769" w:history="1">
        <w:r w:rsidR="00225F01" w:rsidRPr="00D154C7">
          <w:rPr>
            <w:rStyle w:val="Hyperlink"/>
            <w:lang w:val="en-US"/>
          </w:rPr>
          <w:t>2.2</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Selection of Charging Station Location</w:t>
        </w:r>
        <w:r w:rsidR="00225F01">
          <w:rPr>
            <w:webHidden/>
          </w:rPr>
          <w:tab/>
        </w:r>
        <w:r w:rsidR="00225F01">
          <w:rPr>
            <w:webHidden/>
          </w:rPr>
          <w:fldChar w:fldCharType="begin"/>
        </w:r>
        <w:r w:rsidR="00225F01">
          <w:rPr>
            <w:webHidden/>
          </w:rPr>
          <w:instrText xml:space="preserve"> PAGEREF _Toc148382769 \h </w:instrText>
        </w:r>
        <w:r w:rsidR="00225F01">
          <w:rPr>
            <w:webHidden/>
          </w:rPr>
        </w:r>
        <w:r w:rsidR="00225F01">
          <w:rPr>
            <w:webHidden/>
          </w:rPr>
          <w:fldChar w:fldCharType="separate"/>
        </w:r>
        <w:r w:rsidR="00225F01">
          <w:rPr>
            <w:webHidden/>
          </w:rPr>
          <w:t>11</w:t>
        </w:r>
        <w:r w:rsidR="00225F01">
          <w:rPr>
            <w:webHidden/>
          </w:rPr>
          <w:fldChar w:fldCharType="end"/>
        </w:r>
      </w:hyperlink>
    </w:p>
    <w:p w14:paraId="5BBABB5B" w14:textId="380DADC7" w:rsidR="00225F01" w:rsidRDefault="00000000">
      <w:pPr>
        <w:pStyle w:val="TOC2"/>
        <w:rPr>
          <w:rFonts w:asciiTheme="minorHAnsi" w:eastAsiaTheme="minorEastAsia" w:hAnsiTheme="minorHAnsi" w:cstheme="minorBidi"/>
          <w:bCs w:val="0"/>
          <w:sz w:val="22"/>
          <w:szCs w:val="22"/>
          <w:lang w:val="en-US" w:eastAsia="en-US"/>
        </w:rPr>
      </w:pPr>
      <w:hyperlink w:anchor="_Toc148382770" w:history="1">
        <w:r w:rsidR="00225F01" w:rsidRPr="00D154C7">
          <w:rPr>
            <w:rStyle w:val="Hyperlink"/>
            <w:lang w:val="en-US"/>
          </w:rPr>
          <w:t>2.3</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Optimization Models for EV Charging Station Distribution</w:t>
        </w:r>
        <w:r w:rsidR="00225F01">
          <w:rPr>
            <w:webHidden/>
          </w:rPr>
          <w:tab/>
        </w:r>
        <w:r w:rsidR="00225F01">
          <w:rPr>
            <w:webHidden/>
          </w:rPr>
          <w:fldChar w:fldCharType="begin"/>
        </w:r>
        <w:r w:rsidR="00225F01">
          <w:rPr>
            <w:webHidden/>
          </w:rPr>
          <w:instrText xml:space="preserve"> PAGEREF _Toc148382770 \h </w:instrText>
        </w:r>
        <w:r w:rsidR="00225F01">
          <w:rPr>
            <w:webHidden/>
          </w:rPr>
        </w:r>
        <w:r w:rsidR="00225F01">
          <w:rPr>
            <w:webHidden/>
          </w:rPr>
          <w:fldChar w:fldCharType="separate"/>
        </w:r>
        <w:r w:rsidR="00225F01">
          <w:rPr>
            <w:webHidden/>
          </w:rPr>
          <w:t>12</w:t>
        </w:r>
        <w:r w:rsidR="00225F01">
          <w:rPr>
            <w:webHidden/>
          </w:rPr>
          <w:fldChar w:fldCharType="end"/>
        </w:r>
      </w:hyperlink>
    </w:p>
    <w:p w14:paraId="25B2750A" w14:textId="6A9DFCAD" w:rsidR="00225F01" w:rsidRDefault="00000000">
      <w:pPr>
        <w:pStyle w:val="TOC2"/>
        <w:rPr>
          <w:rFonts w:asciiTheme="minorHAnsi" w:eastAsiaTheme="minorEastAsia" w:hAnsiTheme="minorHAnsi" w:cstheme="minorBidi"/>
          <w:bCs w:val="0"/>
          <w:sz w:val="22"/>
          <w:szCs w:val="22"/>
          <w:lang w:val="en-US" w:eastAsia="en-US"/>
        </w:rPr>
      </w:pPr>
      <w:hyperlink w:anchor="_Toc148382771" w:history="1">
        <w:r w:rsidR="00225F01" w:rsidRPr="00D154C7">
          <w:rPr>
            <w:rStyle w:val="Hyperlink"/>
            <w:lang w:val="en-US"/>
          </w:rPr>
          <w:t>2.4</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Algorithm for Optimal EV Charging Station Configuration</w:t>
        </w:r>
        <w:r w:rsidR="00225F01">
          <w:rPr>
            <w:webHidden/>
          </w:rPr>
          <w:tab/>
        </w:r>
        <w:r w:rsidR="00225F01">
          <w:rPr>
            <w:webHidden/>
          </w:rPr>
          <w:fldChar w:fldCharType="begin"/>
        </w:r>
        <w:r w:rsidR="00225F01">
          <w:rPr>
            <w:webHidden/>
          </w:rPr>
          <w:instrText xml:space="preserve"> PAGEREF _Toc148382771 \h </w:instrText>
        </w:r>
        <w:r w:rsidR="00225F01">
          <w:rPr>
            <w:webHidden/>
          </w:rPr>
        </w:r>
        <w:r w:rsidR="00225F01">
          <w:rPr>
            <w:webHidden/>
          </w:rPr>
          <w:fldChar w:fldCharType="separate"/>
        </w:r>
        <w:r w:rsidR="00225F01">
          <w:rPr>
            <w:webHidden/>
          </w:rPr>
          <w:t>14</w:t>
        </w:r>
        <w:r w:rsidR="00225F01">
          <w:rPr>
            <w:webHidden/>
          </w:rPr>
          <w:fldChar w:fldCharType="end"/>
        </w:r>
      </w:hyperlink>
    </w:p>
    <w:p w14:paraId="4A40D873" w14:textId="06D053FE" w:rsidR="00225F01" w:rsidRDefault="00000000">
      <w:pPr>
        <w:pStyle w:val="TOC1"/>
        <w:rPr>
          <w:rFonts w:asciiTheme="minorHAnsi" w:eastAsiaTheme="minorEastAsia" w:hAnsiTheme="minorHAnsi" w:cstheme="minorBidi"/>
          <w:b w:val="0"/>
          <w:bCs w:val="0"/>
          <w:sz w:val="22"/>
          <w:szCs w:val="22"/>
          <w:lang w:val="en-US" w:eastAsia="en-US"/>
        </w:rPr>
      </w:pPr>
      <w:hyperlink w:anchor="_Toc148382772" w:history="1">
        <w:r w:rsidR="00225F01" w:rsidRPr="00D154C7">
          <w:rPr>
            <w:rStyle w:val="Hyperlink"/>
            <w:lang w:val="en-US"/>
          </w:rPr>
          <w:t>3.</w:t>
        </w:r>
        <w:r w:rsidR="00225F01">
          <w:rPr>
            <w:rFonts w:asciiTheme="minorHAnsi" w:eastAsiaTheme="minorEastAsia" w:hAnsiTheme="minorHAnsi" w:cstheme="minorBidi"/>
            <w:b w:val="0"/>
            <w:bCs w:val="0"/>
            <w:sz w:val="22"/>
            <w:szCs w:val="22"/>
            <w:lang w:val="en-US" w:eastAsia="en-US"/>
          </w:rPr>
          <w:tab/>
        </w:r>
        <w:r w:rsidR="00225F01" w:rsidRPr="00D154C7">
          <w:rPr>
            <w:rStyle w:val="Hyperlink"/>
            <w:lang w:val="en-US"/>
          </w:rPr>
          <w:t>Theoretical Background</w:t>
        </w:r>
        <w:r w:rsidR="00225F01">
          <w:rPr>
            <w:webHidden/>
          </w:rPr>
          <w:tab/>
        </w:r>
        <w:r w:rsidR="00225F01">
          <w:rPr>
            <w:webHidden/>
          </w:rPr>
          <w:fldChar w:fldCharType="begin"/>
        </w:r>
        <w:r w:rsidR="00225F01">
          <w:rPr>
            <w:webHidden/>
          </w:rPr>
          <w:instrText xml:space="preserve"> PAGEREF _Toc148382772 \h </w:instrText>
        </w:r>
        <w:r w:rsidR="00225F01">
          <w:rPr>
            <w:webHidden/>
          </w:rPr>
        </w:r>
        <w:r w:rsidR="00225F01">
          <w:rPr>
            <w:webHidden/>
          </w:rPr>
          <w:fldChar w:fldCharType="separate"/>
        </w:r>
        <w:r w:rsidR="00225F01">
          <w:rPr>
            <w:webHidden/>
          </w:rPr>
          <w:t>16</w:t>
        </w:r>
        <w:r w:rsidR="00225F01">
          <w:rPr>
            <w:webHidden/>
          </w:rPr>
          <w:fldChar w:fldCharType="end"/>
        </w:r>
      </w:hyperlink>
    </w:p>
    <w:p w14:paraId="34BC891F" w14:textId="087D2F1C" w:rsidR="00225F01" w:rsidRDefault="00000000">
      <w:pPr>
        <w:pStyle w:val="TOC2"/>
        <w:rPr>
          <w:rFonts w:asciiTheme="minorHAnsi" w:eastAsiaTheme="minorEastAsia" w:hAnsiTheme="minorHAnsi" w:cstheme="minorBidi"/>
          <w:bCs w:val="0"/>
          <w:sz w:val="22"/>
          <w:szCs w:val="22"/>
          <w:lang w:val="en-US" w:eastAsia="en-US"/>
        </w:rPr>
      </w:pPr>
      <w:hyperlink w:anchor="_Toc148382773" w:history="1">
        <w:r w:rsidR="00225F01" w:rsidRPr="00D154C7">
          <w:rPr>
            <w:rStyle w:val="Hyperlink"/>
            <w:lang w:val="en-US"/>
          </w:rPr>
          <w:t>3.1</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Network Theory</w:t>
        </w:r>
        <w:r w:rsidR="00225F01">
          <w:rPr>
            <w:webHidden/>
          </w:rPr>
          <w:tab/>
        </w:r>
        <w:r w:rsidR="00225F01">
          <w:rPr>
            <w:webHidden/>
          </w:rPr>
          <w:fldChar w:fldCharType="begin"/>
        </w:r>
        <w:r w:rsidR="00225F01">
          <w:rPr>
            <w:webHidden/>
          </w:rPr>
          <w:instrText xml:space="preserve"> PAGEREF _Toc148382773 \h </w:instrText>
        </w:r>
        <w:r w:rsidR="00225F01">
          <w:rPr>
            <w:webHidden/>
          </w:rPr>
        </w:r>
        <w:r w:rsidR="00225F01">
          <w:rPr>
            <w:webHidden/>
          </w:rPr>
          <w:fldChar w:fldCharType="separate"/>
        </w:r>
        <w:r w:rsidR="00225F01">
          <w:rPr>
            <w:webHidden/>
          </w:rPr>
          <w:t>16</w:t>
        </w:r>
        <w:r w:rsidR="00225F01">
          <w:rPr>
            <w:webHidden/>
          </w:rPr>
          <w:fldChar w:fldCharType="end"/>
        </w:r>
      </w:hyperlink>
    </w:p>
    <w:p w14:paraId="3FE53FD5" w14:textId="19AB55C3" w:rsidR="00225F01" w:rsidRDefault="00000000">
      <w:pPr>
        <w:pStyle w:val="TOC3"/>
        <w:rPr>
          <w:rFonts w:asciiTheme="minorHAnsi" w:eastAsiaTheme="minorEastAsia" w:hAnsiTheme="minorHAnsi" w:cstheme="minorBidi"/>
          <w:bCs w:val="0"/>
          <w:sz w:val="22"/>
          <w:szCs w:val="22"/>
          <w:lang w:val="en-US" w:eastAsia="en-US"/>
        </w:rPr>
      </w:pPr>
      <w:hyperlink w:anchor="_Toc148382774" w:history="1">
        <w:r w:rsidR="00225F01" w:rsidRPr="00D154C7">
          <w:rPr>
            <w:rStyle w:val="Hyperlink"/>
            <w:lang w:val="en-US"/>
          </w:rPr>
          <w:t>3.1.1</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Diameter</w:t>
        </w:r>
        <w:r w:rsidR="00225F01">
          <w:rPr>
            <w:webHidden/>
          </w:rPr>
          <w:tab/>
        </w:r>
        <w:r w:rsidR="00225F01">
          <w:rPr>
            <w:webHidden/>
          </w:rPr>
          <w:fldChar w:fldCharType="begin"/>
        </w:r>
        <w:r w:rsidR="00225F01">
          <w:rPr>
            <w:webHidden/>
          </w:rPr>
          <w:instrText xml:space="preserve"> PAGEREF _Toc148382774 \h </w:instrText>
        </w:r>
        <w:r w:rsidR="00225F01">
          <w:rPr>
            <w:webHidden/>
          </w:rPr>
        </w:r>
        <w:r w:rsidR="00225F01">
          <w:rPr>
            <w:webHidden/>
          </w:rPr>
          <w:fldChar w:fldCharType="separate"/>
        </w:r>
        <w:r w:rsidR="00225F01">
          <w:rPr>
            <w:webHidden/>
          </w:rPr>
          <w:t>16</w:t>
        </w:r>
        <w:r w:rsidR="00225F01">
          <w:rPr>
            <w:webHidden/>
          </w:rPr>
          <w:fldChar w:fldCharType="end"/>
        </w:r>
      </w:hyperlink>
    </w:p>
    <w:p w14:paraId="58CE927D" w14:textId="2B731C71" w:rsidR="00225F01" w:rsidRDefault="00000000">
      <w:pPr>
        <w:pStyle w:val="TOC3"/>
        <w:rPr>
          <w:rFonts w:asciiTheme="minorHAnsi" w:eastAsiaTheme="minorEastAsia" w:hAnsiTheme="minorHAnsi" w:cstheme="minorBidi"/>
          <w:bCs w:val="0"/>
          <w:sz w:val="22"/>
          <w:szCs w:val="22"/>
          <w:lang w:val="en-US" w:eastAsia="en-US"/>
        </w:rPr>
      </w:pPr>
      <w:hyperlink w:anchor="_Toc148382775" w:history="1">
        <w:r w:rsidR="00225F01" w:rsidRPr="00D154C7">
          <w:rPr>
            <w:rStyle w:val="Hyperlink"/>
            <w:lang w:val="en-US"/>
          </w:rPr>
          <w:t>3.1.2</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Average Distance</w:t>
        </w:r>
        <w:r w:rsidR="00225F01">
          <w:rPr>
            <w:webHidden/>
          </w:rPr>
          <w:tab/>
        </w:r>
        <w:r w:rsidR="00225F01">
          <w:rPr>
            <w:webHidden/>
          </w:rPr>
          <w:fldChar w:fldCharType="begin"/>
        </w:r>
        <w:r w:rsidR="00225F01">
          <w:rPr>
            <w:webHidden/>
          </w:rPr>
          <w:instrText xml:space="preserve"> PAGEREF _Toc148382775 \h </w:instrText>
        </w:r>
        <w:r w:rsidR="00225F01">
          <w:rPr>
            <w:webHidden/>
          </w:rPr>
        </w:r>
        <w:r w:rsidR="00225F01">
          <w:rPr>
            <w:webHidden/>
          </w:rPr>
          <w:fldChar w:fldCharType="separate"/>
        </w:r>
        <w:r w:rsidR="00225F01">
          <w:rPr>
            <w:webHidden/>
          </w:rPr>
          <w:t>17</w:t>
        </w:r>
        <w:r w:rsidR="00225F01">
          <w:rPr>
            <w:webHidden/>
          </w:rPr>
          <w:fldChar w:fldCharType="end"/>
        </w:r>
      </w:hyperlink>
    </w:p>
    <w:p w14:paraId="07D6A386" w14:textId="455FD0C0" w:rsidR="00225F01" w:rsidRDefault="00000000">
      <w:pPr>
        <w:pStyle w:val="TOC3"/>
        <w:rPr>
          <w:rFonts w:asciiTheme="minorHAnsi" w:eastAsiaTheme="minorEastAsia" w:hAnsiTheme="minorHAnsi" w:cstheme="minorBidi"/>
          <w:bCs w:val="0"/>
          <w:sz w:val="22"/>
          <w:szCs w:val="22"/>
          <w:lang w:val="en-US" w:eastAsia="en-US"/>
        </w:rPr>
      </w:pPr>
      <w:hyperlink w:anchor="_Toc148382776" w:history="1">
        <w:r w:rsidR="00225F01" w:rsidRPr="00D154C7">
          <w:rPr>
            <w:rStyle w:val="Hyperlink"/>
            <w:lang w:val="en-US"/>
          </w:rPr>
          <w:t>3.1.3</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Average Clustering</w:t>
        </w:r>
        <w:r w:rsidR="00225F01">
          <w:rPr>
            <w:webHidden/>
          </w:rPr>
          <w:tab/>
        </w:r>
        <w:r w:rsidR="00225F01">
          <w:rPr>
            <w:webHidden/>
          </w:rPr>
          <w:fldChar w:fldCharType="begin"/>
        </w:r>
        <w:r w:rsidR="00225F01">
          <w:rPr>
            <w:webHidden/>
          </w:rPr>
          <w:instrText xml:space="preserve"> PAGEREF _Toc148382776 \h </w:instrText>
        </w:r>
        <w:r w:rsidR="00225F01">
          <w:rPr>
            <w:webHidden/>
          </w:rPr>
        </w:r>
        <w:r w:rsidR="00225F01">
          <w:rPr>
            <w:webHidden/>
          </w:rPr>
          <w:fldChar w:fldCharType="separate"/>
        </w:r>
        <w:r w:rsidR="00225F01">
          <w:rPr>
            <w:webHidden/>
          </w:rPr>
          <w:t>17</w:t>
        </w:r>
        <w:r w:rsidR="00225F01">
          <w:rPr>
            <w:webHidden/>
          </w:rPr>
          <w:fldChar w:fldCharType="end"/>
        </w:r>
      </w:hyperlink>
    </w:p>
    <w:p w14:paraId="504C048D" w14:textId="50DA6435" w:rsidR="00225F01" w:rsidRDefault="00000000">
      <w:pPr>
        <w:pStyle w:val="TOC3"/>
        <w:rPr>
          <w:rFonts w:asciiTheme="minorHAnsi" w:eastAsiaTheme="minorEastAsia" w:hAnsiTheme="minorHAnsi" w:cstheme="minorBidi"/>
          <w:bCs w:val="0"/>
          <w:sz w:val="22"/>
          <w:szCs w:val="22"/>
          <w:lang w:val="en-US" w:eastAsia="en-US"/>
        </w:rPr>
      </w:pPr>
      <w:hyperlink w:anchor="_Toc148382777" w:history="1">
        <w:r w:rsidR="00225F01" w:rsidRPr="00D154C7">
          <w:rPr>
            <w:rStyle w:val="Hyperlink"/>
            <w:lang w:val="en-US"/>
          </w:rPr>
          <w:t>3.1.4</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Density</w:t>
        </w:r>
        <w:r w:rsidR="00225F01">
          <w:rPr>
            <w:webHidden/>
          </w:rPr>
          <w:tab/>
        </w:r>
        <w:r w:rsidR="00225F01">
          <w:rPr>
            <w:webHidden/>
          </w:rPr>
          <w:fldChar w:fldCharType="begin"/>
        </w:r>
        <w:r w:rsidR="00225F01">
          <w:rPr>
            <w:webHidden/>
          </w:rPr>
          <w:instrText xml:space="preserve"> PAGEREF _Toc148382777 \h </w:instrText>
        </w:r>
        <w:r w:rsidR="00225F01">
          <w:rPr>
            <w:webHidden/>
          </w:rPr>
        </w:r>
        <w:r w:rsidR="00225F01">
          <w:rPr>
            <w:webHidden/>
          </w:rPr>
          <w:fldChar w:fldCharType="separate"/>
        </w:r>
        <w:r w:rsidR="00225F01">
          <w:rPr>
            <w:webHidden/>
          </w:rPr>
          <w:t>18</w:t>
        </w:r>
        <w:r w:rsidR="00225F01">
          <w:rPr>
            <w:webHidden/>
          </w:rPr>
          <w:fldChar w:fldCharType="end"/>
        </w:r>
      </w:hyperlink>
    </w:p>
    <w:p w14:paraId="0F5769E5" w14:textId="7E8BFB7F" w:rsidR="00225F01" w:rsidRDefault="00000000">
      <w:pPr>
        <w:pStyle w:val="TOC2"/>
        <w:rPr>
          <w:rFonts w:asciiTheme="minorHAnsi" w:eastAsiaTheme="minorEastAsia" w:hAnsiTheme="minorHAnsi" w:cstheme="minorBidi"/>
          <w:bCs w:val="0"/>
          <w:sz w:val="22"/>
          <w:szCs w:val="22"/>
          <w:lang w:val="en-US" w:eastAsia="en-US"/>
        </w:rPr>
      </w:pPr>
      <w:hyperlink w:anchor="_Toc148382778" w:history="1">
        <w:r w:rsidR="00225F01" w:rsidRPr="00D154C7">
          <w:rPr>
            <w:rStyle w:val="Hyperlink"/>
            <w:lang w:val="en-US"/>
          </w:rPr>
          <w:t>3.2</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Genetic Algorithm</w:t>
        </w:r>
        <w:r w:rsidR="00225F01">
          <w:rPr>
            <w:webHidden/>
          </w:rPr>
          <w:tab/>
        </w:r>
        <w:r w:rsidR="00225F01">
          <w:rPr>
            <w:webHidden/>
          </w:rPr>
          <w:fldChar w:fldCharType="begin"/>
        </w:r>
        <w:r w:rsidR="00225F01">
          <w:rPr>
            <w:webHidden/>
          </w:rPr>
          <w:instrText xml:space="preserve"> PAGEREF _Toc148382778 \h </w:instrText>
        </w:r>
        <w:r w:rsidR="00225F01">
          <w:rPr>
            <w:webHidden/>
          </w:rPr>
        </w:r>
        <w:r w:rsidR="00225F01">
          <w:rPr>
            <w:webHidden/>
          </w:rPr>
          <w:fldChar w:fldCharType="separate"/>
        </w:r>
        <w:r w:rsidR="00225F01">
          <w:rPr>
            <w:webHidden/>
          </w:rPr>
          <w:t>19</w:t>
        </w:r>
        <w:r w:rsidR="00225F01">
          <w:rPr>
            <w:webHidden/>
          </w:rPr>
          <w:fldChar w:fldCharType="end"/>
        </w:r>
      </w:hyperlink>
    </w:p>
    <w:p w14:paraId="27863369" w14:textId="4C085DCA" w:rsidR="00225F01" w:rsidRDefault="00000000">
      <w:pPr>
        <w:pStyle w:val="TOC3"/>
        <w:rPr>
          <w:rFonts w:asciiTheme="minorHAnsi" w:eastAsiaTheme="minorEastAsia" w:hAnsiTheme="minorHAnsi" w:cstheme="minorBidi"/>
          <w:bCs w:val="0"/>
          <w:sz w:val="22"/>
          <w:szCs w:val="22"/>
          <w:lang w:val="en-US" w:eastAsia="en-US"/>
        </w:rPr>
      </w:pPr>
      <w:hyperlink w:anchor="_Toc148382779" w:history="1">
        <w:r w:rsidR="00225F01" w:rsidRPr="00D154C7">
          <w:rPr>
            <w:rStyle w:val="Hyperlink"/>
            <w:lang w:val="en-US"/>
          </w:rPr>
          <w:t>3.2.1</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Algorithm components</w:t>
        </w:r>
        <w:r w:rsidR="00225F01">
          <w:rPr>
            <w:webHidden/>
          </w:rPr>
          <w:tab/>
        </w:r>
        <w:r w:rsidR="00225F01">
          <w:rPr>
            <w:webHidden/>
          </w:rPr>
          <w:fldChar w:fldCharType="begin"/>
        </w:r>
        <w:r w:rsidR="00225F01">
          <w:rPr>
            <w:webHidden/>
          </w:rPr>
          <w:instrText xml:space="preserve"> PAGEREF _Toc148382779 \h </w:instrText>
        </w:r>
        <w:r w:rsidR="00225F01">
          <w:rPr>
            <w:webHidden/>
          </w:rPr>
        </w:r>
        <w:r w:rsidR="00225F01">
          <w:rPr>
            <w:webHidden/>
          </w:rPr>
          <w:fldChar w:fldCharType="separate"/>
        </w:r>
        <w:r w:rsidR="00225F01">
          <w:rPr>
            <w:webHidden/>
          </w:rPr>
          <w:t>19</w:t>
        </w:r>
        <w:r w:rsidR="00225F01">
          <w:rPr>
            <w:webHidden/>
          </w:rPr>
          <w:fldChar w:fldCharType="end"/>
        </w:r>
      </w:hyperlink>
    </w:p>
    <w:p w14:paraId="626F05FB" w14:textId="4C0A7FEA" w:rsidR="00225F01" w:rsidRDefault="00000000">
      <w:pPr>
        <w:pStyle w:val="TOC3"/>
        <w:rPr>
          <w:rFonts w:asciiTheme="minorHAnsi" w:eastAsiaTheme="minorEastAsia" w:hAnsiTheme="minorHAnsi" w:cstheme="minorBidi"/>
          <w:bCs w:val="0"/>
          <w:sz w:val="22"/>
          <w:szCs w:val="22"/>
          <w:lang w:val="en-US" w:eastAsia="en-US"/>
        </w:rPr>
      </w:pPr>
      <w:hyperlink w:anchor="_Toc148382780" w:history="1">
        <w:r w:rsidR="00225F01" w:rsidRPr="00D154C7">
          <w:rPr>
            <w:rStyle w:val="Hyperlink"/>
            <w:lang w:val="en-US"/>
          </w:rPr>
          <w:t>3.2.2</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Variants</w:t>
        </w:r>
        <w:r w:rsidR="00225F01">
          <w:rPr>
            <w:webHidden/>
          </w:rPr>
          <w:tab/>
        </w:r>
        <w:r w:rsidR="00225F01">
          <w:rPr>
            <w:webHidden/>
          </w:rPr>
          <w:fldChar w:fldCharType="begin"/>
        </w:r>
        <w:r w:rsidR="00225F01">
          <w:rPr>
            <w:webHidden/>
          </w:rPr>
          <w:instrText xml:space="preserve"> PAGEREF _Toc148382780 \h </w:instrText>
        </w:r>
        <w:r w:rsidR="00225F01">
          <w:rPr>
            <w:webHidden/>
          </w:rPr>
        </w:r>
        <w:r w:rsidR="00225F01">
          <w:rPr>
            <w:webHidden/>
          </w:rPr>
          <w:fldChar w:fldCharType="separate"/>
        </w:r>
        <w:r w:rsidR="00225F01">
          <w:rPr>
            <w:webHidden/>
          </w:rPr>
          <w:t>21</w:t>
        </w:r>
        <w:r w:rsidR="00225F01">
          <w:rPr>
            <w:webHidden/>
          </w:rPr>
          <w:fldChar w:fldCharType="end"/>
        </w:r>
      </w:hyperlink>
    </w:p>
    <w:p w14:paraId="584548EC" w14:textId="217A6A9C" w:rsidR="00225F01" w:rsidRDefault="00000000">
      <w:pPr>
        <w:pStyle w:val="TOC3"/>
        <w:rPr>
          <w:rFonts w:asciiTheme="minorHAnsi" w:eastAsiaTheme="minorEastAsia" w:hAnsiTheme="minorHAnsi" w:cstheme="minorBidi"/>
          <w:bCs w:val="0"/>
          <w:sz w:val="22"/>
          <w:szCs w:val="22"/>
          <w:lang w:val="en-US" w:eastAsia="en-US"/>
        </w:rPr>
      </w:pPr>
      <w:hyperlink w:anchor="_Toc148382781" w:history="1">
        <w:r w:rsidR="00225F01" w:rsidRPr="00D154C7">
          <w:rPr>
            <w:rStyle w:val="Hyperlink"/>
            <w:lang w:val="en-US"/>
          </w:rPr>
          <w:t>3.2.3</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Strengths and Weakness of Genetic Algorithms</w:t>
        </w:r>
        <w:r w:rsidR="00225F01">
          <w:rPr>
            <w:webHidden/>
          </w:rPr>
          <w:tab/>
        </w:r>
        <w:r w:rsidR="00225F01">
          <w:rPr>
            <w:webHidden/>
          </w:rPr>
          <w:fldChar w:fldCharType="begin"/>
        </w:r>
        <w:r w:rsidR="00225F01">
          <w:rPr>
            <w:webHidden/>
          </w:rPr>
          <w:instrText xml:space="preserve"> PAGEREF _Toc148382781 \h </w:instrText>
        </w:r>
        <w:r w:rsidR="00225F01">
          <w:rPr>
            <w:webHidden/>
          </w:rPr>
        </w:r>
        <w:r w:rsidR="00225F01">
          <w:rPr>
            <w:webHidden/>
          </w:rPr>
          <w:fldChar w:fldCharType="separate"/>
        </w:r>
        <w:r w:rsidR="00225F01">
          <w:rPr>
            <w:webHidden/>
          </w:rPr>
          <w:t>21</w:t>
        </w:r>
        <w:r w:rsidR="00225F01">
          <w:rPr>
            <w:webHidden/>
          </w:rPr>
          <w:fldChar w:fldCharType="end"/>
        </w:r>
      </w:hyperlink>
    </w:p>
    <w:p w14:paraId="750B5E4C" w14:textId="522FE09C" w:rsidR="00225F01" w:rsidRDefault="00000000">
      <w:pPr>
        <w:pStyle w:val="TOC2"/>
        <w:rPr>
          <w:rFonts w:asciiTheme="minorHAnsi" w:eastAsiaTheme="minorEastAsia" w:hAnsiTheme="minorHAnsi" w:cstheme="minorBidi"/>
          <w:bCs w:val="0"/>
          <w:sz w:val="22"/>
          <w:szCs w:val="22"/>
          <w:lang w:val="en-US" w:eastAsia="en-US"/>
        </w:rPr>
      </w:pPr>
      <w:hyperlink w:anchor="_Toc148382782" w:history="1">
        <w:r w:rsidR="00225F01" w:rsidRPr="00D154C7">
          <w:rPr>
            <w:rStyle w:val="Hyperlink"/>
            <w:lang w:val="en-US"/>
          </w:rPr>
          <w:t>3.3</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Predictions Methods</w:t>
        </w:r>
        <w:r w:rsidR="00225F01">
          <w:rPr>
            <w:webHidden/>
          </w:rPr>
          <w:tab/>
        </w:r>
        <w:r w:rsidR="00225F01">
          <w:rPr>
            <w:webHidden/>
          </w:rPr>
          <w:fldChar w:fldCharType="begin"/>
        </w:r>
        <w:r w:rsidR="00225F01">
          <w:rPr>
            <w:webHidden/>
          </w:rPr>
          <w:instrText xml:space="preserve"> PAGEREF _Toc148382782 \h </w:instrText>
        </w:r>
        <w:r w:rsidR="00225F01">
          <w:rPr>
            <w:webHidden/>
          </w:rPr>
        </w:r>
        <w:r w:rsidR="00225F01">
          <w:rPr>
            <w:webHidden/>
          </w:rPr>
          <w:fldChar w:fldCharType="separate"/>
        </w:r>
        <w:r w:rsidR="00225F01">
          <w:rPr>
            <w:webHidden/>
          </w:rPr>
          <w:t>22</w:t>
        </w:r>
        <w:r w:rsidR="00225F01">
          <w:rPr>
            <w:webHidden/>
          </w:rPr>
          <w:fldChar w:fldCharType="end"/>
        </w:r>
      </w:hyperlink>
    </w:p>
    <w:p w14:paraId="502D7E46" w14:textId="21AB5017" w:rsidR="00225F01" w:rsidRDefault="00000000">
      <w:pPr>
        <w:pStyle w:val="TOC3"/>
        <w:rPr>
          <w:rFonts w:asciiTheme="minorHAnsi" w:eastAsiaTheme="minorEastAsia" w:hAnsiTheme="minorHAnsi" w:cstheme="minorBidi"/>
          <w:bCs w:val="0"/>
          <w:sz w:val="22"/>
          <w:szCs w:val="22"/>
          <w:lang w:val="en-US" w:eastAsia="en-US"/>
        </w:rPr>
      </w:pPr>
      <w:hyperlink w:anchor="_Toc148382783" w:history="1">
        <w:r w:rsidR="00225F01" w:rsidRPr="00D154C7">
          <w:rPr>
            <w:rStyle w:val="Hyperlink"/>
            <w:lang w:val="en-US"/>
          </w:rPr>
          <w:t>3.3.1</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Random Forest</w:t>
        </w:r>
        <w:r w:rsidR="00225F01">
          <w:rPr>
            <w:webHidden/>
          </w:rPr>
          <w:tab/>
        </w:r>
        <w:r w:rsidR="00225F01">
          <w:rPr>
            <w:webHidden/>
          </w:rPr>
          <w:fldChar w:fldCharType="begin"/>
        </w:r>
        <w:r w:rsidR="00225F01">
          <w:rPr>
            <w:webHidden/>
          </w:rPr>
          <w:instrText xml:space="preserve"> PAGEREF _Toc148382783 \h </w:instrText>
        </w:r>
        <w:r w:rsidR="00225F01">
          <w:rPr>
            <w:webHidden/>
          </w:rPr>
        </w:r>
        <w:r w:rsidR="00225F01">
          <w:rPr>
            <w:webHidden/>
          </w:rPr>
          <w:fldChar w:fldCharType="separate"/>
        </w:r>
        <w:r w:rsidR="00225F01">
          <w:rPr>
            <w:webHidden/>
          </w:rPr>
          <w:t>22</w:t>
        </w:r>
        <w:r w:rsidR="00225F01">
          <w:rPr>
            <w:webHidden/>
          </w:rPr>
          <w:fldChar w:fldCharType="end"/>
        </w:r>
      </w:hyperlink>
    </w:p>
    <w:p w14:paraId="7C521639" w14:textId="120265DF" w:rsidR="00225F01" w:rsidRDefault="00000000">
      <w:pPr>
        <w:pStyle w:val="TOC3"/>
        <w:rPr>
          <w:rFonts w:asciiTheme="minorHAnsi" w:eastAsiaTheme="minorEastAsia" w:hAnsiTheme="minorHAnsi" w:cstheme="minorBidi"/>
          <w:bCs w:val="0"/>
          <w:sz w:val="22"/>
          <w:szCs w:val="22"/>
          <w:lang w:val="en-US" w:eastAsia="en-US"/>
        </w:rPr>
      </w:pPr>
      <w:hyperlink w:anchor="_Toc148382784" w:history="1">
        <w:r w:rsidR="00225F01" w:rsidRPr="00D154C7">
          <w:rPr>
            <w:rStyle w:val="Hyperlink"/>
            <w:lang w:val="en-US"/>
          </w:rPr>
          <w:t>3.3.2</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K-Nearest Neighbors</w:t>
        </w:r>
        <w:r w:rsidR="00225F01">
          <w:rPr>
            <w:webHidden/>
          </w:rPr>
          <w:tab/>
        </w:r>
        <w:r w:rsidR="00225F01">
          <w:rPr>
            <w:webHidden/>
          </w:rPr>
          <w:fldChar w:fldCharType="begin"/>
        </w:r>
        <w:r w:rsidR="00225F01">
          <w:rPr>
            <w:webHidden/>
          </w:rPr>
          <w:instrText xml:space="preserve"> PAGEREF _Toc148382784 \h </w:instrText>
        </w:r>
        <w:r w:rsidR="00225F01">
          <w:rPr>
            <w:webHidden/>
          </w:rPr>
        </w:r>
        <w:r w:rsidR="00225F01">
          <w:rPr>
            <w:webHidden/>
          </w:rPr>
          <w:fldChar w:fldCharType="separate"/>
        </w:r>
        <w:r w:rsidR="00225F01">
          <w:rPr>
            <w:webHidden/>
          </w:rPr>
          <w:t>23</w:t>
        </w:r>
        <w:r w:rsidR="00225F01">
          <w:rPr>
            <w:webHidden/>
          </w:rPr>
          <w:fldChar w:fldCharType="end"/>
        </w:r>
      </w:hyperlink>
    </w:p>
    <w:p w14:paraId="742B7DE4" w14:textId="389BE69C" w:rsidR="00225F01" w:rsidRDefault="00000000">
      <w:pPr>
        <w:pStyle w:val="TOC1"/>
        <w:rPr>
          <w:rFonts w:asciiTheme="minorHAnsi" w:eastAsiaTheme="minorEastAsia" w:hAnsiTheme="minorHAnsi" w:cstheme="minorBidi"/>
          <w:b w:val="0"/>
          <w:bCs w:val="0"/>
          <w:sz w:val="22"/>
          <w:szCs w:val="22"/>
          <w:lang w:val="en-US" w:eastAsia="en-US"/>
        </w:rPr>
      </w:pPr>
      <w:hyperlink w:anchor="_Toc148382785" w:history="1">
        <w:r w:rsidR="00225F01" w:rsidRPr="00D154C7">
          <w:rPr>
            <w:rStyle w:val="Hyperlink"/>
            <w:lang w:val="en-US"/>
          </w:rPr>
          <w:t>4.</w:t>
        </w:r>
        <w:r w:rsidR="00225F01">
          <w:rPr>
            <w:rFonts w:asciiTheme="minorHAnsi" w:eastAsiaTheme="minorEastAsia" w:hAnsiTheme="minorHAnsi" w:cstheme="minorBidi"/>
            <w:b w:val="0"/>
            <w:bCs w:val="0"/>
            <w:sz w:val="22"/>
            <w:szCs w:val="22"/>
            <w:lang w:val="en-US" w:eastAsia="en-US"/>
          </w:rPr>
          <w:tab/>
        </w:r>
        <w:r w:rsidR="00225F01" w:rsidRPr="00D154C7">
          <w:rPr>
            <w:rStyle w:val="Hyperlink"/>
            <w:lang w:val="en-US"/>
          </w:rPr>
          <w:t>Methodology and Results</w:t>
        </w:r>
        <w:r w:rsidR="00225F01">
          <w:rPr>
            <w:webHidden/>
          </w:rPr>
          <w:tab/>
        </w:r>
        <w:r w:rsidR="00225F01">
          <w:rPr>
            <w:webHidden/>
          </w:rPr>
          <w:fldChar w:fldCharType="begin"/>
        </w:r>
        <w:r w:rsidR="00225F01">
          <w:rPr>
            <w:webHidden/>
          </w:rPr>
          <w:instrText xml:space="preserve"> PAGEREF _Toc148382785 \h </w:instrText>
        </w:r>
        <w:r w:rsidR="00225F01">
          <w:rPr>
            <w:webHidden/>
          </w:rPr>
        </w:r>
        <w:r w:rsidR="00225F01">
          <w:rPr>
            <w:webHidden/>
          </w:rPr>
          <w:fldChar w:fldCharType="separate"/>
        </w:r>
        <w:r w:rsidR="00225F01">
          <w:rPr>
            <w:webHidden/>
          </w:rPr>
          <w:t>25</w:t>
        </w:r>
        <w:r w:rsidR="00225F01">
          <w:rPr>
            <w:webHidden/>
          </w:rPr>
          <w:fldChar w:fldCharType="end"/>
        </w:r>
      </w:hyperlink>
    </w:p>
    <w:p w14:paraId="43899754" w14:textId="2D9331ED" w:rsidR="00225F01" w:rsidRDefault="00000000">
      <w:pPr>
        <w:pStyle w:val="TOC2"/>
        <w:rPr>
          <w:rFonts w:asciiTheme="minorHAnsi" w:eastAsiaTheme="minorEastAsia" w:hAnsiTheme="minorHAnsi" w:cstheme="minorBidi"/>
          <w:bCs w:val="0"/>
          <w:sz w:val="22"/>
          <w:szCs w:val="22"/>
          <w:lang w:val="en-US" w:eastAsia="en-US"/>
        </w:rPr>
      </w:pPr>
      <w:hyperlink w:anchor="_Toc148382786" w:history="1">
        <w:r w:rsidR="00225F01" w:rsidRPr="00D154C7">
          <w:rPr>
            <w:rStyle w:val="Hyperlink"/>
            <w:lang w:val="en-US" w:eastAsia="de-DE"/>
          </w:rPr>
          <w:t>4.1</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eastAsia="de-DE"/>
          </w:rPr>
          <w:t>Pre-Processing</w:t>
        </w:r>
        <w:r w:rsidR="00225F01">
          <w:rPr>
            <w:webHidden/>
          </w:rPr>
          <w:tab/>
        </w:r>
        <w:r w:rsidR="00225F01">
          <w:rPr>
            <w:webHidden/>
          </w:rPr>
          <w:fldChar w:fldCharType="begin"/>
        </w:r>
        <w:r w:rsidR="00225F01">
          <w:rPr>
            <w:webHidden/>
          </w:rPr>
          <w:instrText xml:space="preserve"> PAGEREF _Toc148382786 \h </w:instrText>
        </w:r>
        <w:r w:rsidR="00225F01">
          <w:rPr>
            <w:webHidden/>
          </w:rPr>
        </w:r>
        <w:r w:rsidR="00225F01">
          <w:rPr>
            <w:webHidden/>
          </w:rPr>
          <w:fldChar w:fldCharType="separate"/>
        </w:r>
        <w:r w:rsidR="00225F01">
          <w:rPr>
            <w:webHidden/>
          </w:rPr>
          <w:t>26</w:t>
        </w:r>
        <w:r w:rsidR="00225F01">
          <w:rPr>
            <w:webHidden/>
          </w:rPr>
          <w:fldChar w:fldCharType="end"/>
        </w:r>
      </w:hyperlink>
    </w:p>
    <w:p w14:paraId="107F42F7" w14:textId="382DAFD1" w:rsidR="00225F01" w:rsidRDefault="00000000">
      <w:pPr>
        <w:pStyle w:val="TOC2"/>
        <w:rPr>
          <w:rFonts w:asciiTheme="minorHAnsi" w:eastAsiaTheme="minorEastAsia" w:hAnsiTheme="minorHAnsi" w:cstheme="minorBidi"/>
          <w:bCs w:val="0"/>
          <w:sz w:val="22"/>
          <w:szCs w:val="22"/>
          <w:lang w:val="en-US" w:eastAsia="en-US"/>
        </w:rPr>
      </w:pPr>
      <w:hyperlink w:anchor="_Toc148382787" w:history="1">
        <w:r w:rsidR="00225F01" w:rsidRPr="00D154C7">
          <w:rPr>
            <w:rStyle w:val="Hyperlink"/>
            <w:lang w:val="en-US" w:eastAsia="de-DE"/>
          </w:rPr>
          <w:t>4.2</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eastAsia="de-DE"/>
          </w:rPr>
          <w:t>Network construction</w:t>
        </w:r>
        <w:r w:rsidR="00225F01">
          <w:rPr>
            <w:webHidden/>
          </w:rPr>
          <w:tab/>
        </w:r>
        <w:r w:rsidR="00225F01">
          <w:rPr>
            <w:webHidden/>
          </w:rPr>
          <w:fldChar w:fldCharType="begin"/>
        </w:r>
        <w:r w:rsidR="00225F01">
          <w:rPr>
            <w:webHidden/>
          </w:rPr>
          <w:instrText xml:space="preserve"> PAGEREF _Toc148382787 \h </w:instrText>
        </w:r>
        <w:r w:rsidR="00225F01">
          <w:rPr>
            <w:webHidden/>
          </w:rPr>
        </w:r>
        <w:r w:rsidR="00225F01">
          <w:rPr>
            <w:webHidden/>
          </w:rPr>
          <w:fldChar w:fldCharType="separate"/>
        </w:r>
        <w:r w:rsidR="00225F01">
          <w:rPr>
            <w:webHidden/>
          </w:rPr>
          <w:t>27</w:t>
        </w:r>
        <w:r w:rsidR="00225F01">
          <w:rPr>
            <w:webHidden/>
          </w:rPr>
          <w:fldChar w:fldCharType="end"/>
        </w:r>
      </w:hyperlink>
    </w:p>
    <w:p w14:paraId="7D38C236" w14:textId="22A84EA2" w:rsidR="00225F01" w:rsidRDefault="00000000">
      <w:pPr>
        <w:pStyle w:val="TOC2"/>
        <w:rPr>
          <w:rFonts w:asciiTheme="minorHAnsi" w:eastAsiaTheme="minorEastAsia" w:hAnsiTheme="minorHAnsi" w:cstheme="minorBidi"/>
          <w:bCs w:val="0"/>
          <w:sz w:val="22"/>
          <w:szCs w:val="22"/>
          <w:lang w:val="en-US" w:eastAsia="en-US"/>
        </w:rPr>
      </w:pPr>
      <w:hyperlink w:anchor="_Toc148382788" w:history="1">
        <w:r w:rsidR="00225F01" w:rsidRPr="00D154C7">
          <w:rPr>
            <w:rStyle w:val="Hyperlink"/>
            <w:lang w:val="en-US" w:eastAsia="de-DE"/>
          </w:rPr>
          <w:t>4.3</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eastAsia="de-DE"/>
          </w:rPr>
          <w:t>Optimization</w:t>
        </w:r>
        <w:r w:rsidR="00225F01">
          <w:rPr>
            <w:webHidden/>
          </w:rPr>
          <w:tab/>
        </w:r>
        <w:r w:rsidR="00225F01">
          <w:rPr>
            <w:webHidden/>
          </w:rPr>
          <w:fldChar w:fldCharType="begin"/>
        </w:r>
        <w:r w:rsidR="00225F01">
          <w:rPr>
            <w:webHidden/>
          </w:rPr>
          <w:instrText xml:space="preserve"> PAGEREF _Toc148382788 \h </w:instrText>
        </w:r>
        <w:r w:rsidR="00225F01">
          <w:rPr>
            <w:webHidden/>
          </w:rPr>
        </w:r>
        <w:r w:rsidR="00225F01">
          <w:rPr>
            <w:webHidden/>
          </w:rPr>
          <w:fldChar w:fldCharType="separate"/>
        </w:r>
        <w:r w:rsidR="00225F01">
          <w:rPr>
            <w:webHidden/>
          </w:rPr>
          <w:t>30</w:t>
        </w:r>
        <w:r w:rsidR="00225F01">
          <w:rPr>
            <w:webHidden/>
          </w:rPr>
          <w:fldChar w:fldCharType="end"/>
        </w:r>
      </w:hyperlink>
    </w:p>
    <w:p w14:paraId="057F9293" w14:textId="5CA4A50F" w:rsidR="00225F01" w:rsidRDefault="00000000">
      <w:pPr>
        <w:pStyle w:val="TOC3"/>
        <w:rPr>
          <w:rFonts w:asciiTheme="minorHAnsi" w:eastAsiaTheme="minorEastAsia" w:hAnsiTheme="minorHAnsi" w:cstheme="minorBidi"/>
          <w:bCs w:val="0"/>
          <w:sz w:val="22"/>
          <w:szCs w:val="22"/>
          <w:lang w:val="en-US" w:eastAsia="en-US"/>
        </w:rPr>
      </w:pPr>
      <w:hyperlink w:anchor="_Toc148382789" w:history="1">
        <w:r w:rsidR="00225F01" w:rsidRPr="00D154C7">
          <w:rPr>
            <w:rStyle w:val="Hyperlink"/>
            <w:lang w:val="en-US" w:eastAsia="de-DE"/>
          </w:rPr>
          <w:t>4.3.1</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eastAsia="de-DE"/>
          </w:rPr>
          <w:t>Initial Population</w:t>
        </w:r>
        <w:r w:rsidR="00225F01">
          <w:rPr>
            <w:webHidden/>
          </w:rPr>
          <w:tab/>
        </w:r>
        <w:r w:rsidR="00225F01">
          <w:rPr>
            <w:webHidden/>
          </w:rPr>
          <w:fldChar w:fldCharType="begin"/>
        </w:r>
        <w:r w:rsidR="00225F01">
          <w:rPr>
            <w:webHidden/>
          </w:rPr>
          <w:instrText xml:space="preserve"> PAGEREF _Toc148382789 \h </w:instrText>
        </w:r>
        <w:r w:rsidR="00225F01">
          <w:rPr>
            <w:webHidden/>
          </w:rPr>
        </w:r>
        <w:r w:rsidR="00225F01">
          <w:rPr>
            <w:webHidden/>
          </w:rPr>
          <w:fldChar w:fldCharType="separate"/>
        </w:r>
        <w:r w:rsidR="00225F01">
          <w:rPr>
            <w:webHidden/>
          </w:rPr>
          <w:t>30</w:t>
        </w:r>
        <w:r w:rsidR="00225F01">
          <w:rPr>
            <w:webHidden/>
          </w:rPr>
          <w:fldChar w:fldCharType="end"/>
        </w:r>
      </w:hyperlink>
    </w:p>
    <w:p w14:paraId="0A26B5BF" w14:textId="4FECD908" w:rsidR="00225F01" w:rsidRDefault="00000000">
      <w:pPr>
        <w:pStyle w:val="TOC3"/>
        <w:rPr>
          <w:rFonts w:asciiTheme="minorHAnsi" w:eastAsiaTheme="minorEastAsia" w:hAnsiTheme="minorHAnsi" w:cstheme="minorBidi"/>
          <w:bCs w:val="0"/>
          <w:sz w:val="22"/>
          <w:szCs w:val="22"/>
          <w:lang w:val="en-US" w:eastAsia="en-US"/>
        </w:rPr>
      </w:pPr>
      <w:hyperlink w:anchor="_Toc148382790" w:history="1">
        <w:r w:rsidR="00225F01" w:rsidRPr="00D154C7">
          <w:rPr>
            <w:rStyle w:val="Hyperlink"/>
            <w:lang w:val="en-US" w:eastAsia="de-DE"/>
          </w:rPr>
          <w:t>4.3.2</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eastAsia="de-DE"/>
          </w:rPr>
          <w:t>Fitness Function</w:t>
        </w:r>
        <w:r w:rsidR="00225F01">
          <w:rPr>
            <w:webHidden/>
          </w:rPr>
          <w:tab/>
        </w:r>
        <w:r w:rsidR="00225F01">
          <w:rPr>
            <w:webHidden/>
          </w:rPr>
          <w:fldChar w:fldCharType="begin"/>
        </w:r>
        <w:r w:rsidR="00225F01">
          <w:rPr>
            <w:webHidden/>
          </w:rPr>
          <w:instrText xml:space="preserve"> PAGEREF _Toc148382790 \h </w:instrText>
        </w:r>
        <w:r w:rsidR="00225F01">
          <w:rPr>
            <w:webHidden/>
          </w:rPr>
        </w:r>
        <w:r w:rsidR="00225F01">
          <w:rPr>
            <w:webHidden/>
          </w:rPr>
          <w:fldChar w:fldCharType="separate"/>
        </w:r>
        <w:r w:rsidR="00225F01">
          <w:rPr>
            <w:webHidden/>
          </w:rPr>
          <w:t>31</w:t>
        </w:r>
        <w:r w:rsidR="00225F01">
          <w:rPr>
            <w:webHidden/>
          </w:rPr>
          <w:fldChar w:fldCharType="end"/>
        </w:r>
      </w:hyperlink>
    </w:p>
    <w:p w14:paraId="0A17178A" w14:textId="75D41005" w:rsidR="00225F01" w:rsidRDefault="00000000">
      <w:pPr>
        <w:pStyle w:val="TOC2"/>
        <w:rPr>
          <w:rFonts w:asciiTheme="minorHAnsi" w:eastAsiaTheme="minorEastAsia" w:hAnsiTheme="minorHAnsi" w:cstheme="minorBidi"/>
          <w:bCs w:val="0"/>
          <w:sz w:val="22"/>
          <w:szCs w:val="22"/>
          <w:lang w:val="en-US" w:eastAsia="en-US"/>
        </w:rPr>
      </w:pPr>
      <w:hyperlink w:anchor="_Toc148382791" w:history="1">
        <w:r w:rsidR="00225F01" w:rsidRPr="00D154C7">
          <w:rPr>
            <w:rStyle w:val="Hyperlink"/>
            <w:lang w:val="en-US" w:eastAsia="de-DE"/>
          </w:rPr>
          <w:t>4.4</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eastAsia="de-DE"/>
          </w:rPr>
          <w:t>Test Cases</w:t>
        </w:r>
        <w:r w:rsidR="00225F01">
          <w:rPr>
            <w:webHidden/>
          </w:rPr>
          <w:tab/>
        </w:r>
        <w:r w:rsidR="00225F01">
          <w:rPr>
            <w:webHidden/>
          </w:rPr>
          <w:fldChar w:fldCharType="begin"/>
        </w:r>
        <w:r w:rsidR="00225F01">
          <w:rPr>
            <w:webHidden/>
          </w:rPr>
          <w:instrText xml:space="preserve"> PAGEREF _Toc148382791 \h </w:instrText>
        </w:r>
        <w:r w:rsidR="00225F01">
          <w:rPr>
            <w:webHidden/>
          </w:rPr>
        </w:r>
        <w:r w:rsidR="00225F01">
          <w:rPr>
            <w:webHidden/>
          </w:rPr>
          <w:fldChar w:fldCharType="separate"/>
        </w:r>
        <w:r w:rsidR="00225F01">
          <w:rPr>
            <w:webHidden/>
          </w:rPr>
          <w:t>32</w:t>
        </w:r>
        <w:r w:rsidR="00225F01">
          <w:rPr>
            <w:webHidden/>
          </w:rPr>
          <w:fldChar w:fldCharType="end"/>
        </w:r>
      </w:hyperlink>
    </w:p>
    <w:p w14:paraId="32EEB09F" w14:textId="1D6F42B1" w:rsidR="00225F01" w:rsidRDefault="00000000">
      <w:pPr>
        <w:pStyle w:val="TOC3"/>
        <w:rPr>
          <w:rFonts w:asciiTheme="minorHAnsi" w:eastAsiaTheme="minorEastAsia" w:hAnsiTheme="minorHAnsi" w:cstheme="minorBidi"/>
          <w:bCs w:val="0"/>
          <w:sz w:val="22"/>
          <w:szCs w:val="22"/>
          <w:lang w:val="en-US" w:eastAsia="en-US"/>
        </w:rPr>
      </w:pPr>
      <w:hyperlink w:anchor="_Toc148382792" w:history="1">
        <w:r w:rsidR="00225F01" w:rsidRPr="00D154C7">
          <w:rPr>
            <w:rStyle w:val="Hyperlink"/>
            <w:lang w:val="en-US" w:eastAsia="de-DE"/>
          </w:rPr>
          <w:t>4.4.1</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eastAsia="de-DE"/>
          </w:rPr>
          <w:t>Network 2015: Spread Across the Territory</w:t>
        </w:r>
        <w:r w:rsidR="00225F01">
          <w:rPr>
            <w:webHidden/>
          </w:rPr>
          <w:tab/>
        </w:r>
        <w:r w:rsidR="00225F01">
          <w:rPr>
            <w:webHidden/>
          </w:rPr>
          <w:fldChar w:fldCharType="begin"/>
        </w:r>
        <w:r w:rsidR="00225F01">
          <w:rPr>
            <w:webHidden/>
          </w:rPr>
          <w:instrText xml:space="preserve"> PAGEREF _Toc148382792 \h </w:instrText>
        </w:r>
        <w:r w:rsidR="00225F01">
          <w:rPr>
            <w:webHidden/>
          </w:rPr>
        </w:r>
        <w:r w:rsidR="00225F01">
          <w:rPr>
            <w:webHidden/>
          </w:rPr>
          <w:fldChar w:fldCharType="separate"/>
        </w:r>
        <w:r w:rsidR="00225F01">
          <w:rPr>
            <w:webHidden/>
          </w:rPr>
          <w:t>32</w:t>
        </w:r>
        <w:r w:rsidR="00225F01">
          <w:rPr>
            <w:webHidden/>
          </w:rPr>
          <w:fldChar w:fldCharType="end"/>
        </w:r>
      </w:hyperlink>
    </w:p>
    <w:p w14:paraId="09FA930A" w14:textId="7498524E" w:rsidR="00225F01" w:rsidRDefault="00000000">
      <w:pPr>
        <w:pStyle w:val="TOC3"/>
        <w:rPr>
          <w:rFonts w:asciiTheme="minorHAnsi" w:eastAsiaTheme="minorEastAsia" w:hAnsiTheme="minorHAnsi" w:cstheme="minorBidi"/>
          <w:bCs w:val="0"/>
          <w:sz w:val="22"/>
          <w:szCs w:val="22"/>
          <w:lang w:val="en-US" w:eastAsia="en-US"/>
        </w:rPr>
      </w:pPr>
      <w:hyperlink w:anchor="_Toc148382793" w:history="1">
        <w:r w:rsidR="00225F01" w:rsidRPr="00D154C7">
          <w:rPr>
            <w:rStyle w:val="Hyperlink"/>
            <w:lang w:val="en-US" w:eastAsia="de-DE"/>
          </w:rPr>
          <w:t>4.4.2</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eastAsia="de-DE"/>
          </w:rPr>
          <w:t>Network 2012: Connection of Separated Subnets</w:t>
        </w:r>
        <w:r w:rsidR="00225F01">
          <w:rPr>
            <w:webHidden/>
          </w:rPr>
          <w:tab/>
        </w:r>
        <w:r w:rsidR="00225F01">
          <w:rPr>
            <w:webHidden/>
          </w:rPr>
          <w:fldChar w:fldCharType="begin"/>
        </w:r>
        <w:r w:rsidR="00225F01">
          <w:rPr>
            <w:webHidden/>
          </w:rPr>
          <w:instrText xml:space="preserve"> PAGEREF _Toc148382793 \h </w:instrText>
        </w:r>
        <w:r w:rsidR="00225F01">
          <w:rPr>
            <w:webHidden/>
          </w:rPr>
        </w:r>
        <w:r w:rsidR="00225F01">
          <w:rPr>
            <w:webHidden/>
          </w:rPr>
          <w:fldChar w:fldCharType="separate"/>
        </w:r>
        <w:r w:rsidR="00225F01">
          <w:rPr>
            <w:webHidden/>
          </w:rPr>
          <w:t>34</w:t>
        </w:r>
        <w:r w:rsidR="00225F01">
          <w:rPr>
            <w:webHidden/>
          </w:rPr>
          <w:fldChar w:fldCharType="end"/>
        </w:r>
      </w:hyperlink>
    </w:p>
    <w:p w14:paraId="6CE7A0DA" w14:textId="1C6D881F" w:rsidR="00225F01" w:rsidRDefault="00000000">
      <w:pPr>
        <w:pStyle w:val="TOC1"/>
        <w:rPr>
          <w:rFonts w:asciiTheme="minorHAnsi" w:eastAsiaTheme="minorEastAsia" w:hAnsiTheme="minorHAnsi" w:cstheme="minorBidi"/>
          <w:b w:val="0"/>
          <w:bCs w:val="0"/>
          <w:sz w:val="22"/>
          <w:szCs w:val="22"/>
          <w:lang w:val="en-US" w:eastAsia="en-US"/>
        </w:rPr>
      </w:pPr>
      <w:hyperlink w:anchor="_Toc148382794" w:history="1">
        <w:r w:rsidR="00225F01" w:rsidRPr="00D154C7">
          <w:rPr>
            <w:rStyle w:val="Hyperlink"/>
            <w:lang w:val="en-US"/>
          </w:rPr>
          <w:t>5.</w:t>
        </w:r>
        <w:r w:rsidR="00225F01">
          <w:rPr>
            <w:rFonts w:asciiTheme="minorHAnsi" w:eastAsiaTheme="minorEastAsia" w:hAnsiTheme="minorHAnsi" w:cstheme="minorBidi"/>
            <w:b w:val="0"/>
            <w:bCs w:val="0"/>
            <w:sz w:val="22"/>
            <w:szCs w:val="22"/>
            <w:lang w:val="en-US" w:eastAsia="en-US"/>
          </w:rPr>
          <w:tab/>
        </w:r>
        <w:r w:rsidR="00225F01" w:rsidRPr="00D154C7">
          <w:rPr>
            <w:rStyle w:val="Hyperlink"/>
            <w:lang w:val="en-US"/>
          </w:rPr>
          <w:t>Conclusion and Further Implementations</w:t>
        </w:r>
        <w:r w:rsidR="00225F01">
          <w:rPr>
            <w:webHidden/>
          </w:rPr>
          <w:tab/>
        </w:r>
        <w:r w:rsidR="00225F01">
          <w:rPr>
            <w:webHidden/>
          </w:rPr>
          <w:fldChar w:fldCharType="begin"/>
        </w:r>
        <w:r w:rsidR="00225F01">
          <w:rPr>
            <w:webHidden/>
          </w:rPr>
          <w:instrText xml:space="preserve"> PAGEREF _Toc148382794 \h </w:instrText>
        </w:r>
        <w:r w:rsidR="00225F01">
          <w:rPr>
            <w:webHidden/>
          </w:rPr>
        </w:r>
        <w:r w:rsidR="00225F01">
          <w:rPr>
            <w:webHidden/>
          </w:rPr>
          <w:fldChar w:fldCharType="separate"/>
        </w:r>
        <w:r w:rsidR="00225F01">
          <w:rPr>
            <w:webHidden/>
          </w:rPr>
          <w:t>37</w:t>
        </w:r>
        <w:r w:rsidR="00225F01">
          <w:rPr>
            <w:webHidden/>
          </w:rPr>
          <w:fldChar w:fldCharType="end"/>
        </w:r>
      </w:hyperlink>
    </w:p>
    <w:p w14:paraId="0D12AA35" w14:textId="3E1FBBAE" w:rsidR="00225F01" w:rsidRDefault="00000000">
      <w:pPr>
        <w:pStyle w:val="TOC1"/>
        <w:rPr>
          <w:rFonts w:asciiTheme="minorHAnsi" w:eastAsiaTheme="minorEastAsia" w:hAnsiTheme="minorHAnsi" w:cstheme="minorBidi"/>
          <w:b w:val="0"/>
          <w:bCs w:val="0"/>
          <w:sz w:val="22"/>
          <w:szCs w:val="22"/>
          <w:lang w:val="en-US" w:eastAsia="en-US"/>
        </w:rPr>
      </w:pPr>
      <w:hyperlink w:anchor="_Toc148382795" w:history="1">
        <w:r w:rsidR="00225F01" w:rsidRPr="00D154C7">
          <w:rPr>
            <w:rStyle w:val="Hyperlink"/>
            <w:lang w:val="en-US"/>
          </w:rPr>
          <w:t>6.</w:t>
        </w:r>
        <w:r w:rsidR="00225F01">
          <w:rPr>
            <w:rFonts w:asciiTheme="minorHAnsi" w:eastAsiaTheme="minorEastAsia" w:hAnsiTheme="minorHAnsi" w:cstheme="minorBidi"/>
            <w:b w:val="0"/>
            <w:bCs w:val="0"/>
            <w:sz w:val="22"/>
            <w:szCs w:val="22"/>
            <w:lang w:val="en-US" w:eastAsia="en-US"/>
          </w:rPr>
          <w:tab/>
        </w:r>
        <w:r w:rsidR="00225F01" w:rsidRPr="00D154C7">
          <w:rPr>
            <w:rStyle w:val="Hyperlink"/>
            <w:lang w:val="en-US"/>
          </w:rPr>
          <w:t>Appendix</w:t>
        </w:r>
        <w:r w:rsidR="00225F01">
          <w:rPr>
            <w:webHidden/>
          </w:rPr>
          <w:tab/>
        </w:r>
        <w:r w:rsidR="00225F01">
          <w:rPr>
            <w:webHidden/>
          </w:rPr>
          <w:fldChar w:fldCharType="begin"/>
        </w:r>
        <w:r w:rsidR="00225F01">
          <w:rPr>
            <w:webHidden/>
          </w:rPr>
          <w:instrText xml:space="preserve"> PAGEREF _Toc148382795 \h </w:instrText>
        </w:r>
        <w:r w:rsidR="00225F01">
          <w:rPr>
            <w:webHidden/>
          </w:rPr>
        </w:r>
        <w:r w:rsidR="00225F01">
          <w:rPr>
            <w:webHidden/>
          </w:rPr>
          <w:fldChar w:fldCharType="separate"/>
        </w:r>
        <w:r w:rsidR="00225F01">
          <w:rPr>
            <w:webHidden/>
          </w:rPr>
          <w:t>38</w:t>
        </w:r>
        <w:r w:rsidR="00225F01">
          <w:rPr>
            <w:webHidden/>
          </w:rPr>
          <w:fldChar w:fldCharType="end"/>
        </w:r>
      </w:hyperlink>
    </w:p>
    <w:p w14:paraId="20187305" w14:textId="78269E12" w:rsidR="00225F01" w:rsidRDefault="00000000">
      <w:pPr>
        <w:pStyle w:val="TOC2"/>
        <w:rPr>
          <w:rFonts w:asciiTheme="minorHAnsi" w:eastAsiaTheme="minorEastAsia" w:hAnsiTheme="minorHAnsi" w:cstheme="minorBidi"/>
          <w:bCs w:val="0"/>
          <w:sz w:val="22"/>
          <w:szCs w:val="22"/>
          <w:lang w:val="en-US" w:eastAsia="en-US"/>
        </w:rPr>
      </w:pPr>
      <w:hyperlink w:anchor="_Toc148382796" w:history="1">
        <w:r w:rsidR="00225F01" w:rsidRPr="00D154C7">
          <w:rPr>
            <w:rStyle w:val="Hyperlink"/>
            <w:lang w:val="en-US"/>
          </w:rPr>
          <w:t>6.1</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Network evolution of Germany</w:t>
        </w:r>
        <w:r w:rsidR="00225F01">
          <w:rPr>
            <w:webHidden/>
          </w:rPr>
          <w:tab/>
        </w:r>
        <w:r w:rsidR="00225F01">
          <w:rPr>
            <w:webHidden/>
          </w:rPr>
          <w:fldChar w:fldCharType="begin"/>
        </w:r>
        <w:r w:rsidR="00225F01">
          <w:rPr>
            <w:webHidden/>
          </w:rPr>
          <w:instrText xml:space="preserve"> PAGEREF _Toc148382796 \h </w:instrText>
        </w:r>
        <w:r w:rsidR="00225F01">
          <w:rPr>
            <w:webHidden/>
          </w:rPr>
        </w:r>
        <w:r w:rsidR="00225F01">
          <w:rPr>
            <w:webHidden/>
          </w:rPr>
          <w:fldChar w:fldCharType="separate"/>
        </w:r>
        <w:r w:rsidR="00225F01">
          <w:rPr>
            <w:webHidden/>
          </w:rPr>
          <w:t>38</w:t>
        </w:r>
        <w:r w:rsidR="00225F01">
          <w:rPr>
            <w:webHidden/>
          </w:rPr>
          <w:fldChar w:fldCharType="end"/>
        </w:r>
      </w:hyperlink>
    </w:p>
    <w:p w14:paraId="65015065" w14:textId="4376ECDD" w:rsidR="00225F01" w:rsidRDefault="00000000">
      <w:pPr>
        <w:pStyle w:val="TOC2"/>
        <w:rPr>
          <w:rFonts w:asciiTheme="minorHAnsi" w:eastAsiaTheme="minorEastAsia" w:hAnsiTheme="minorHAnsi" w:cstheme="minorBidi"/>
          <w:bCs w:val="0"/>
          <w:sz w:val="22"/>
          <w:szCs w:val="22"/>
          <w:lang w:val="en-US" w:eastAsia="en-US"/>
        </w:rPr>
      </w:pPr>
      <w:hyperlink w:anchor="_Toc148382797" w:history="1">
        <w:r w:rsidR="00225F01" w:rsidRPr="00D154C7">
          <w:rPr>
            <w:rStyle w:val="Hyperlink"/>
            <w:lang w:val="en-US"/>
          </w:rPr>
          <w:t>6.2</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rPr>
          <w:t>Per-year optimization results</w:t>
        </w:r>
        <w:r w:rsidR="00225F01">
          <w:rPr>
            <w:webHidden/>
          </w:rPr>
          <w:tab/>
        </w:r>
        <w:r w:rsidR="00225F01">
          <w:rPr>
            <w:webHidden/>
          </w:rPr>
          <w:fldChar w:fldCharType="begin"/>
        </w:r>
        <w:r w:rsidR="00225F01">
          <w:rPr>
            <w:webHidden/>
          </w:rPr>
          <w:instrText xml:space="preserve"> PAGEREF _Toc148382797 \h </w:instrText>
        </w:r>
        <w:r w:rsidR="00225F01">
          <w:rPr>
            <w:webHidden/>
          </w:rPr>
        </w:r>
        <w:r w:rsidR="00225F01">
          <w:rPr>
            <w:webHidden/>
          </w:rPr>
          <w:fldChar w:fldCharType="separate"/>
        </w:r>
        <w:r w:rsidR="00225F01">
          <w:rPr>
            <w:webHidden/>
          </w:rPr>
          <w:t>41</w:t>
        </w:r>
        <w:r w:rsidR="00225F01">
          <w:rPr>
            <w:webHidden/>
          </w:rPr>
          <w:fldChar w:fldCharType="end"/>
        </w:r>
      </w:hyperlink>
    </w:p>
    <w:p w14:paraId="7E761AC3" w14:textId="2E2FF711" w:rsidR="00225F01" w:rsidRDefault="00000000">
      <w:pPr>
        <w:pStyle w:val="TOC2"/>
        <w:rPr>
          <w:rFonts w:asciiTheme="minorHAnsi" w:eastAsiaTheme="minorEastAsia" w:hAnsiTheme="minorHAnsi" w:cstheme="minorBidi"/>
          <w:bCs w:val="0"/>
          <w:sz w:val="22"/>
          <w:szCs w:val="22"/>
          <w:lang w:val="en-US" w:eastAsia="en-US"/>
        </w:rPr>
      </w:pPr>
      <w:hyperlink w:anchor="_Toc148382798" w:history="1">
        <w:r w:rsidR="00225F01" w:rsidRPr="00D154C7">
          <w:rPr>
            <w:rStyle w:val="Hyperlink"/>
            <w:lang w:val="en-US" w:eastAsia="de-DE"/>
          </w:rPr>
          <w:t>6.3</w:t>
        </w:r>
        <w:r w:rsidR="00225F01">
          <w:rPr>
            <w:rFonts w:asciiTheme="minorHAnsi" w:eastAsiaTheme="minorEastAsia" w:hAnsiTheme="minorHAnsi" w:cstheme="minorBidi"/>
            <w:bCs w:val="0"/>
            <w:sz w:val="22"/>
            <w:szCs w:val="22"/>
            <w:lang w:val="en-US" w:eastAsia="en-US"/>
          </w:rPr>
          <w:tab/>
        </w:r>
        <w:r w:rsidR="00225F01" w:rsidRPr="00D154C7">
          <w:rPr>
            <w:rStyle w:val="Hyperlink"/>
            <w:lang w:val="en-US" w:eastAsia="de-DE"/>
          </w:rPr>
          <w:t>Data Analysis of EV Infrastructure in Germany</w:t>
        </w:r>
        <w:r w:rsidR="00225F01">
          <w:rPr>
            <w:webHidden/>
          </w:rPr>
          <w:tab/>
        </w:r>
        <w:r w:rsidR="00225F01">
          <w:rPr>
            <w:webHidden/>
          </w:rPr>
          <w:fldChar w:fldCharType="begin"/>
        </w:r>
        <w:r w:rsidR="00225F01">
          <w:rPr>
            <w:webHidden/>
          </w:rPr>
          <w:instrText xml:space="preserve"> PAGEREF _Toc148382798 \h </w:instrText>
        </w:r>
        <w:r w:rsidR="00225F01">
          <w:rPr>
            <w:webHidden/>
          </w:rPr>
        </w:r>
        <w:r w:rsidR="00225F01">
          <w:rPr>
            <w:webHidden/>
          </w:rPr>
          <w:fldChar w:fldCharType="separate"/>
        </w:r>
        <w:r w:rsidR="00225F01">
          <w:rPr>
            <w:webHidden/>
          </w:rPr>
          <w:t>48</w:t>
        </w:r>
        <w:r w:rsidR="00225F01">
          <w:rPr>
            <w:webHidden/>
          </w:rPr>
          <w:fldChar w:fldCharType="end"/>
        </w:r>
      </w:hyperlink>
    </w:p>
    <w:p w14:paraId="13EDB682" w14:textId="29315947" w:rsidR="00225F01" w:rsidRDefault="00000000">
      <w:pPr>
        <w:pStyle w:val="TOC1"/>
        <w:rPr>
          <w:rFonts w:asciiTheme="minorHAnsi" w:eastAsiaTheme="minorEastAsia" w:hAnsiTheme="minorHAnsi" w:cstheme="minorBidi"/>
          <w:b w:val="0"/>
          <w:bCs w:val="0"/>
          <w:sz w:val="22"/>
          <w:szCs w:val="22"/>
          <w:lang w:val="en-US" w:eastAsia="en-US"/>
        </w:rPr>
      </w:pPr>
      <w:hyperlink w:anchor="_Toc148382799" w:history="1">
        <w:r w:rsidR="00225F01" w:rsidRPr="00D154C7">
          <w:rPr>
            <w:rStyle w:val="Hyperlink"/>
            <w:lang w:val="en-US"/>
          </w:rPr>
          <w:t>Bibliography</w:t>
        </w:r>
        <w:r w:rsidR="00225F01">
          <w:rPr>
            <w:webHidden/>
          </w:rPr>
          <w:tab/>
        </w:r>
        <w:r w:rsidR="00225F01">
          <w:rPr>
            <w:webHidden/>
          </w:rPr>
          <w:fldChar w:fldCharType="begin"/>
        </w:r>
        <w:r w:rsidR="00225F01">
          <w:rPr>
            <w:webHidden/>
          </w:rPr>
          <w:instrText xml:space="preserve"> PAGEREF _Toc148382799 \h </w:instrText>
        </w:r>
        <w:r w:rsidR="00225F01">
          <w:rPr>
            <w:webHidden/>
          </w:rPr>
        </w:r>
        <w:r w:rsidR="00225F01">
          <w:rPr>
            <w:webHidden/>
          </w:rPr>
          <w:fldChar w:fldCharType="separate"/>
        </w:r>
        <w:r w:rsidR="00225F01">
          <w:rPr>
            <w:webHidden/>
          </w:rPr>
          <w:t>IV</w:t>
        </w:r>
        <w:r w:rsidR="00225F01">
          <w:rPr>
            <w:webHidden/>
          </w:rPr>
          <w:fldChar w:fldCharType="end"/>
        </w:r>
      </w:hyperlink>
    </w:p>
    <w:p w14:paraId="5D27FBD3" w14:textId="217F62E2" w:rsidR="00051158" w:rsidRPr="00B61C9D" w:rsidRDefault="005005A4" w:rsidP="002A7E2C">
      <w:pPr>
        <w:rPr>
          <w:lang w:val="en-US"/>
        </w:rPr>
        <w:sectPr w:rsidR="00051158" w:rsidRPr="00B61C9D" w:rsidSect="00FC747D">
          <w:headerReference w:type="default" r:id="rId13"/>
          <w:footerReference w:type="default" r:id="rId14"/>
          <w:headerReference w:type="first" r:id="rId15"/>
          <w:footerReference w:type="first" r:id="rId16"/>
          <w:pgSz w:w="11906" w:h="16838" w:code="9"/>
          <w:pgMar w:top="1134" w:right="1134" w:bottom="1134" w:left="1134" w:header="720" w:footer="720" w:gutter="0"/>
          <w:pgNumType w:fmt="upperRoman" w:start="1"/>
          <w:cols w:space="720"/>
        </w:sectPr>
      </w:pPr>
      <w:r w:rsidRPr="00B61C9D">
        <w:rPr>
          <w:b/>
          <w:lang w:val="en-US"/>
        </w:rPr>
        <w:fldChar w:fldCharType="end"/>
      </w:r>
    </w:p>
    <w:p w14:paraId="4B16C19D" w14:textId="1EB84B3D" w:rsidR="00610858" w:rsidRPr="00B61C9D" w:rsidRDefault="00EC14B7" w:rsidP="00F33A61">
      <w:pPr>
        <w:pStyle w:val="berschriftOhneNummer"/>
        <w:rPr>
          <w:lang w:val="en-US"/>
        </w:rPr>
      </w:pPr>
      <w:bookmarkStart w:id="23" w:name="_Toc492886460"/>
      <w:bookmarkStart w:id="24" w:name="_Toc140911842"/>
      <w:bookmarkStart w:id="25" w:name="_Toc140911912"/>
      <w:bookmarkStart w:id="26" w:name="_Toc148382760"/>
      <w:bookmarkEnd w:id="20"/>
      <w:r w:rsidRPr="00B61C9D">
        <w:rPr>
          <w:lang w:val="en-US"/>
        </w:rPr>
        <w:lastRenderedPageBreak/>
        <w:t xml:space="preserve">List of </w:t>
      </w:r>
      <w:r w:rsidR="00FE5B7D">
        <w:rPr>
          <w:lang w:val="en-US"/>
        </w:rPr>
        <w:t>F</w:t>
      </w:r>
      <w:r w:rsidRPr="00B61C9D">
        <w:rPr>
          <w:lang w:val="en-US"/>
        </w:rPr>
        <w:t>igures</w:t>
      </w:r>
      <w:bookmarkStart w:id="27" w:name="_Toc492886461"/>
      <w:bookmarkStart w:id="28" w:name="_Toc140911843"/>
      <w:bookmarkStart w:id="29" w:name="_Toc140911913"/>
      <w:bookmarkEnd w:id="23"/>
      <w:bookmarkEnd w:id="24"/>
      <w:bookmarkEnd w:id="25"/>
      <w:bookmarkEnd w:id="26"/>
    </w:p>
    <w:p w14:paraId="58874275" w14:textId="026B2065" w:rsidR="00225F01" w:rsidRDefault="004D2F00">
      <w:pPr>
        <w:pStyle w:val="TableofFigures"/>
        <w:rPr>
          <w:rFonts w:asciiTheme="minorHAnsi" w:eastAsiaTheme="minorEastAsia" w:hAnsiTheme="minorHAnsi" w:cstheme="minorBidi"/>
          <w:bCs w:val="0"/>
          <w:sz w:val="22"/>
          <w:szCs w:val="22"/>
          <w:lang w:val="en-US" w:eastAsia="en-US"/>
        </w:rPr>
      </w:pPr>
      <w:r>
        <w:rPr>
          <w:lang w:val="en-US" w:eastAsia="de-DE"/>
        </w:rPr>
        <w:fldChar w:fldCharType="begin"/>
      </w:r>
      <w:r>
        <w:rPr>
          <w:lang w:val="en-US" w:eastAsia="de-DE"/>
        </w:rPr>
        <w:instrText xml:space="preserve"> TOC \h \z \c "Figure" </w:instrText>
      </w:r>
      <w:r>
        <w:rPr>
          <w:lang w:val="en-US" w:eastAsia="de-DE"/>
        </w:rPr>
        <w:fldChar w:fldCharType="separate"/>
      </w:r>
      <w:hyperlink w:anchor="_Toc148382800" w:history="1">
        <w:r w:rsidR="00225F01" w:rsidRPr="00210A2A">
          <w:rPr>
            <w:rStyle w:val="Hyperlink"/>
            <w:lang w:val="en-US"/>
          </w:rPr>
          <w:t>Figure 1: Initial population on Wave function</w:t>
        </w:r>
        <w:r w:rsidR="00225F01">
          <w:rPr>
            <w:webHidden/>
          </w:rPr>
          <w:tab/>
        </w:r>
        <w:r w:rsidR="00225F01">
          <w:rPr>
            <w:webHidden/>
          </w:rPr>
          <w:fldChar w:fldCharType="begin"/>
        </w:r>
        <w:r w:rsidR="00225F01">
          <w:rPr>
            <w:webHidden/>
          </w:rPr>
          <w:instrText xml:space="preserve"> PAGEREF _Toc148382800 \h </w:instrText>
        </w:r>
        <w:r w:rsidR="00225F01">
          <w:rPr>
            <w:webHidden/>
          </w:rPr>
        </w:r>
        <w:r w:rsidR="00225F01">
          <w:rPr>
            <w:webHidden/>
          </w:rPr>
          <w:fldChar w:fldCharType="separate"/>
        </w:r>
        <w:r w:rsidR="00225F01">
          <w:rPr>
            <w:webHidden/>
          </w:rPr>
          <w:t>20</w:t>
        </w:r>
        <w:r w:rsidR="00225F01">
          <w:rPr>
            <w:webHidden/>
          </w:rPr>
          <w:fldChar w:fldCharType="end"/>
        </w:r>
      </w:hyperlink>
    </w:p>
    <w:p w14:paraId="580D675B" w14:textId="64649B8D" w:rsidR="00225F01" w:rsidRDefault="00000000">
      <w:pPr>
        <w:pStyle w:val="TableofFigures"/>
        <w:rPr>
          <w:rFonts w:asciiTheme="minorHAnsi" w:eastAsiaTheme="minorEastAsia" w:hAnsiTheme="minorHAnsi" w:cstheme="minorBidi"/>
          <w:bCs w:val="0"/>
          <w:sz w:val="22"/>
          <w:szCs w:val="22"/>
          <w:lang w:val="en-US" w:eastAsia="en-US"/>
        </w:rPr>
      </w:pPr>
      <w:hyperlink w:anchor="_Toc148382801" w:history="1">
        <w:r w:rsidR="00225F01" w:rsidRPr="00210A2A">
          <w:rPr>
            <w:rStyle w:val="Hyperlink"/>
            <w:lang w:val="en-US"/>
          </w:rPr>
          <w:t>Figure 2: Selected individuals from the initial population (cf. Figure 1). The individuals closest to the peak are preserved since they have the best fitness</w:t>
        </w:r>
        <w:r w:rsidR="00225F01">
          <w:rPr>
            <w:webHidden/>
          </w:rPr>
          <w:tab/>
        </w:r>
        <w:r w:rsidR="00225F01">
          <w:rPr>
            <w:webHidden/>
          </w:rPr>
          <w:fldChar w:fldCharType="begin"/>
        </w:r>
        <w:r w:rsidR="00225F01">
          <w:rPr>
            <w:webHidden/>
          </w:rPr>
          <w:instrText xml:space="preserve"> PAGEREF _Toc148382801 \h </w:instrText>
        </w:r>
        <w:r w:rsidR="00225F01">
          <w:rPr>
            <w:webHidden/>
          </w:rPr>
        </w:r>
        <w:r w:rsidR="00225F01">
          <w:rPr>
            <w:webHidden/>
          </w:rPr>
          <w:fldChar w:fldCharType="separate"/>
        </w:r>
        <w:r w:rsidR="00225F01">
          <w:rPr>
            <w:webHidden/>
          </w:rPr>
          <w:t>20</w:t>
        </w:r>
        <w:r w:rsidR="00225F01">
          <w:rPr>
            <w:webHidden/>
          </w:rPr>
          <w:fldChar w:fldCharType="end"/>
        </w:r>
      </w:hyperlink>
    </w:p>
    <w:p w14:paraId="1542FAA2" w14:textId="3FC85024" w:rsidR="00225F01" w:rsidRDefault="00000000">
      <w:pPr>
        <w:pStyle w:val="TableofFigures"/>
        <w:rPr>
          <w:rFonts w:asciiTheme="minorHAnsi" w:eastAsiaTheme="minorEastAsia" w:hAnsiTheme="minorHAnsi" w:cstheme="minorBidi"/>
          <w:bCs w:val="0"/>
          <w:sz w:val="22"/>
          <w:szCs w:val="22"/>
          <w:lang w:val="en-US" w:eastAsia="en-US"/>
        </w:rPr>
      </w:pPr>
      <w:hyperlink w:anchor="_Toc148382802" w:history="1">
        <w:r w:rsidR="00225F01" w:rsidRPr="00210A2A">
          <w:rPr>
            <w:rStyle w:val="Hyperlink"/>
            <w:lang w:val="en-US"/>
          </w:rPr>
          <w:t>Figure 3: Example of two constructed network: 2013 (a) and 2015 (b)</w:t>
        </w:r>
        <w:r w:rsidR="00225F01">
          <w:rPr>
            <w:webHidden/>
          </w:rPr>
          <w:tab/>
        </w:r>
        <w:r w:rsidR="00225F01">
          <w:rPr>
            <w:webHidden/>
          </w:rPr>
          <w:fldChar w:fldCharType="begin"/>
        </w:r>
        <w:r w:rsidR="00225F01">
          <w:rPr>
            <w:webHidden/>
          </w:rPr>
          <w:instrText xml:space="preserve"> PAGEREF _Toc148382802 \h </w:instrText>
        </w:r>
        <w:r w:rsidR="00225F01">
          <w:rPr>
            <w:webHidden/>
          </w:rPr>
        </w:r>
        <w:r w:rsidR="00225F01">
          <w:rPr>
            <w:webHidden/>
          </w:rPr>
          <w:fldChar w:fldCharType="separate"/>
        </w:r>
        <w:r w:rsidR="00225F01">
          <w:rPr>
            <w:webHidden/>
          </w:rPr>
          <w:t>29</w:t>
        </w:r>
        <w:r w:rsidR="00225F01">
          <w:rPr>
            <w:webHidden/>
          </w:rPr>
          <w:fldChar w:fldCharType="end"/>
        </w:r>
      </w:hyperlink>
    </w:p>
    <w:p w14:paraId="4595D3E5" w14:textId="7474C133" w:rsidR="00225F01" w:rsidRDefault="00000000">
      <w:pPr>
        <w:pStyle w:val="TableofFigures"/>
        <w:rPr>
          <w:rFonts w:asciiTheme="minorHAnsi" w:eastAsiaTheme="minorEastAsia" w:hAnsiTheme="minorHAnsi" w:cstheme="minorBidi"/>
          <w:bCs w:val="0"/>
          <w:sz w:val="22"/>
          <w:szCs w:val="22"/>
          <w:lang w:val="en-US" w:eastAsia="en-US"/>
        </w:rPr>
      </w:pPr>
      <w:hyperlink w:anchor="_Toc148382803" w:history="1">
        <w:r w:rsidR="00225F01" w:rsidRPr="00210A2A">
          <w:rPr>
            <w:rStyle w:val="Hyperlink"/>
            <w:lang w:val="en-US"/>
          </w:rPr>
          <w:t>Figure 4: Optimized network (a) and real network (b) for year 2015</w:t>
        </w:r>
        <w:r w:rsidR="00225F01">
          <w:rPr>
            <w:webHidden/>
          </w:rPr>
          <w:tab/>
        </w:r>
        <w:r w:rsidR="00225F01">
          <w:rPr>
            <w:webHidden/>
          </w:rPr>
          <w:fldChar w:fldCharType="begin"/>
        </w:r>
        <w:r w:rsidR="00225F01">
          <w:rPr>
            <w:webHidden/>
          </w:rPr>
          <w:instrText xml:space="preserve"> PAGEREF _Toc148382803 \h </w:instrText>
        </w:r>
        <w:r w:rsidR="00225F01">
          <w:rPr>
            <w:webHidden/>
          </w:rPr>
        </w:r>
        <w:r w:rsidR="00225F01">
          <w:rPr>
            <w:webHidden/>
          </w:rPr>
          <w:fldChar w:fldCharType="separate"/>
        </w:r>
        <w:r w:rsidR="00225F01">
          <w:rPr>
            <w:webHidden/>
          </w:rPr>
          <w:t>33</w:t>
        </w:r>
        <w:r w:rsidR="00225F01">
          <w:rPr>
            <w:webHidden/>
          </w:rPr>
          <w:fldChar w:fldCharType="end"/>
        </w:r>
      </w:hyperlink>
    </w:p>
    <w:p w14:paraId="1FEED721" w14:textId="4DC06902" w:rsidR="00225F01" w:rsidRDefault="00000000">
      <w:pPr>
        <w:pStyle w:val="TableofFigures"/>
        <w:rPr>
          <w:rFonts w:asciiTheme="minorHAnsi" w:eastAsiaTheme="minorEastAsia" w:hAnsiTheme="minorHAnsi" w:cstheme="minorBidi"/>
          <w:bCs w:val="0"/>
          <w:sz w:val="22"/>
          <w:szCs w:val="22"/>
          <w:lang w:val="en-US" w:eastAsia="en-US"/>
        </w:rPr>
      </w:pPr>
      <w:hyperlink w:anchor="_Toc148382804" w:history="1">
        <w:r w:rsidR="00225F01" w:rsidRPr="00210A2A">
          <w:rPr>
            <w:rStyle w:val="Hyperlink"/>
            <w:lang w:val="en-US"/>
          </w:rPr>
          <w:t>Figure 5: Change of the fitness over the generations with the value of the real network fitness (2015) as reference</w:t>
        </w:r>
        <w:r w:rsidR="00225F01">
          <w:rPr>
            <w:webHidden/>
          </w:rPr>
          <w:tab/>
        </w:r>
        <w:r w:rsidR="00225F01">
          <w:rPr>
            <w:webHidden/>
          </w:rPr>
          <w:fldChar w:fldCharType="begin"/>
        </w:r>
        <w:r w:rsidR="00225F01">
          <w:rPr>
            <w:webHidden/>
          </w:rPr>
          <w:instrText xml:space="preserve"> PAGEREF _Toc148382804 \h </w:instrText>
        </w:r>
        <w:r w:rsidR="00225F01">
          <w:rPr>
            <w:webHidden/>
          </w:rPr>
        </w:r>
        <w:r w:rsidR="00225F01">
          <w:rPr>
            <w:webHidden/>
          </w:rPr>
          <w:fldChar w:fldCharType="separate"/>
        </w:r>
        <w:r w:rsidR="00225F01">
          <w:rPr>
            <w:webHidden/>
          </w:rPr>
          <w:t>34</w:t>
        </w:r>
        <w:r w:rsidR="00225F01">
          <w:rPr>
            <w:webHidden/>
          </w:rPr>
          <w:fldChar w:fldCharType="end"/>
        </w:r>
      </w:hyperlink>
    </w:p>
    <w:p w14:paraId="28BFC5C9" w14:textId="0A5B28E3" w:rsidR="00225F01" w:rsidRDefault="00000000">
      <w:pPr>
        <w:pStyle w:val="TableofFigures"/>
        <w:rPr>
          <w:rFonts w:asciiTheme="minorHAnsi" w:eastAsiaTheme="minorEastAsia" w:hAnsiTheme="minorHAnsi" w:cstheme="minorBidi"/>
          <w:bCs w:val="0"/>
          <w:sz w:val="22"/>
          <w:szCs w:val="22"/>
          <w:lang w:val="en-US" w:eastAsia="en-US"/>
        </w:rPr>
      </w:pPr>
      <w:hyperlink w:anchor="_Toc148382805" w:history="1">
        <w:r w:rsidR="00225F01" w:rsidRPr="00210A2A">
          <w:rPr>
            <w:rStyle w:val="Hyperlink"/>
            <w:lang w:val="en-US"/>
          </w:rPr>
          <w:t>Figure 6: Starting network (2011)</w:t>
        </w:r>
        <w:r w:rsidR="00225F01">
          <w:rPr>
            <w:webHidden/>
          </w:rPr>
          <w:tab/>
        </w:r>
        <w:r w:rsidR="00225F01">
          <w:rPr>
            <w:webHidden/>
          </w:rPr>
          <w:fldChar w:fldCharType="begin"/>
        </w:r>
        <w:r w:rsidR="00225F01">
          <w:rPr>
            <w:webHidden/>
          </w:rPr>
          <w:instrText xml:space="preserve"> PAGEREF _Toc148382805 \h </w:instrText>
        </w:r>
        <w:r w:rsidR="00225F01">
          <w:rPr>
            <w:webHidden/>
          </w:rPr>
        </w:r>
        <w:r w:rsidR="00225F01">
          <w:rPr>
            <w:webHidden/>
          </w:rPr>
          <w:fldChar w:fldCharType="separate"/>
        </w:r>
        <w:r w:rsidR="00225F01">
          <w:rPr>
            <w:webHidden/>
          </w:rPr>
          <w:t>35</w:t>
        </w:r>
        <w:r w:rsidR="00225F01">
          <w:rPr>
            <w:webHidden/>
          </w:rPr>
          <w:fldChar w:fldCharType="end"/>
        </w:r>
      </w:hyperlink>
    </w:p>
    <w:p w14:paraId="60137DB8" w14:textId="0676EBD4" w:rsidR="00225F01" w:rsidRDefault="00000000">
      <w:pPr>
        <w:pStyle w:val="TableofFigures"/>
        <w:rPr>
          <w:rFonts w:asciiTheme="minorHAnsi" w:eastAsiaTheme="minorEastAsia" w:hAnsiTheme="minorHAnsi" w:cstheme="minorBidi"/>
          <w:bCs w:val="0"/>
          <w:sz w:val="22"/>
          <w:szCs w:val="22"/>
          <w:lang w:val="en-US" w:eastAsia="en-US"/>
        </w:rPr>
      </w:pPr>
      <w:hyperlink w:anchor="_Toc148382806" w:history="1">
        <w:r w:rsidR="00225F01" w:rsidRPr="00210A2A">
          <w:rPr>
            <w:rStyle w:val="Hyperlink"/>
            <w:lang w:val="en-US"/>
          </w:rPr>
          <w:t>Figure 7: Simulated and real network in 2012</w:t>
        </w:r>
        <w:r w:rsidR="00225F01">
          <w:rPr>
            <w:webHidden/>
          </w:rPr>
          <w:tab/>
        </w:r>
        <w:r w:rsidR="00225F01">
          <w:rPr>
            <w:webHidden/>
          </w:rPr>
          <w:fldChar w:fldCharType="begin"/>
        </w:r>
        <w:r w:rsidR="00225F01">
          <w:rPr>
            <w:webHidden/>
          </w:rPr>
          <w:instrText xml:space="preserve"> PAGEREF _Toc148382806 \h </w:instrText>
        </w:r>
        <w:r w:rsidR="00225F01">
          <w:rPr>
            <w:webHidden/>
          </w:rPr>
        </w:r>
        <w:r w:rsidR="00225F01">
          <w:rPr>
            <w:webHidden/>
          </w:rPr>
          <w:fldChar w:fldCharType="separate"/>
        </w:r>
        <w:r w:rsidR="00225F01">
          <w:rPr>
            <w:webHidden/>
          </w:rPr>
          <w:t>35</w:t>
        </w:r>
        <w:r w:rsidR="00225F01">
          <w:rPr>
            <w:webHidden/>
          </w:rPr>
          <w:fldChar w:fldCharType="end"/>
        </w:r>
      </w:hyperlink>
    </w:p>
    <w:p w14:paraId="66CAE38B" w14:textId="0A376C6D" w:rsidR="00225F01" w:rsidRDefault="00000000">
      <w:pPr>
        <w:pStyle w:val="TableofFigures"/>
        <w:rPr>
          <w:rFonts w:asciiTheme="minorHAnsi" w:eastAsiaTheme="minorEastAsia" w:hAnsiTheme="minorHAnsi" w:cstheme="minorBidi"/>
          <w:bCs w:val="0"/>
          <w:sz w:val="22"/>
          <w:szCs w:val="22"/>
          <w:lang w:val="en-US" w:eastAsia="en-US"/>
        </w:rPr>
      </w:pPr>
      <w:hyperlink w:anchor="_Toc148382807" w:history="1">
        <w:r w:rsidR="00225F01" w:rsidRPr="00210A2A">
          <w:rPr>
            <w:rStyle w:val="Hyperlink"/>
            <w:lang w:val="en-US"/>
          </w:rPr>
          <w:t>Figure 8: Change of the fitness over the generations with the value of the real network fitness (2012) as reference</w:t>
        </w:r>
        <w:r w:rsidR="00225F01">
          <w:rPr>
            <w:webHidden/>
          </w:rPr>
          <w:tab/>
        </w:r>
        <w:r w:rsidR="00225F01">
          <w:rPr>
            <w:webHidden/>
          </w:rPr>
          <w:fldChar w:fldCharType="begin"/>
        </w:r>
        <w:r w:rsidR="00225F01">
          <w:rPr>
            <w:webHidden/>
          </w:rPr>
          <w:instrText xml:space="preserve"> PAGEREF _Toc148382807 \h </w:instrText>
        </w:r>
        <w:r w:rsidR="00225F01">
          <w:rPr>
            <w:webHidden/>
          </w:rPr>
        </w:r>
        <w:r w:rsidR="00225F01">
          <w:rPr>
            <w:webHidden/>
          </w:rPr>
          <w:fldChar w:fldCharType="separate"/>
        </w:r>
        <w:r w:rsidR="00225F01">
          <w:rPr>
            <w:webHidden/>
          </w:rPr>
          <w:t>36</w:t>
        </w:r>
        <w:r w:rsidR="00225F01">
          <w:rPr>
            <w:webHidden/>
          </w:rPr>
          <w:fldChar w:fldCharType="end"/>
        </w:r>
      </w:hyperlink>
    </w:p>
    <w:p w14:paraId="10883453" w14:textId="52EC88DC" w:rsidR="00225F01" w:rsidRDefault="00000000">
      <w:pPr>
        <w:pStyle w:val="TableofFigures"/>
        <w:rPr>
          <w:rFonts w:asciiTheme="minorHAnsi" w:eastAsiaTheme="minorEastAsia" w:hAnsiTheme="minorHAnsi" w:cstheme="minorBidi"/>
          <w:bCs w:val="0"/>
          <w:sz w:val="22"/>
          <w:szCs w:val="22"/>
          <w:lang w:val="en-US" w:eastAsia="en-US"/>
        </w:rPr>
      </w:pPr>
      <w:hyperlink w:anchor="_Toc148382808" w:history="1">
        <w:r w:rsidR="00225F01" w:rsidRPr="00210A2A">
          <w:rPr>
            <w:rStyle w:val="Hyperlink"/>
            <w:lang w:val="en-US"/>
          </w:rPr>
          <w:t>Figure 9: Evolution of the charging station network in Germany from 2009 to 2022</w:t>
        </w:r>
        <w:r w:rsidR="00225F01">
          <w:rPr>
            <w:webHidden/>
          </w:rPr>
          <w:tab/>
        </w:r>
        <w:r w:rsidR="00225F01">
          <w:rPr>
            <w:webHidden/>
          </w:rPr>
          <w:fldChar w:fldCharType="begin"/>
        </w:r>
        <w:r w:rsidR="00225F01">
          <w:rPr>
            <w:webHidden/>
          </w:rPr>
          <w:instrText xml:space="preserve"> PAGEREF _Toc148382808 \h </w:instrText>
        </w:r>
        <w:r w:rsidR="00225F01">
          <w:rPr>
            <w:webHidden/>
          </w:rPr>
        </w:r>
        <w:r w:rsidR="00225F01">
          <w:rPr>
            <w:webHidden/>
          </w:rPr>
          <w:fldChar w:fldCharType="separate"/>
        </w:r>
        <w:r w:rsidR="00225F01">
          <w:rPr>
            <w:webHidden/>
          </w:rPr>
          <w:t>40</w:t>
        </w:r>
        <w:r w:rsidR="00225F01">
          <w:rPr>
            <w:webHidden/>
          </w:rPr>
          <w:fldChar w:fldCharType="end"/>
        </w:r>
      </w:hyperlink>
    </w:p>
    <w:p w14:paraId="544C0C0C" w14:textId="3EB1B656" w:rsidR="00225F01" w:rsidRDefault="00000000">
      <w:pPr>
        <w:pStyle w:val="TableofFigures"/>
        <w:rPr>
          <w:rFonts w:asciiTheme="minorHAnsi" w:eastAsiaTheme="minorEastAsia" w:hAnsiTheme="minorHAnsi" w:cstheme="minorBidi"/>
          <w:bCs w:val="0"/>
          <w:sz w:val="22"/>
          <w:szCs w:val="22"/>
          <w:lang w:val="en-US" w:eastAsia="en-US"/>
        </w:rPr>
      </w:pPr>
      <w:hyperlink w:anchor="_Toc148382809" w:history="1">
        <w:r w:rsidR="00225F01" w:rsidRPr="00210A2A">
          <w:rPr>
            <w:rStyle w:val="Hyperlink"/>
            <w:lang w:val="en-US"/>
          </w:rPr>
          <w:t>Figure 10: Simulated and real network in 2011</w:t>
        </w:r>
        <w:r w:rsidR="00225F01">
          <w:rPr>
            <w:webHidden/>
          </w:rPr>
          <w:tab/>
        </w:r>
        <w:r w:rsidR="00225F01">
          <w:rPr>
            <w:webHidden/>
          </w:rPr>
          <w:fldChar w:fldCharType="begin"/>
        </w:r>
        <w:r w:rsidR="00225F01">
          <w:rPr>
            <w:webHidden/>
          </w:rPr>
          <w:instrText xml:space="preserve"> PAGEREF _Toc148382809 \h </w:instrText>
        </w:r>
        <w:r w:rsidR="00225F01">
          <w:rPr>
            <w:webHidden/>
          </w:rPr>
        </w:r>
        <w:r w:rsidR="00225F01">
          <w:rPr>
            <w:webHidden/>
          </w:rPr>
          <w:fldChar w:fldCharType="separate"/>
        </w:r>
        <w:r w:rsidR="00225F01">
          <w:rPr>
            <w:webHidden/>
          </w:rPr>
          <w:t>41</w:t>
        </w:r>
        <w:r w:rsidR="00225F01">
          <w:rPr>
            <w:webHidden/>
          </w:rPr>
          <w:fldChar w:fldCharType="end"/>
        </w:r>
      </w:hyperlink>
    </w:p>
    <w:p w14:paraId="04771589" w14:textId="52753FEC" w:rsidR="00225F01" w:rsidRDefault="00000000">
      <w:pPr>
        <w:pStyle w:val="TableofFigures"/>
        <w:rPr>
          <w:rFonts w:asciiTheme="minorHAnsi" w:eastAsiaTheme="minorEastAsia" w:hAnsiTheme="minorHAnsi" w:cstheme="minorBidi"/>
          <w:bCs w:val="0"/>
          <w:sz w:val="22"/>
          <w:szCs w:val="22"/>
          <w:lang w:val="en-US" w:eastAsia="en-US"/>
        </w:rPr>
      </w:pPr>
      <w:hyperlink w:anchor="_Toc148382810" w:history="1">
        <w:r w:rsidR="00225F01" w:rsidRPr="00210A2A">
          <w:rPr>
            <w:rStyle w:val="Hyperlink"/>
            <w:lang w:val="en-US"/>
          </w:rPr>
          <w:t>Figure 11: Simulated and real network in 2012</w:t>
        </w:r>
        <w:r w:rsidR="00225F01">
          <w:rPr>
            <w:webHidden/>
          </w:rPr>
          <w:tab/>
        </w:r>
        <w:r w:rsidR="00225F01">
          <w:rPr>
            <w:webHidden/>
          </w:rPr>
          <w:fldChar w:fldCharType="begin"/>
        </w:r>
        <w:r w:rsidR="00225F01">
          <w:rPr>
            <w:webHidden/>
          </w:rPr>
          <w:instrText xml:space="preserve"> PAGEREF _Toc148382810 \h </w:instrText>
        </w:r>
        <w:r w:rsidR="00225F01">
          <w:rPr>
            <w:webHidden/>
          </w:rPr>
        </w:r>
        <w:r w:rsidR="00225F01">
          <w:rPr>
            <w:webHidden/>
          </w:rPr>
          <w:fldChar w:fldCharType="separate"/>
        </w:r>
        <w:r w:rsidR="00225F01">
          <w:rPr>
            <w:webHidden/>
          </w:rPr>
          <w:t>42</w:t>
        </w:r>
        <w:r w:rsidR="00225F01">
          <w:rPr>
            <w:webHidden/>
          </w:rPr>
          <w:fldChar w:fldCharType="end"/>
        </w:r>
      </w:hyperlink>
    </w:p>
    <w:p w14:paraId="6781CED5" w14:textId="3BDAEEF3" w:rsidR="00225F01" w:rsidRDefault="00000000">
      <w:pPr>
        <w:pStyle w:val="TableofFigures"/>
        <w:rPr>
          <w:rFonts w:asciiTheme="minorHAnsi" w:eastAsiaTheme="minorEastAsia" w:hAnsiTheme="minorHAnsi" w:cstheme="minorBidi"/>
          <w:bCs w:val="0"/>
          <w:sz w:val="22"/>
          <w:szCs w:val="22"/>
          <w:lang w:val="en-US" w:eastAsia="en-US"/>
        </w:rPr>
      </w:pPr>
      <w:hyperlink w:anchor="_Toc148382811" w:history="1">
        <w:r w:rsidR="00225F01" w:rsidRPr="00210A2A">
          <w:rPr>
            <w:rStyle w:val="Hyperlink"/>
            <w:lang w:val="en-US"/>
          </w:rPr>
          <w:t>Figure 12: Simulated and real network in 2013</w:t>
        </w:r>
        <w:r w:rsidR="00225F01">
          <w:rPr>
            <w:webHidden/>
          </w:rPr>
          <w:tab/>
        </w:r>
        <w:r w:rsidR="00225F01">
          <w:rPr>
            <w:webHidden/>
          </w:rPr>
          <w:fldChar w:fldCharType="begin"/>
        </w:r>
        <w:r w:rsidR="00225F01">
          <w:rPr>
            <w:webHidden/>
          </w:rPr>
          <w:instrText xml:space="preserve"> PAGEREF _Toc148382811 \h </w:instrText>
        </w:r>
        <w:r w:rsidR="00225F01">
          <w:rPr>
            <w:webHidden/>
          </w:rPr>
        </w:r>
        <w:r w:rsidR="00225F01">
          <w:rPr>
            <w:webHidden/>
          </w:rPr>
          <w:fldChar w:fldCharType="separate"/>
        </w:r>
        <w:r w:rsidR="00225F01">
          <w:rPr>
            <w:webHidden/>
          </w:rPr>
          <w:t>43</w:t>
        </w:r>
        <w:r w:rsidR="00225F01">
          <w:rPr>
            <w:webHidden/>
          </w:rPr>
          <w:fldChar w:fldCharType="end"/>
        </w:r>
      </w:hyperlink>
    </w:p>
    <w:p w14:paraId="79E8A5B4" w14:textId="6BCE158E" w:rsidR="00225F01" w:rsidRDefault="00000000">
      <w:pPr>
        <w:pStyle w:val="TableofFigures"/>
        <w:rPr>
          <w:rFonts w:asciiTheme="minorHAnsi" w:eastAsiaTheme="minorEastAsia" w:hAnsiTheme="minorHAnsi" w:cstheme="minorBidi"/>
          <w:bCs w:val="0"/>
          <w:sz w:val="22"/>
          <w:szCs w:val="22"/>
          <w:lang w:val="en-US" w:eastAsia="en-US"/>
        </w:rPr>
      </w:pPr>
      <w:hyperlink w:anchor="_Toc148382812" w:history="1">
        <w:r w:rsidR="00225F01" w:rsidRPr="00210A2A">
          <w:rPr>
            <w:rStyle w:val="Hyperlink"/>
            <w:lang w:val="en-US"/>
          </w:rPr>
          <w:t>Figure 13: Simulated and real network in 2014</w:t>
        </w:r>
        <w:r w:rsidR="00225F01">
          <w:rPr>
            <w:webHidden/>
          </w:rPr>
          <w:tab/>
        </w:r>
        <w:r w:rsidR="00225F01">
          <w:rPr>
            <w:webHidden/>
          </w:rPr>
          <w:fldChar w:fldCharType="begin"/>
        </w:r>
        <w:r w:rsidR="00225F01">
          <w:rPr>
            <w:webHidden/>
          </w:rPr>
          <w:instrText xml:space="preserve"> PAGEREF _Toc148382812 \h </w:instrText>
        </w:r>
        <w:r w:rsidR="00225F01">
          <w:rPr>
            <w:webHidden/>
          </w:rPr>
        </w:r>
        <w:r w:rsidR="00225F01">
          <w:rPr>
            <w:webHidden/>
          </w:rPr>
          <w:fldChar w:fldCharType="separate"/>
        </w:r>
        <w:r w:rsidR="00225F01">
          <w:rPr>
            <w:webHidden/>
          </w:rPr>
          <w:t>44</w:t>
        </w:r>
        <w:r w:rsidR="00225F01">
          <w:rPr>
            <w:webHidden/>
          </w:rPr>
          <w:fldChar w:fldCharType="end"/>
        </w:r>
      </w:hyperlink>
    </w:p>
    <w:p w14:paraId="6D29F2E8" w14:textId="7A9EBD38" w:rsidR="00225F01" w:rsidRDefault="00000000">
      <w:pPr>
        <w:pStyle w:val="TableofFigures"/>
        <w:rPr>
          <w:rFonts w:asciiTheme="minorHAnsi" w:eastAsiaTheme="minorEastAsia" w:hAnsiTheme="minorHAnsi" w:cstheme="minorBidi"/>
          <w:bCs w:val="0"/>
          <w:sz w:val="22"/>
          <w:szCs w:val="22"/>
          <w:lang w:val="en-US" w:eastAsia="en-US"/>
        </w:rPr>
      </w:pPr>
      <w:hyperlink w:anchor="_Toc148382813" w:history="1">
        <w:r w:rsidR="00225F01" w:rsidRPr="00210A2A">
          <w:rPr>
            <w:rStyle w:val="Hyperlink"/>
            <w:lang w:val="en-US"/>
          </w:rPr>
          <w:t>Figure 14: Simulated and real network in 2015</w:t>
        </w:r>
        <w:r w:rsidR="00225F01">
          <w:rPr>
            <w:webHidden/>
          </w:rPr>
          <w:tab/>
        </w:r>
        <w:r w:rsidR="00225F01">
          <w:rPr>
            <w:webHidden/>
          </w:rPr>
          <w:fldChar w:fldCharType="begin"/>
        </w:r>
        <w:r w:rsidR="00225F01">
          <w:rPr>
            <w:webHidden/>
          </w:rPr>
          <w:instrText xml:space="preserve"> PAGEREF _Toc148382813 \h </w:instrText>
        </w:r>
        <w:r w:rsidR="00225F01">
          <w:rPr>
            <w:webHidden/>
          </w:rPr>
        </w:r>
        <w:r w:rsidR="00225F01">
          <w:rPr>
            <w:webHidden/>
          </w:rPr>
          <w:fldChar w:fldCharType="separate"/>
        </w:r>
        <w:r w:rsidR="00225F01">
          <w:rPr>
            <w:webHidden/>
          </w:rPr>
          <w:t>45</w:t>
        </w:r>
        <w:r w:rsidR="00225F01">
          <w:rPr>
            <w:webHidden/>
          </w:rPr>
          <w:fldChar w:fldCharType="end"/>
        </w:r>
      </w:hyperlink>
    </w:p>
    <w:p w14:paraId="7D58ACAF" w14:textId="489234F1" w:rsidR="00225F01" w:rsidRDefault="00000000">
      <w:pPr>
        <w:pStyle w:val="TableofFigures"/>
        <w:rPr>
          <w:rFonts w:asciiTheme="minorHAnsi" w:eastAsiaTheme="minorEastAsia" w:hAnsiTheme="minorHAnsi" w:cstheme="minorBidi"/>
          <w:bCs w:val="0"/>
          <w:sz w:val="22"/>
          <w:szCs w:val="22"/>
          <w:lang w:val="en-US" w:eastAsia="en-US"/>
        </w:rPr>
      </w:pPr>
      <w:hyperlink w:anchor="_Toc148382814" w:history="1">
        <w:r w:rsidR="00225F01" w:rsidRPr="00210A2A">
          <w:rPr>
            <w:rStyle w:val="Hyperlink"/>
            <w:lang w:val="en-US"/>
          </w:rPr>
          <w:t>Figure 15: Simulated and real network in 2016</w:t>
        </w:r>
        <w:r w:rsidR="00225F01">
          <w:rPr>
            <w:webHidden/>
          </w:rPr>
          <w:tab/>
        </w:r>
        <w:r w:rsidR="00225F01">
          <w:rPr>
            <w:webHidden/>
          </w:rPr>
          <w:fldChar w:fldCharType="begin"/>
        </w:r>
        <w:r w:rsidR="00225F01">
          <w:rPr>
            <w:webHidden/>
          </w:rPr>
          <w:instrText xml:space="preserve"> PAGEREF _Toc148382814 \h </w:instrText>
        </w:r>
        <w:r w:rsidR="00225F01">
          <w:rPr>
            <w:webHidden/>
          </w:rPr>
        </w:r>
        <w:r w:rsidR="00225F01">
          <w:rPr>
            <w:webHidden/>
          </w:rPr>
          <w:fldChar w:fldCharType="separate"/>
        </w:r>
        <w:r w:rsidR="00225F01">
          <w:rPr>
            <w:webHidden/>
          </w:rPr>
          <w:t>46</w:t>
        </w:r>
        <w:r w:rsidR="00225F01">
          <w:rPr>
            <w:webHidden/>
          </w:rPr>
          <w:fldChar w:fldCharType="end"/>
        </w:r>
      </w:hyperlink>
    </w:p>
    <w:p w14:paraId="4DE59FE6" w14:textId="78DA3E59" w:rsidR="00225F01" w:rsidRDefault="00000000">
      <w:pPr>
        <w:pStyle w:val="TableofFigures"/>
        <w:rPr>
          <w:rFonts w:asciiTheme="minorHAnsi" w:eastAsiaTheme="minorEastAsia" w:hAnsiTheme="minorHAnsi" w:cstheme="minorBidi"/>
          <w:bCs w:val="0"/>
          <w:sz w:val="22"/>
          <w:szCs w:val="22"/>
          <w:lang w:val="en-US" w:eastAsia="en-US"/>
        </w:rPr>
      </w:pPr>
      <w:hyperlink w:anchor="_Toc148382815" w:history="1">
        <w:r w:rsidR="00225F01" w:rsidRPr="00210A2A">
          <w:rPr>
            <w:rStyle w:val="Hyperlink"/>
            <w:lang w:val="en-US"/>
          </w:rPr>
          <w:t>Figure 16: Simulated and real network in 2017</w:t>
        </w:r>
        <w:r w:rsidR="00225F01">
          <w:rPr>
            <w:webHidden/>
          </w:rPr>
          <w:tab/>
        </w:r>
        <w:r w:rsidR="00225F01">
          <w:rPr>
            <w:webHidden/>
          </w:rPr>
          <w:fldChar w:fldCharType="begin"/>
        </w:r>
        <w:r w:rsidR="00225F01">
          <w:rPr>
            <w:webHidden/>
          </w:rPr>
          <w:instrText xml:space="preserve"> PAGEREF _Toc148382815 \h </w:instrText>
        </w:r>
        <w:r w:rsidR="00225F01">
          <w:rPr>
            <w:webHidden/>
          </w:rPr>
        </w:r>
        <w:r w:rsidR="00225F01">
          <w:rPr>
            <w:webHidden/>
          </w:rPr>
          <w:fldChar w:fldCharType="separate"/>
        </w:r>
        <w:r w:rsidR="00225F01">
          <w:rPr>
            <w:webHidden/>
          </w:rPr>
          <w:t>47</w:t>
        </w:r>
        <w:r w:rsidR="00225F01">
          <w:rPr>
            <w:webHidden/>
          </w:rPr>
          <w:fldChar w:fldCharType="end"/>
        </w:r>
      </w:hyperlink>
    </w:p>
    <w:p w14:paraId="7D340ACD" w14:textId="11D4A202" w:rsidR="00225F01" w:rsidRDefault="00000000">
      <w:pPr>
        <w:pStyle w:val="TableofFigures"/>
        <w:rPr>
          <w:rFonts w:asciiTheme="minorHAnsi" w:eastAsiaTheme="minorEastAsia" w:hAnsiTheme="minorHAnsi" w:cstheme="minorBidi"/>
          <w:bCs w:val="0"/>
          <w:sz w:val="22"/>
          <w:szCs w:val="22"/>
          <w:lang w:val="en-US" w:eastAsia="en-US"/>
        </w:rPr>
      </w:pPr>
      <w:hyperlink w:anchor="_Toc148382816" w:history="1">
        <w:r w:rsidR="00225F01" w:rsidRPr="00210A2A">
          <w:rPr>
            <w:rStyle w:val="Hyperlink"/>
            <w:lang w:val="en-US"/>
          </w:rPr>
          <w:t>Figure 17: Cumulative histogram per year</w:t>
        </w:r>
        <w:r w:rsidR="00225F01">
          <w:rPr>
            <w:webHidden/>
          </w:rPr>
          <w:tab/>
        </w:r>
        <w:r w:rsidR="00225F01">
          <w:rPr>
            <w:webHidden/>
          </w:rPr>
          <w:fldChar w:fldCharType="begin"/>
        </w:r>
        <w:r w:rsidR="00225F01">
          <w:rPr>
            <w:webHidden/>
          </w:rPr>
          <w:instrText xml:space="preserve"> PAGEREF _Toc148382816 \h </w:instrText>
        </w:r>
        <w:r w:rsidR="00225F01">
          <w:rPr>
            <w:webHidden/>
          </w:rPr>
        </w:r>
        <w:r w:rsidR="00225F01">
          <w:rPr>
            <w:webHidden/>
          </w:rPr>
          <w:fldChar w:fldCharType="separate"/>
        </w:r>
        <w:r w:rsidR="00225F01">
          <w:rPr>
            <w:webHidden/>
          </w:rPr>
          <w:t>49</w:t>
        </w:r>
        <w:r w:rsidR="00225F01">
          <w:rPr>
            <w:webHidden/>
          </w:rPr>
          <w:fldChar w:fldCharType="end"/>
        </w:r>
      </w:hyperlink>
    </w:p>
    <w:p w14:paraId="508F48EB" w14:textId="5AA62A1B" w:rsidR="00225F01" w:rsidRDefault="00000000">
      <w:pPr>
        <w:pStyle w:val="TableofFigures"/>
        <w:rPr>
          <w:rFonts w:asciiTheme="minorHAnsi" w:eastAsiaTheme="minorEastAsia" w:hAnsiTheme="minorHAnsi" w:cstheme="minorBidi"/>
          <w:bCs w:val="0"/>
          <w:sz w:val="22"/>
          <w:szCs w:val="22"/>
          <w:lang w:val="en-US" w:eastAsia="en-US"/>
        </w:rPr>
      </w:pPr>
      <w:hyperlink w:anchor="_Toc148382817" w:history="1">
        <w:r w:rsidR="00225F01" w:rsidRPr="00210A2A">
          <w:rPr>
            <w:rStyle w:val="Hyperlink"/>
            <w:lang w:val="en-US"/>
          </w:rPr>
          <w:t>Figure 18: Cumulative histogram per year divided into Normal and Fast charging</w:t>
        </w:r>
        <w:r w:rsidR="00225F01">
          <w:rPr>
            <w:webHidden/>
          </w:rPr>
          <w:tab/>
        </w:r>
        <w:r w:rsidR="00225F01">
          <w:rPr>
            <w:webHidden/>
          </w:rPr>
          <w:fldChar w:fldCharType="begin"/>
        </w:r>
        <w:r w:rsidR="00225F01">
          <w:rPr>
            <w:webHidden/>
          </w:rPr>
          <w:instrText xml:space="preserve"> PAGEREF _Toc148382817 \h </w:instrText>
        </w:r>
        <w:r w:rsidR="00225F01">
          <w:rPr>
            <w:webHidden/>
          </w:rPr>
        </w:r>
        <w:r w:rsidR="00225F01">
          <w:rPr>
            <w:webHidden/>
          </w:rPr>
          <w:fldChar w:fldCharType="separate"/>
        </w:r>
        <w:r w:rsidR="00225F01">
          <w:rPr>
            <w:webHidden/>
          </w:rPr>
          <w:t>49</w:t>
        </w:r>
        <w:r w:rsidR="00225F01">
          <w:rPr>
            <w:webHidden/>
          </w:rPr>
          <w:fldChar w:fldCharType="end"/>
        </w:r>
      </w:hyperlink>
    </w:p>
    <w:p w14:paraId="23ED2F52" w14:textId="3E7D6734" w:rsidR="00225F01" w:rsidRDefault="00000000">
      <w:pPr>
        <w:pStyle w:val="TableofFigures"/>
        <w:rPr>
          <w:rFonts w:asciiTheme="minorHAnsi" w:eastAsiaTheme="minorEastAsia" w:hAnsiTheme="minorHAnsi" w:cstheme="minorBidi"/>
          <w:bCs w:val="0"/>
          <w:sz w:val="22"/>
          <w:szCs w:val="22"/>
          <w:lang w:val="en-US" w:eastAsia="en-US"/>
        </w:rPr>
      </w:pPr>
      <w:hyperlink w:anchor="_Toc148382818" w:history="1">
        <w:r w:rsidR="00225F01" w:rsidRPr="00210A2A">
          <w:rPr>
            <w:rStyle w:val="Hyperlink"/>
            <w:lang w:val="en-US"/>
          </w:rPr>
          <w:t>Figure 19: Power clustering histogram per year</w:t>
        </w:r>
        <w:r w:rsidR="00225F01">
          <w:rPr>
            <w:webHidden/>
          </w:rPr>
          <w:tab/>
        </w:r>
        <w:r w:rsidR="00225F01">
          <w:rPr>
            <w:webHidden/>
          </w:rPr>
          <w:fldChar w:fldCharType="begin"/>
        </w:r>
        <w:r w:rsidR="00225F01">
          <w:rPr>
            <w:webHidden/>
          </w:rPr>
          <w:instrText xml:space="preserve"> PAGEREF _Toc148382818 \h </w:instrText>
        </w:r>
        <w:r w:rsidR="00225F01">
          <w:rPr>
            <w:webHidden/>
          </w:rPr>
        </w:r>
        <w:r w:rsidR="00225F01">
          <w:rPr>
            <w:webHidden/>
          </w:rPr>
          <w:fldChar w:fldCharType="separate"/>
        </w:r>
        <w:r w:rsidR="00225F01">
          <w:rPr>
            <w:webHidden/>
          </w:rPr>
          <w:t>49</w:t>
        </w:r>
        <w:r w:rsidR="00225F01">
          <w:rPr>
            <w:webHidden/>
          </w:rPr>
          <w:fldChar w:fldCharType="end"/>
        </w:r>
      </w:hyperlink>
    </w:p>
    <w:p w14:paraId="5D3D2F5C" w14:textId="1A7F1FBA" w:rsidR="00225F01" w:rsidRDefault="00000000">
      <w:pPr>
        <w:pStyle w:val="TableofFigures"/>
        <w:rPr>
          <w:rFonts w:asciiTheme="minorHAnsi" w:eastAsiaTheme="minorEastAsia" w:hAnsiTheme="minorHAnsi" w:cstheme="minorBidi"/>
          <w:bCs w:val="0"/>
          <w:sz w:val="22"/>
          <w:szCs w:val="22"/>
          <w:lang w:val="en-US" w:eastAsia="en-US"/>
        </w:rPr>
      </w:pPr>
      <w:hyperlink w:anchor="_Toc148382819" w:history="1">
        <w:r w:rsidR="00225F01" w:rsidRPr="00210A2A">
          <w:rPr>
            <w:rStyle w:val="Hyperlink"/>
            <w:lang w:val="en-US"/>
          </w:rPr>
          <w:t>Figure 20: Charging Type clustering per year</w:t>
        </w:r>
        <w:r w:rsidR="00225F01">
          <w:rPr>
            <w:webHidden/>
          </w:rPr>
          <w:tab/>
        </w:r>
        <w:r w:rsidR="00225F01">
          <w:rPr>
            <w:webHidden/>
          </w:rPr>
          <w:fldChar w:fldCharType="begin"/>
        </w:r>
        <w:r w:rsidR="00225F01">
          <w:rPr>
            <w:webHidden/>
          </w:rPr>
          <w:instrText xml:space="preserve"> PAGEREF _Toc148382819 \h </w:instrText>
        </w:r>
        <w:r w:rsidR="00225F01">
          <w:rPr>
            <w:webHidden/>
          </w:rPr>
        </w:r>
        <w:r w:rsidR="00225F01">
          <w:rPr>
            <w:webHidden/>
          </w:rPr>
          <w:fldChar w:fldCharType="separate"/>
        </w:r>
        <w:r w:rsidR="00225F01">
          <w:rPr>
            <w:webHidden/>
          </w:rPr>
          <w:t>50</w:t>
        </w:r>
        <w:r w:rsidR="00225F01">
          <w:rPr>
            <w:webHidden/>
          </w:rPr>
          <w:fldChar w:fldCharType="end"/>
        </w:r>
      </w:hyperlink>
    </w:p>
    <w:p w14:paraId="6144105C" w14:textId="0F4EBCB5" w:rsidR="00AA427A" w:rsidRPr="00B61C9D" w:rsidRDefault="004D2F00" w:rsidP="00F54AD7">
      <w:pPr>
        <w:rPr>
          <w:lang w:val="en-US" w:eastAsia="de-DE"/>
        </w:rPr>
        <w:sectPr w:rsidR="00AA427A" w:rsidRPr="00B61C9D" w:rsidSect="00FC747D">
          <w:headerReference w:type="default" r:id="rId17"/>
          <w:headerReference w:type="first" r:id="rId18"/>
          <w:pgSz w:w="11906" w:h="16838" w:code="9"/>
          <w:pgMar w:top="1134" w:right="1134" w:bottom="1134" w:left="1134" w:header="720" w:footer="720" w:gutter="0"/>
          <w:pgNumType w:fmt="upperRoman"/>
          <w:cols w:space="720"/>
        </w:sectPr>
      </w:pPr>
      <w:r>
        <w:rPr>
          <w:noProof/>
          <w:lang w:val="en-US" w:eastAsia="de-DE"/>
        </w:rPr>
        <w:fldChar w:fldCharType="end"/>
      </w:r>
    </w:p>
    <w:p w14:paraId="50E80124" w14:textId="18F18A73" w:rsidR="00840DDF" w:rsidRPr="00B61C9D" w:rsidRDefault="00EC14B7">
      <w:pPr>
        <w:pStyle w:val="Heading1"/>
        <w:numPr>
          <w:ilvl w:val="0"/>
          <w:numId w:val="0"/>
        </w:numPr>
        <w:rPr>
          <w:lang w:val="en-US"/>
        </w:rPr>
      </w:pPr>
      <w:bookmarkStart w:id="30" w:name="_Toc148382761"/>
      <w:r w:rsidRPr="00B61C9D">
        <w:rPr>
          <w:lang w:val="en-US"/>
        </w:rPr>
        <w:lastRenderedPageBreak/>
        <w:t xml:space="preserve">List of </w:t>
      </w:r>
      <w:r w:rsidR="00FE5B7D">
        <w:rPr>
          <w:lang w:val="en-US"/>
        </w:rPr>
        <w:t>T</w:t>
      </w:r>
      <w:r w:rsidRPr="00B61C9D">
        <w:rPr>
          <w:lang w:val="en-US"/>
        </w:rPr>
        <w:t>ables</w:t>
      </w:r>
      <w:bookmarkStart w:id="31" w:name="_Toc492886462"/>
      <w:bookmarkEnd w:id="27"/>
      <w:bookmarkEnd w:id="28"/>
      <w:bookmarkEnd w:id="29"/>
      <w:bookmarkEnd w:id="30"/>
    </w:p>
    <w:p w14:paraId="43C50A77" w14:textId="253DFC4F" w:rsidR="00225F01" w:rsidRDefault="004C7D59">
      <w:pPr>
        <w:pStyle w:val="TableofFigures"/>
        <w:rPr>
          <w:rFonts w:asciiTheme="minorHAnsi" w:eastAsiaTheme="minorEastAsia" w:hAnsiTheme="minorHAnsi" w:cstheme="minorBidi"/>
          <w:bCs w:val="0"/>
          <w:sz w:val="22"/>
          <w:szCs w:val="22"/>
          <w:lang w:val="en-US" w:eastAsia="en-US"/>
        </w:rPr>
      </w:pPr>
      <w:r w:rsidRPr="00B61C9D">
        <w:rPr>
          <w:lang w:val="en-US"/>
        </w:rPr>
        <w:fldChar w:fldCharType="begin"/>
      </w:r>
      <w:r w:rsidR="00EC14B7" w:rsidRPr="00B61C9D">
        <w:rPr>
          <w:lang w:val="en-US"/>
        </w:rPr>
        <w:instrText xml:space="preserve"> TOC \h \z \c "Tabelle" </w:instrText>
      </w:r>
      <w:r w:rsidRPr="00B61C9D">
        <w:rPr>
          <w:lang w:val="en-US"/>
        </w:rPr>
        <w:fldChar w:fldCharType="separate"/>
      </w:r>
      <w:hyperlink w:anchor="_Toc148382820" w:history="1">
        <w:r w:rsidR="00225F01" w:rsidRPr="002A1BEC">
          <w:rPr>
            <w:rStyle w:val="Hyperlink"/>
            <w:lang w:val="en-US"/>
          </w:rPr>
          <w:t>Table 1: Characteristics of the different network created</w:t>
        </w:r>
        <w:r w:rsidR="00225F01">
          <w:rPr>
            <w:webHidden/>
          </w:rPr>
          <w:tab/>
        </w:r>
        <w:r w:rsidR="00225F01">
          <w:rPr>
            <w:webHidden/>
          </w:rPr>
          <w:fldChar w:fldCharType="begin"/>
        </w:r>
        <w:r w:rsidR="00225F01">
          <w:rPr>
            <w:webHidden/>
          </w:rPr>
          <w:instrText xml:space="preserve"> PAGEREF _Toc148382820 \h </w:instrText>
        </w:r>
        <w:r w:rsidR="00225F01">
          <w:rPr>
            <w:webHidden/>
          </w:rPr>
        </w:r>
        <w:r w:rsidR="00225F01">
          <w:rPr>
            <w:webHidden/>
          </w:rPr>
          <w:fldChar w:fldCharType="separate"/>
        </w:r>
        <w:r w:rsidR="00225F01">
          <w:rPr>
            <w:webHidden/>
          </w:rPr>
          <w:t>29</w:t>
        </w:r>
        <w:r w:rsidR="00225F01">
          <w:rPr>
            <w:webHidden/>
          </w:rPr>
          <w:fldChar w:fldCharType="end"/>
        </w:r>
      </w:hyperlink>
    </w:p>
    <w:p w14:paraId="792F5915" w14:textId="77640538" w:rsidR="00225F01" w:rsidRDefault="00000000">
      <w:pPr>
        <w:pStyle w:val="TableofFigures"/>
        <w:rPr>
          <w:rFonts w:asciiTheme="minorHAnsi" w:eastAsiaTheme="minorEastAsia" w:hAnsiTheme="minorHAnsi" w:cstheme="minorBidi"/>
          <w:bCs w:val="0"/>
          <w:sz w:val="22"/>
          <w:szCs w:val="22"/>
          <w:lang w:val="en-US" w:eastAsia="en-US"/>
        </w:rPr>
      </w:pPr>
      <w:hyperlink w:anchor="_Toc148382821" w:history="1">
        <w:r w:rsidR="00225F01" w:rsidRPr="002A1BEC">
          <w:rPr>
            <w:rStyle w:val="Hyperlink"/>
            <w:lang w:val="en-US"/>
          </w:rPr>
          <w:t>Table 2: Comparison between the obtained network and the real network in 2015</w:t>
        </w:r>
        <w:r w:rsidR="00225F01">
          <w:rPr>
            <w:webHidden/>
          </w:rPr>
          <w:tab/>
        </w:r>
        <w:r w:rsidR="00225F01">
          <w:rPr>
            <w:webHidden/>
          </w:rPr>
          <w:fldChar w:fldCharType="begin"/>
        </w:r>
        <w:r w:rsidR="00225F01">
          <w:rPr>
            <w:webHidden/>
          </w:rPr>
          <w:instrText xml:space="preserve"> PAGEREF _Toc148382821 \h </w:instrText>
        </w:r>
        <w:r w:rsidR="00225F01">
          <w:rPr>
            <w:webHidden/>
          </w:rPr>
        </w:r>
        <w:r w:rsidR="00225F01">
          <w:rPr>
            <w:webHidden/>
          </w:rPr>
          <w:fldChar w:fldCharType="separate"/>
        </w:r>
        <w:r w:rsidR="00225F01">
          <w:rPr>
            <w:webHidden/>
          </w:rPr>
          <w:t>33</w:t>
        </w:r>
        <w:r w:rsidR="00225F01">
          <w:rPr>
            <w:webHidden/>
          </w:rPr>
          <w:fldChar w:fldCharType="end"/>
        </w:r>
      </w:hyperlink>
    </w:p>
    <w:p w14:paraId="28798360" w14:textId="5554E4BD" w:rsidR="00225F01" w:rsidRDefault="00000000">
      <w:pPr>
        <w:pStyle w:val="TableofFigures"/>
        <w:rPr>
          <w:rFonts w:asciiTheme="minorHAnsi" w:eastAsiaTheme="minorEastAsia" w:hAnsiTheme="minorHAnsi" w:cstheme="minorBidi"/>
          <w:bCs w:val="0"/>
          <w:sz w:val="22"/>
          <w:szCs w:val="22"/>
          <w:lang w:val="en-US" w:eastAsia="en-US"/>
        </w:rPr>
      </w:pPr>
      <w:hyperlink w:anchor="_Toc148382822" w:history="1">
        <w:r w:rsidR="00225F01" w:rsidRPr="002A1BEC">
          <w:rPr>
            <w:rStyle w:val="Hyperlink"/>
            <w:lang w:val="en-US"/>
          </w:rPr>
          <w:t>Table 3: Parameters comparison between the obtained network and the real network in 2011</w:t>
        </w:r>
        <w:r w:rsidR="00225F01">
          <w:rPr>
            <w:webHidden/>
          </w:rPr>
          <w:tab/>
        </w:r>
        <w:r w:rsidR="00225F01">
          <w:rPr>
            <w:webHidden/>
          </w:rPr>
          <w:fldChar w:fldCharType="begin"/>
        </w:r>
        <w:r w:rsidR="00225F01">
          <w:rPr>
            <w:webHidden/>
          </w:rPr>
          <w:instrText xml:space="preserve"> PAGEREF _Toc148382822 \h </w:instrText>
        </w:r>
        <w:r w:rsidR="00225F01">
          <w:rPr>
            <w:webHidden/>
          </w:rPr>
        </w:r>
        <w:r w:rsidR="00225F01">
          <w:rPr>
            <w:webHidden/>
          </w:rPr>
          <w:fldChar w:fldCharType="separate"/>
        </w:r>
        <w:r w:rsidR="00225F01">
          <w:rPr>
            <w:webHidden/>
          </w:rPr>
          <w:t>41</w:t>
        </w:r>
        <w:r w:rsidR="00225F01">
          <w:rPr>
            <w:webHidden/>
          </w:rPr>
          <w:fldChar w:fldCharType="end"/>
        </w:r>
      </w:hyperlink>
    </w:p>
    <w:p w14:paraId="58B1C062" w14:textId="627E34DF" w:rsidR="00225F01" w:rsidRDefault="00000000">
      <w:pPr>
        <w:pStyle w:val="TableofFigures"/>
        <w:rPr>
          <w:rFonts w:asciiTheme="minorHAnsi" w:eastAsiaTheme="minorEastAsia" w:hAnsiTheme="minorHAnsi" w:cstheme="minorBidi"/>
          <w:bCs w:val="0"/>
          <w:sz w:val="22"/>
          <w:szCs w:val="22"/>
          <w:lang w:val="en-US" w:eastAsia="en-US"/>
        </w:rPr>
      </w:pPr>
      <w:hyperlink w:anchor="_Toc148382823" w:history="1">
        <w:r w:rsidR="00225F01" w:rsidRPr="002A1BEC">
          <w:rPr>
            <w:rStyle w:val="Hyperlink"/>
            <w:lang w:val="en-US"/>
          </w:rPr>
          <w:t>Table 4: Parameters comparison between the obtained network and the real network in 2012</w:t>
        </w:r>
        <w:r w:rsidR="00225F01">
          <w:rPr>
            <w:webHidden/>
          </w:rPr>
          <w:tab/>
        </w:r>
        <w:r w:rsidR="00225F01">
          <w:rPr>
            <w:webHidden/>
          </w:rPr>
          <w:fldChar w:fldCharType="begin"/>
        </w:r>
        <w:r w:rsidR="00225F01">
          <w:rPr>
            <w:webHidden/>
          </w:rPr>
          <w:instrText xml:space="preserve"> PAGEREF _Toc148382823 \h </w:instrText>
        </w:r>
        <w:r w:rsidR="00225F01">
          <w:rPr>
            <w:webHidden/>
          </w:rPr>
        </w:r>
        <w:r w:rsidR="00225F01">
          <w:rPr>
            <w:webHidden/>
          </w:rPr>
          <w:fldChar w:fldCharType="separate"/>
        </w:r>
        <w:r w:rsidR="00225F01">
          <w:rPr>
            <w:webHidden/>
          </w:rPr>
          <w:t>42</w:t>
        </w:r>
        <w:r w:rsidR="00225F01">
          <w:rPr>
            <w:webHidden/>
          </w:rPr>
          <w:fldChar w:fldCharType="end"/>
        </w:r>
      </w:hyperlink>
    </w:p>
    <w:p w14:paraId="362E4685" w14:textId="33EA0E80" w:rsidR="00225F01" w:rsidRDefault="00000000">
      <w:pPr>
        <w:pStyle w:val="TableofFigures"/>
        <w:rPr>
          <w:rFonts w:asciiTheme="minorHAnsi" w:eastAsiaTheme="minorEastAsia" w:hAnsiTheme="minorHAnsi" w:cstheme="minorBidi"/>
          <w:bCs w:val="0"/>
          <w:sz w:val="22"/>
          <w:szCs w:val="22"/>
          <w:lang w:val="en-US" w:eastAsia="en-US"/>
        </w:rPr>
      </w:pPr>
      <w:hyperlink w:anchor="_Toc148382824" w:history="1">
        <w:r w:rsidR="00225F01" w:rsidRPr="002A1BEC">
          <w:rPr>
            <w:rStyle w:val="Hyperlink"/>
            <w:lang w:val="en-US"/>
          </w:rPr>
          <w:t>Table 5: Parameters comparison between the obtained network and the real network in 2013</w:t>
        </w:r>
        <w:r w:rsidR="00225F01">
          <w:rPr>
            <w:webHidden/>
          </w:rPr>
          <w:tab/>
        </w:r>
        <w:r w:rsidR="00225F01">
          <w:rPr>
            <w:webHidden/>
          </w:rPr>
          <w:fldChar w:fldCharType="begin"/>
        </w:r>
        <w:r w:rsidR="00225F01">
          <w:rPr>
            <w:webHidden/>
          </w:rPr>
          <w:instrText xml:space="preserve"> PAGEREF _Toc148382824 \h </w:instrText>
        </w:r>
        <w:r w:rsidR="00225F01">
          <w:rPr>
            <w:webHidden/>
          </w:rPr>
        </w:r>
        <w:r w:rsidR="00225F01">
          <w:rPr>
            <w:webHidden/>
          </w:rPr>
          <w:fldChar w:fldCharType="separate"/>
        </w:r>
        <w:r w:rsidR="00225F01">
          <w:rPr>
            <w:webHidden/>
          </w:rPr>
          <w:t>43</w:t>
        </w:r>
        <w:r w:rsidR="00225F01">
          <w:rPr>
            <w:webHidden/>
          </w:rPr>
          <w:fldChar w:fldCharType="end"/>
        </w:r>
      </w:hyperlink>
    </w:p>
    <w:p w14:paraId="28542AC5" w14:textId="0B325B66" w:rsidR="00225F01" w:rsidRDefault="00000000">
      <w:pPr>
        <w:pStyle w:val="TableofFigures"/>
        <w:rPr>
          <w:rFonts w:asciiTheme="minorHAnsi" w:eastAsiaTheme="minorEastAsia" w:hAnsiTheme="minorHAnsi" w:cstheme="minorBidi"/>
          <w:bCs w:val="0"/>
          <w:sz w:val="22"/>
          <w:szCs w:val="22"/>
          <w:lang w:val="en-US" w:eastAsia="en-US"/>
        </w:rPr>
      </w:pPr>
      <w:hyperlink w:anchor="_Toc148382825" w:history="1">
        <w:r w:rsidR="00225F01" w:rsidRPr="002A1BEC">
          <w:rPr>
            <w:rStyle w:val="Hyperlink"/>
            <w:lang w:val="en-US"/>
          </w:rPr>
          <w:t>Table 6: Parameters comparison between the obtained network and the real network in 2014</w:t>
        </w:r>
        <w:r w:rsidR="00225F01">
          <w:rPr>
            <w:webHidden/>
          </w:rPr>
          <w:tab/>
        </w:r>
        <w:r w:rsidR="00225F01">
          <w:rPr>
            <w:webHidden/>
          </w:rPr>
          <w:fldChar w:fldCharType="begin"/>
        </w:r>
        <w:r w:rsidR="00225F01">
          <w:rPr>
            <w:webHidden/>
          </w:rPr>
          <w:instrText xml:space="preserve"> PAGEREF _Toc148382825 \h </w:instrText>
        </w:r>
        <w:r w:rsidR="00225F01">
          <w:rPr>
            <w:webHidden/>
          </w:rPr>
        </w:r>
        <w:r w:rsidR="00225F01">
          <w:rPr>
            <w:webHidden/>
          </w:rPr>
          <w:fldChar w:fldCharType="separate"/>
        </w:r>
        <w:r w:rsidR="00225F01">
          <w:rPr>
            <w:webHidden/>
          </w:rPr>
          <w:t>44</w:t>
        </w:r>
        <w:r w:rsidR="00225F01">
          <w:rPr>
            <w:webHidden/>
          </w:rPr>
          <w:fldChar w:fldCharType="end"/>
        </w:r>
      </w:hyperlink>
    </w:p>
    <w:p w14:paraId="3FF981DC" w14:textId="68023BB2" w:rsidR="00225F01" w:rsidRDefault="00000000">
      <w:pPr>
        <w:pStyle w:val="TableofFigures"/>
        <w:rPr>
          <w:rFonts w:asciiTheme="minorHAnsi" w:eastAsiaTheme="minorEastAsia" w:hAnsiTheme="minorHAnsi" w:cstheme="minorBidi"/>
          <w:bCs w:val="0"/>
          <w:sz w:val="22"/>
          <w:szCs w:val="22"/>
          <w:lang w:val="en-US" w:eastAsia="en-US"/>
        </w:rPr>
      </w:pPr>
      <w:hyperlink w:anchor="_Toc148382826" w:history="1">
        <w:r w:rsidR="00225F01" w:rsidRPr="002A1BEC">
          <w:rPr>
            <w:rStyle w:val="Hyperlink"/>
            <w:lang w:val="en-US"/>
          </w:rPr>
          <w:t>Table 7: Parameters comparison between the obtained network and the real network in 2015</w:t>
        </w:r>
        <w:r w:rsidR="00225F01">
          <w:rPr>
            <w:webHidden/>
          </w:rPr>
          <w:tab/>
        </w:r>
        <w:r w:rsidR="00225F01">
          <w:rPr>
            <w:webHidden/>
          </w:rPr>
          <w:fldChar w:fldCharType="begin"/>
        </w:r>
        <w:r w:rsidR="00225F01">
          <w:rPr>
            <w:webHidden/>
          </w:rPr>
          <w:instrText xml:space="preserve"> PAGEREF _Toc148382826 \h </w:instrText>
        </w:r>
        <w:r w:rsidR="00225F01">
          <w:rPr>
            <w:webHidden/>
          </w:rPr>
        </w:r>
        <w:r w:rsidR="00225F01">
          <w:rPr>
            <w:webHidden/>
          </w:rPr>
          <w:fldChar w:fldCharType="separate"/>
        </w:r>
        <w:r w:rsidR="00225F01">
          <w:rPr>
            <w:webHidden/>
          </w:rPr>
          <w:t>45</w:t>
        </w:r>
        <w:r w:rsidR="00225F01">
          <w:rPr>
            <w:webHidden/>
          </w:rPr>
          <w:fldChar w:fldCharType="end"/>
        </w:r>
      </w:hyperlink>
    </w:p>
    <w:p w14:paraId="61F7BAE6" w14:textId="68AB1C5C" w:rsidR="00225F01" w:rsidRDefault="00000000">
      <w:pPr>
        <w:pStyle w:val="TableofFigures"/>
        <w:rPr>
          <w:rFonts w:asciiTheme="minorHAnsi" w:eastAsiaTheme="minorEastAsia" w:hAnsiTheme="minorHAnsi" w:cstheme="minorBidi"/>
          <w:bCs w:val="0"/>
          <w:sz w:val="22"/>
          <w:szCs w:val="22"/>
          <w:lang w:val="en-US" w:eastAsia="en-US"/>
        </w:rPr>
      </w:pPr>
      <w:hyperlink w:anchor="_Toc148382827" w:history="1">
        <w:r w:rsidR="00225F01" w:rsidRPr="002A1BEC">
          <w:rPr>
            <w:rStyle w:val="Hyperlink"/>
            <w:lang w:val="en-US"/>
          </w:rPr>
          <w:t>Table 8: Parameters comparison between the obtained network and the real network in 2016</w:t>
        </w:r>
        <w:r w:rsidR="00225F01">
          <w:rPr>
            <w:webHidden/>
          </w:rPr>
          <w:tab/>
        </w:r>
        <w:r w:rsidR="00225F01">
          <w:rPr>
            <w:webHidden/>
          </w:rPr>
          <w:fldChar w:fldCharType="begin"/>
        </w:r>
        <w:r w:rsidR="00225F01">
          <w:rPr>
            <w:webHidden/>
          </w:rPr>
          <w:instrText xml:space="preserve"> PAGEREF _Toc148382827 \h </w:instrText>
        </w:r>
        <w:r w:rsidR="00225F01">
          <w:rPr>
            <w:webHidden/>
          </w:rPr>
        </w:r>
        <w:r w:rsidR="00225F01">
          <w:rPr>
            <w:webHidden/>
          </w:rPr>
          <w:fldChar w:fldCharType="separate"/>
        </w:r>
        <w:r w:rsidR="00225F01">
          <w:rPr>
            <w:webHidden/>
          </w:rPr>
          <w:t>46</w:t>
        </w:r>
        <w:r w:rsidR="00225F01">
          <w:rPr>
            <w:webHidden/>
          </w:rPr>
          <w:fldChar w:fldCharType="end"/>
        </w:r>
      </w:hyperlink>
    </w:p>
    <w:p w14:paraId="77C9EB8F" w14:textId="44F71B60" w:rsidR="00225F01" w:rsidRDefault="00000000">
      <w:pPr>
        <w:pStyle w:val="TableofFigures"/>
        <w:rPr>
          <w:rFonts w:asciiTheme="minorHAnsi" w:eastAsiaTheme="minorEastAsia" w:hAnsiTheme="minorHAnsi" w:cstheme="minorBidi"/>
          <w:bCs w:val="0"/>
          <w:sz w:val="22"/>
          <w:szCs w:val="22"/>
          <w:lang w:val="en-US" w:eastAsia="en-US"/>
        </w:rPr>
      </w:pPr>
      <w:hyperlink w:anchor="_Toc148382828" w:history="1">
        <w:r w:rsidR="00225F01" w:rsidRPr="002A1BEC">
          <w:rPr>
            <w:rStyle w:val="Hyperlink"/>
            <w:lang w:val="en-US"/>
          </w:rPr>
          <w:t>Table 9: Parameters comparison between the obtained network and the real network in 2017</w:t>
        </w:r>
        <w:r w:rsidR="00225F01">
          <w:rPr>
            <w:webHidden/>
          </w:rPr>
          <w:tab/>
        </w:r>
        <w:r w:rsidR="00225F01">
          <w:rPr>
            <w:webHidden/>
          </w:rPr>
          <w:fldChar w:fldCharType="begin"/>
        </w:r>
        <w:r w:rsidR="00225F01">
          <w:rPr>
            <w:webHidden/>
          </w:rPr>
          <w:instrText xml:space="preserve"> PAGEREF _Toc148382828 \h </w:instrText>
        </w:r>
        <w:r w:rsidR="00225F01">
          <w:rPr>
            <w:webHidden/>
          </w:rPr>
        </w:r>
        <w:r w:rsidR="00225F01">
          <w:rPr>
            <w:webHidden/>
          </w:rPr>
          <w:fldChar w:fldCharType="separate"/>
        </w:r>
        <w:r w:rsidR="00225F01">
          <w:rPr>
            <w:webHidden/>
          </w:rPr>
          <w:t>47</w:t>
        </w:r>
        <w:r w:rsidR="00225F01">
          <w:rPr>
            <w:webHidden/>
          </w:rPr>
          <w:fldChar w:fldCharType="end"/>
        </w:r>
      </w:hyperlink>
    </w:p>
    <w:p w14:paraId="009BB985" w14:textId="185EBD45" w:rsidR="005E2A98" w:rsidRPr="00B61C9D" w:rsidRDefault="004C7D59" w:rsidP="00464D41">
      <w:pPr>
        <w:rPr>
          <w:lang w:val="en-US"/>
        </w:rPr>
      </w:pPr>
      <w:r w:rsidRPr="00B61C9D">
        <w:rPr>
          <w:lang w:val="en-US"/>
        </w:rPr>
        <w:fldChar w:fldCharType="end"/>
      </w:r>
    </w:p>
    <w:p w14:paraId="6370E413" w14:textId="77777777" w:rsidR="004C7D59" w:rsidRPr="00B61C9D" w:rsidRDefault="004C7D59" w:rsidP="00464D41">
      <w:pPr>
        <w:rPr>
          <w:lang w:val="en-US"/>
        </w:rPr>
      </w:pPr>
    </w:p>
    <w:p w14:paraId="42C5488E" w14:textId="77777777" w:rsidR="004C7D59" w:rsidRPr="00B61C9D" w:rsidRDefault="004C7D59" w:rsidP="000D78A0">
      <w:pPr>
        <w:pStyle w:val="berschriftOhneNummer"/>
        <w:rPr>
          <w:lang w:val="en-US"/>
        </w:rPr>
        <w:sectPr w:rsidR="004C7D59" w:rsidRPr="00B61C9D" w:rsidSect="00FC747D">
          <w:headerReference w:type="default" r:id="rId19"/>
          <w:pgSz w:w="11906" w:h="16838" w:code="9"/>
          <w:pgMar w:top="1134" w:right="1134" w:bottom="1134" w:left="1134" w:header="720" w:footer="720" w:gutter="0"/>
          <w:pgNumType w:fmt="upperRoman"/>
          <w:cols w:space="720"/>
        </w:sectPr>
      </w:pPr>
    </w:p>
    <w:p w14:paraId="73573635" w14:textId="57506AA3" w:rsidR="009D3625" w:rsidRDefault="009D3625" w:rsidP="009D3625">
      <w:pPr>
        <w:pStyle w:val="Heading1"/>
        <w:numPr>
          <w:ilvl w:val="0"/>
          <w:numId w:val="0"/>
        </w:numPr>
        <w:ind w:left="431" w:hanging="431"/>
        <w:rPr>
          <w:lang w:val="en-US"/>
        </w:rPr>
      </w:pPr>
      <w:bookmarkStart w:id="32" w:name="_Toc148382762"/>
      <w:bookmarkEnd w:id="21"/>
      <w:bookmarkEnd w:id="22"/>
      <w:bookmarkEnd w:id="31"/>
      <w:r>
        <w:rPr>
          <w:lang w:val="en-US"/>
        </w:rPr>
        <w:lastRenderedPageBreak/>
        <w:t>List of Symbols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6"/>
        <w:gridCol w:w="1826"/>
        <w:gridCol w:w="6202"/>
      </w:tblGrid>
      <w:tr w:rsidR="004B1725" w:rsidRPr="00852837" w14:paraId="6A7F67E1" w14:textId="77777777" w:rsidTr="004B1725">
        <w:tc>
          <w:tcPr>
            <w:tcW w:w="1826" w:type="dxa"/>
          </w:tcPr>
          <w:p w14:paraId="4C92C8E0" w14:textId="77777777" w:rsidR="004B1725" w:rsidRPr="00F10FCA"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C</m:t>
                    </m:r>
                  </m:e>
                  <m:sub>
                    <m:r>
                      <w:rPr>
                        <w:rFonts w:ascii="Cambria Math" w:hAnsi="Cambria Math"/>
                        <w:lang w:val="en-US" w:eastAsia="de-DE"/>
                      </w:rPr>
                      <m:t>avg</m:t>
                    </m:r>
                  </m:sub>
                </m:sSub>
              </m:oMath>
            </m:oMathPara>
          </w:p>
        </w:tc>
        <w:tc>
          <w:tcPr>
            <w:tcW w:w="1826" w:type="dxa"/>
          </w:tcPr>
          <w:p w14:paraId="363127E5"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16D452F6" w14:textId="77777777" w:rsidR="004B1725" w:rsidRDefault="004B1725" w:rsidP="007B228D">
            <w:pPr>
              <w:spacing w:before="120"/>
              <w:rPr>
                <w:lang w:val="en-US"/>
              </w:rPr>
            </w:pPr>
            <w:r>
              <w:rPr>
                <w:lang w:val="en-US"/>
              </w:rPr>
              <w:t>Average clustering coefficient</w:t>
            </w:r>
          </w:p>
        </w:tc>
      </w:tr>
      <w:tr w:rsidR="004B1725" w:rsidRPr="00070A50" w14:paraId="582CC365" w14:textId="77777777" w:rsidTr="004B1725">
        <w:tc>
          <w:tcPr>
            <w:tcW w:w="1826" w:type="dxa"/>
          </w:tcPr>
          <w:p w14:paraId="34C10BA4" w14:textId="77777777" w:rsidR="004B1725" w:rsidRPr="00F10FCA"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C</m:t>
                    </m:r>
                  </m:e>
                  <m:sub>
                    <m:r>
                      <w:rPr>
                        <w:rFonts w:ascii="Cambria Math" w:hAnsi="Cambria Math"/>
                        <w:lang w:val="en-US" w:eastAsia="de-DE"/>
                      </w:rPr>
                      <m:t>v</m:t>
                    </m:r>
                  </m:sub>
                </m:sSub>
              </m:oMath>
            </m:oMathPara>
          </w:p>
        </w:tc>
        <w:tc>
          <w:tcPr>
            <w:tcW w:w="1826" w:type="dxa"/>
          </w:tcPr>
          <w:p w14:paraId="6CE85171"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2789451A" w14:textId="77777777" w:rsidR="004B1725" w:rsidRDefault="004B1725" w:rsidP="007B228D">
            <w:pPr>
              <w:spacing w:before="120"/>
              <w:rPr>
                <w:lang w:val="en-US"/>
              </w:rPr>
            </w:pPr>
            <w:r>
              <w:rPr>
                <w:lang w:val="en-US"/>
              </w:rPr>
              <w:t xml:space="preserve">Clustering coefficient of node </w:t>
            </w:r>
            <m:oMath>
              <m:r>
                <w:rPr>
                  <w:rFonts w:ascii="Cambria Math" w:hAnsi="Cambria Math"/>
                  <w:lang w:val="en-US"/>
                </w:rPr>
                <m:t>v</m:t>
              </m:r>
            </m:oMath>
          </w:p>
        </w:tc>
      </w:tr>
      <w:tr w:rsidR="004B1725" w:rsidRPr="00070A50" w14:paraId="364705D4" w14:textId="77777777" w:rsidTr="004B1725">
        <w:tc>
          <w:tcPr>
            <w:tcW w:w="1826" w:type="dxa"/>
          </w:tcPr>
          <w:p w14:paraId="4850E86F" w14:textId="77777777" w:rsidR="004B1725" w:rsidRPr="00E666F1"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E</m:t>
                    </m:r>
                  </m:e>
                  <m:sub>
                    <m:r>
                      <w:rPr>
                        <w:rFonts w:ascii="Cambria Math" w:hAnsi="Cambria Math"/>
                        <w:lang w:val="en-US" w:eastAsia="de-DE"/>
                      </w:rPr>
                      <m:t>v</m:t>
                    </m:r>
                  </m:sub>
                </m:sSub>
              </m:oMath>
            </m:oMathPara>
          </w:p>
        </w:tc>
        <w:tc>
          <w:tcPr>
            <w:tcW w:w="1826" w:type="dxa"/>
          </w:tcPr>
          <w:p w14:paraId="62F1D5FF"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72AB7226" w14:textId="77777777" w:rsidR="004B1725" w:rsidRPr="006D1165" w:rsidRDefault="004B1725" w:rsidP="007B228D">
            <w:pPr>
              <w:spacing w:before="120"/>
              <w:rPr>
                <w:lang w:val="en-US" w:eastAsia="de-DE"/>
              </w:rPr>
            </w:pPr>
            <w:r>
              <w:rPr>
                <w:lang w:val="en-US"/>
              </w:rPr>
              <w:t>N</w:t>
            </w:r>
            <w:r w:rsidRPr="00B61C9D">
              <w:rPr>
                <w:lang w:val="en-US"/>
              </w:rPr>
              <w:t>umber of edges between the neighbors of</w:t>
            </w:r>
            <w:r>
              <w:rPr>
                <w:lang w:val="en-US"/>
              </w:rPr>
              <w:t xml:space="preserve"> node</w:t>
            </w:r>
            <w:r w:rsidRPr="00B61C9D">
              <w:rPr>
                <w:lang w:val="en-US"/>
              </w:rPr>
              <w:t xml:space="preserve"> </w:t>
            </w:r>
            <m:oMath>
              <m:r>
                <w:rPr>
                  <w:rFonts w:ascii="Cambria Math" w:hAnsi="Cambria Math"/>
                  <w:lang w:val="en-US"/>
                </w:rPr>
                <m:t>v</m:t>
              </m:r>
            </m:oMath>
          </w:p>
        </w:tc>
      </w:tr>
      <w:tr w:rsidR="004B1725" w:rsidRPr="00070A50" w14:paraId="173A4550" w14:textId="77777777" w:rsidTr="004B1725">
        <w:tc>
          <w:tcPr>
            <w:tcW w:w="1826" w:type="dxa"/>
          </w:tcPr>
          <w:p w14:paraId="5DB770C1" w14:textId="77777777" w:rsidR="004B1725" w:rsidRPr="00E666F1"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K</m:t>
                    </m:r>
                  </m:e>
                  <m:sub>
                    <m:r>
                      <w:rPr>
                        <w:rFonts w:ascii="Cambria Math" w:hAnsi="Cambria Math"/>
                        <w:lang w:val="en-US" w:eastAsia="de-DE"/>
                      </w:rPr>
                      <m:t>v</m:t>
                    </m:r>
                  </m:sub>
                </m:sSub>
              </m:oMath>
            </m:oMathPara>
          </w:p>
        </w:tc>
        <w:tc>
          <w:tcPr>
            <w:tcW w:w="1826" w:type="dxa"/>
          </w:tcPr>
          <w:p w14:paraId="616D74AD"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3F220583" w14:textId="77777777" w:rsidR="004B1725" w:rsidRPr="006D1165" w:rsidRDefault="004B1725" w:rsidP="007B228D">
            <w:pPr>
              <w:spacing w:before="120"/>
              <w:rPr>
                <w:lang w:val="en-US" w:eastAsia="de-DE"/>
              </w:rPr>
            </w:pPr>
            <w:r>
              <w:rPr>
                <w:lang w:val="en-US"/>
              </w:rPr>
              <w:t>N</w:t>
            </w:r>
            <w:r w:rsidRPr="00B61C9D">
              <w:rPr>
                <w:lang w:val="en-US"/>
              </w:rPr>
              <w:t>umber of vertices that are neighbors of</w:t>
            </w:r>
            <w:r>
              <w:rPr>
                <w:lang w:val="en-US"/>
              </w:rPr>
              <w:t xml:space="preserve"> node</w:t>
            </w:r>
            <w:r w:rsidRPr="00B61C9D">
              <w:rPr>
                <w:lang w:val="en-US"/>
              </w:rPr>
              <w:t xml:space="preserve"> </w:t>
            </w:r>
            <m:oMath>
              <m:r>
                <w:rPr>
                  <w:rFonts w:ascii="Cambria Math" w:hAnsi="Cambria Math"/>
                  <w:lang w:val="en-US"/>
                </w:rPr>
                <m:t>v</m:t>
              </m:r>
            </m:oMath>
          </w:p>
        </w:tc>
      </w:tr>
      <w:tr w:rsidR="004B1725" w14:paraId="2ABD0A73" w14:textId="77777777" w:rsidTr="004B1725">
        <w:tc>
          <w:tcPr>
            <w:tcW w:w="1826" w:type="dxa"/>
          </w:tcPr>
          <w:p w14:paraId="3181D5EC" w14:textId="77777777" w:rsidR="004B1725" w:rsidRPr="007B228D"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e</m:t>
                    </m:r>
                  </m:e>
                  <m:sub>
                    <m:r>
                      <w:rPr>
                        <w:rFonts w:ascii="Cambria Math" w:hAnsi="Cambria Math"/>
                        <w:lang w:val="en-US" w:eastAsia="de-DE"/>
                      </w:rPr>
                      <m:t>i</m:t>
                    </m:r>
                  </m:sub>
                </m:sSub>
              </m:oMath>
            </m:oMathPara>
          </w:p>
        </w:tc>
        <w:tc>
          <w:tcPr>
            <w:tcW w:w="1826" w:type="dxa"/>
          </w:tcPr>
          <w:p w14:paraId="5CF879A0"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435EE67C" w14:textId="77777777" w:rsidR="004B1725" w:rsidRPr="006D1165" w:rsidRDefault="004B1725" w:rsidP="007B228D">
            <w:pPr>
              <w:spacing w:before="120"/>
              <w:rPr>
                <w:lang w:val="en-US" w:eastAsia="de-DE"/>
              </w:rPr>
            </w:pPr>
            <w:r>
              <w:rPr>
                <w:lang w:val="en-US" w:eastAsia="de-DE"/>
              </w:rPr>
              <w:t xml:space="preserve">Edge with index </w:t>
            </w:r>
            <m:oMath>
              <m:r>
                <w:rPr>
                  <w:rFonts w:ascii="Cambria Math" w:hAnsi="Cambria Math"/>
                  <w:lang w:val="en-US" w:eastAsia="de-DE"/>
                </w:rPr>
                <m:t>i</m:t>
              </m:r>
            </m:oMath>
          </w:p>
        </w:tc>
      </w:tr>
      <w:tr w:rsidR="004B1725" w14:paraId="13F65EE3" w14:textId="77777777" w:rsidTr="004B1725">
        <w:tc>
          <w:tcPr>
            <w:tcW w:w="1826" w:type="dxa"/>
          </w:tcPr>
          <w:p w14:paraId="3146AABB" w14:textId="77777777" w:rsidR="004B1725" w:rsidRPr="007B228D" w:rsidRDefault="00000000" w:rsidP="007B228D">
            <w:pPr>
              <w:spacing w:before="120"/>
              <w:rPr>
                <w:lang w:val="en-US" w:eastAsia="de-DE"/>
              </w:rPr>
            </w:pPr>
            <m:oMathPara>
              <m:oMathParaPr>
                <m:jc m:val="left"/>
              </m:oMathParaPr>
              <m:oMath>
                <m:sSub>
                  <m:sSubPr>
                    <m:ctrlPr>
                      <w:rPr>
                        <w:rFonts w:ascii="Cambria Math" w:hAnsi="Cambria Math"/>
                        <w:i/>
                        <w:lang w:val="en-US" w:eastAsia="de-DE"/>
                      </w:rPr>
                    </m:ctrlPr>
                  </m:sSubPr>
                  <m:e>
                    <m:r>
                      <w:rPr>
                        <w:rFonts w:ascii="Cambria Math" w:hAnsi="Cambria Math"/>
                        <w:lang w:val="en-US" w:eastAsia="de-DE"/>
                      </w:rPr>
                      <m:t>v</m:t>
                    </m:r>
                  </m:e>
                  <m:sub>
                    <m:r>
                      <w:rPr>
                        <w:rFonts w:ascii="Cambria Math" w:hAnsi="Cambria Math"/>
                        <w:lang w:val="en-US" w:eastAsia="de-DE"/>
                      </w:rPr>
                      <m:t>i</m:t>
                    </m:r>
                  </m:sub>
                </m:sSub>
              </m:oMath>
            </m:oMathPara>
          </w:p>
        </w:tc>
        <w:tc>
          <w:tcPr>
            <w:tcW w:w="1826" w:type="dxa"/>
          </w:tcPr>
          <w:p w14:paraId="7F109050"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397D38BC" w14:textId="77777777" w:rsidR="004B1725" w:rsidRPr="006D1165" w:rsidRDefault="004B1725" w:rsidP="007B228D">
            <w:pPr>
              <w:spacing w:before="120"/>
              <w:rPr>
                <w:lang w:val="en-US" w:eastAsia="de-DE"/>
              </w:rPr>
            </w:pPr>
            <w:r>
              <w:rPr>
                <w:lang w:val="en-US" w:eastAsia="de-DE"/>
              </w:rPr>
              <w:t xml:space="preserve">Vertex with index </w:t>
            </w:r>
            <m:oMath>
              <m:r>
                <w:rPr>
                  <w:rFonts w:ascii="Cambria Math" w:hAnsi="Cambria Math"/>
                  <w:lang w:val="en-US" w:eastAsia="de-DE"/>
                </w:rPr>
                <m:t>i</m:t>
              </m:r>
            </m:oMath>
          </w:p>
        </w:tc>
      </w:tr>
      <w:tr w:rsidR="004B1725" w14:paraId="6C8287D5" w14:textId="77777777" w:rsidTr="004B1725">
        <w:tc>
          <w:tcPr>
            <w:tcW w:w="1826" w:type="dxa"/>
          </w:tcPr>
          <w:p w14:paraId="6DA2F517" w14:textId="77777777" w:rsidR="004B1725" w:rsidRPr="007B228D" w:rsidRDefault="004B1725" w:rsidP="007B228D">
            <w:pPr>
              <w:spacing w:before="120"/>
              <w:rPr>
                <w:lang w:val="en-US" w:eastAsia="de-DE"/>
              </w:rPr>
            </w:pPr>
            <m:oMathPara>
              <m:oMathParaPr>
                <m:jc m:val="left"/>
              </m:oMathParaPr>
              <m:oMath>
                <m:r>
                  <w:rPr>
                    <w:rFonts w:ascii="Cambria Math" w:hAnsi="Cambria Math"/>
                    <w:lang w:val="en-US" w:eastAsia="de-DE"/>
                  </w:rPr>
                  <m:t>D</m:t>
                </m:r>
                <m:d>
                  <m:dPr>
                    <m:ctrlPr>
                      <w:rPr>
                        <w:rFonts w:ascii="Cambria Math" w:hAnsi="Cambria Math"/>
                        <w:i/>
                        <w:lang w:val="en-US" w:eastAsia="de-DE"/>
                      </w:rPr>
                    </m:ctrlPr>
                  </m:dPr>
                  <m:e>
                    <m:r>
                      <w:rPr>
                        <w:rFonts w:ascii="Cambria Math" w:hAnsi="Cambria Math"/>
                        <w:lang w:val="en-US" w:eastAsia="de-DE"/>
                      </w:rPr>
                      <m:t>G</m:t>
                    </m:r>
                  </m:e>
                </m:d>
              </m:oMath>
            </m:oMathPara>
          </w:p>
        </w:tc>
        <w:tc>
          <w:tcPr>
            <w:tcW w:w="1826" w:type="dxa"/>
          </w:tcPr>
          <w:p w14:paraId="1FA17043" w14:textId="77777777" w:rsidR="004B1725" w:rsidRPr="006D1165" w:rsidRDefault="004B1725" w:rsidP="007B228D">
            <w:pPr>
              <w:spacing w:before="120"/>
              <w:rPr>
                <w:lang w:val="en-US" w:eastAsia="de-DE"/>
              </w:rPr>
            </w:pPr>
            <m:oMathPara>
              <m:oMath>
                <m:r>
                  <m:rPr>
                    <m:nor/>
                  </m:rPr>
                  <w:rPr>
                    <w:rFonts w:ascii="Cambria Math" w:hAnsi="Cambria Math"/>
                    <w:lang w:val="en-US" w:eastAsia="de-DE"/>
                  </w:rPr>
                  <m:t>m</m:t>
                </m:r>
              </m:oMath>
            </m:oMathPara>
          </w:p>
        </w:tc>
        <w:tc>
          <w:tcPr>
            <w:tcW w:w="6202" w:type="dxa"/>
          </w:tcPr>
          <w:p w14:paraId="0F5C8C64" w14:textId="77777777" w:rsidR="004B1725" w:rsidRPr="006D1165" w:rsidRDefault="004B1725" w:rsidP="007B228D">
            <w:pPr>
              <w:spacing w:before="120"/>
              <w:rPr>
                <w:lang w:val="en-US" w:eastAsia="de-DE"/>
              </w:rPr>
            </w:pPr>
            <w:r>
              <w:rPr>
                <w:lang w:val="en-US" w:eastAsia="de-DE"/>
              </w:rPr>
              <w:t xml:space="preserve">Diameter of graph </w:t>
            </w:r>
            <m:oMath>
              <m:r>
                <w:rPr>
                  <w:rFonts w:ascii="Cambria Math" w:hAnsi="Cambria Math"/>
                  <w:lang w:val="en-US" w:eastAsia="de-DE"/>
                </w:rPr>
                <m:t>G</m:t>
              </m:r>
            </m:oMath>
          </w:p>
        </w:tc>
      </w:tr>
      <w:tr w:rsidR="004B1725" w14:paraId="7CE22735" w14:textId="77777777" w:rsidTr="004B1725">
        <w:tc>
          <w:tcPr>
            <w:tcW w:w="1826" w:type="dxa"/>
          </w:tcPr>
          <w:p w14:paraId="66A1D65C" w14:textId="77777777" w:rsidR="004B1725" w:rsidRPr="006D1165" w:rsidRDefault="004B1725" w:rsidP="007B228D">
            <w:pPr>
              <w:spacing w:before="120"/>
              <w:rPr>
                <w:lang w:val="en-US" w:eastAsia="de-DE"/>
              </w:rPr>
            </w:pPr>
            <m:oMathPara>
              <m:oMathParaPr>
                <m:jc m:val="left"/>
              </m:oMathParaPr>
              <m:oMath>
                <m:r>
                  <w:rPr>
                    <w:rFonts w:ascii="Cambria Math" w:hAnsi="Cambria Math"/>
                    <w:lang w:val="en-US" w:eastAsia="de-DE"/>
                  </w:rPr>
                  <m:t>G</m:t>
                </m:r>
              </m:oMath>
            </m:oMathPara>
          </w:p>
        </w:tc>
        <w:tc>
          <w:tcPr>
            <w:tcW w:w="1826" w:type="dxa"/>
          </w:tcPr>
          <w:p w14:paraId="69A97B7C"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25F32BC0" w14:textId="77777777" w:rsidR="004B1725" w:rsidRDefault="004B1725" w:rsidP="007B228D">
            <w:pPr>
              <w:spacing w:before="120"/>
              <w:rPr>
                <w:lang w:val="en-US" w:eastAsia="de-DE"/>
              </w:rPr>
            </w:pPr>
            <w:r>
              <w:rPr>
                <w:lang w:val="en-US" w:eastAsia="de-DE"/>
              </w:rPr>
              <w:t>Graph</w:t>
            </w:r>
          </w:p>
        </w:tc>
      </w:tr>
      <w:tr w:rsidR="004B1725" w:rsidRPr="00070A50" w14:paraId="2B1E81A2" w14:textId="77777777" w:rsidTr="004B1725">
        <w:tc>
          <w:tcPr>
            <w:tcW w:w="1826" w:type="dxa"/>
          </w:tcPr>
          <w:p w14:paraId="0B0720E1" w14:textId="77777777" w:rsidR="004B1725" w:rsidRPr="007B228D" w:rsidRDefault="004B1725" w:rsidP="007B228D">
            <w:pPr>
              <w:spacing w:before="120"/>
              <w:rPr>
                <w:lang w:val="en-US" w:eastAsia="de-DE"/>
              </w:rPr>
            </w:pPr>
            <m:oMathPara>
              <m:oMathParaPr>
                <m:jc m:val="left"/>
              </m:oMathParaPr>
              <m:oMath>
                <m:r>
                  <w:rPr>
                    <w:rFonts w:ascii="Cambria Math" w:hAnsi="Cambria Math"/>
                    <w:lang w:val="en-US" w:eastAsia="de-DE"/>
                  </w:rPr>
                  <m:t>L</m:t>
                </m:r>
                <m:d>
                  <m:dPr>
                    <m:ctrlPr>
                      <w:rPr>
                        <w:rFonts w:ascii="Cambria Math" w:hAnsi="Cambria Math"/>
                        <w:i/>
                        <w:lang w:val="en-US" w:eastAsia="de-DE"/>
                      </w:rPr>
                    </m:ctrlPr>
                  </m:dPr>
                  <m:e>
                    <m:r>
                      <w:rPr>
                        <w:rFonts w:ascii="Cambria Math" w:hAnsi="Cambria Math"/>
                        <w:lang w:val="en-US" w:eastAsia="de-DE"/>
                      </w:rPr>
                      <m:t>G</m:t>
                    </m:r>
                  </m:e>
                </m:d>
              </m:oMath>
            </m:oMathPara>
          </w:p>
        </w:tc>
        <w:tc>
          <w:tcPr>
            <w:tcW w:w="1826" w:type="dxa"/>
          </w:tcPr>
          <w:p w14:paraId="2B851EB2" w14:textId="77777777" w:rsidR="004B1725" w:rsidRPr="006D1165" w:rsidRDefault="004B1725" w:rsidP="007B228D">
            <w:pPr>
              <w:spacing w:before="120"/>
              <w:rPr>
                <w:lang w:val="en-US" w:eastAsia="de-DE"/>
              </w:rPr>
            </w:pPr>
            <m:oMathPara>
              <m:oMath>
                <m:r>
                  <m:rPr>
                    <m:nor/>
                  </m:rPr>
                  <w:rPr>
                    <w:rFonts w:ascii="Cambria Math" w:hAnsi="Cambria Math"/>
                    <w:lang w:val="en-US" w:eastAsia="de-DE"/>
                  </w:rPr>
                  <m:t>m</m:t>
                </m:r>
              </m:oMath>
            </m:oMathPara>
          </w:p>
        </w:tc>
        <w:tc>
          <w:tcPr>
            <w:tcW w:w="6202" w:type="dxa"/>
          </w:tcPr>
          <w:p w14:paraId="2CF76D07" w14:textId="77777777" w:rsidR="004B1725" w:rsidRPr="006D1165" w:rsidRDefault="004B1725" w:rsidP="007B228D">
            <w:pPr>
              <w:spacing w:before="120"/>
              <w:rPr>
                <w:lang w:val="en-US" w:eastAsia="de-DE"/>
              </w:rPr>
            </w:pPr>
            <w:r>
              <w:rPr>
                <w:lang w:val="en-US" w:eastAsia="de-DE"/>
              </w:rPr>
              <w:t xml:space="preserve">Average distance of graph </w:t>
            </w:r>
            <m:oMath>
              <m:r>
                <w:rPr>
                  <w:rFonts w:ascii="Cambria Math" w:hAnsi="Cambria Math"/>
                  <w:lang w:val="en-US" w:eastAsia="de-DE"/>
                </w:rPr>
                <m:t>G</m:t>
              </m:r>
            </m:oMath>
          </w:p>
        </w:tc>
      </w:tr>
      <w:tr w:rsidR="004B1725" w14:paraId="2D93F8C7" w14:textId="77777777" w:rsidTr="004B1725">
        <w:tc>
          <w:tcPr>
            <w:tcW w:w="1826" w:type="dxa"/>
          </w:tcPr>
          <w:p w14:paraId="4C5FE065" w14:textId="77777777" w:rsidR="004B1725" w:rsidRPr="007B228D" w:rsidRDefault="004B1725" w:rsidP="007B228D">
            <w:pPr>
              <w:spacing w:before="120"/>
              <w:rPr>
                <w:lang w:val="en-US" w:eastAsia="de-DE"/>
              </w:rPr>
            </w:pPr>
            <m:oMathPara>
              <m:oMathParaPr>
                <m:jc m:val="left"/>
              </m:oMathParaPr>
              <m:oMath>
                <m:r>
                  <w:rPr>
                    <w:rFonts w:ascii="Cambria Math" w:hAnsi="Cambria Math"/>
                    <w:lang w:val="en-US" w:eastAsia="de-DE"/>
                  </w:rPr>
                  <m:t>M</m:t>
                </m:r>
              </m:oMath>
            </m:oMathPara>
          </w:p>
        </w:tc>
        <w:tc>
          <w:tcPr>
            <w:tcW w:w="1826" w:type="dxa"/>
          </w:tcPr>
          <w:p w14:paraId="1530538B"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7A01AE98" w14:textId="77777777" w:rsidR="004B1725" w:rsidRPr="006D1165" w:rsidRDefault="004B1725" w:rsidP="007B228D">
            <w:pPr>
              <w:spacing w:before="120"/>
              <w:rPr>
                <w:lang w:val="en-US" w:eastAsia="de-DE"/>
              </w:rPr>
            </w:pPr>
            <w:r>
              <w:rPr>
                <w:lang w:val="en-US" w:eastAsia="de-DE"/>
              </w:rPr>
              <w:t>Number of edges</w:t>
            </w:r>
          </w:p>
        </w:tc>
      </w:tr>
      <w:tr w:rsidR="004B1725" w14:paraId="4CF4CF32" w14:textId="77777777" w:rsidTr="004B1725">
        <w:tc>
          <w:tcPr>
            <w:tcW w:w="1826" w:type="dxa"/>
          </w:tcPr>
          <w:p w14:paraId="20BBB200" w14:textId="77777777" w:rsidR="004B1725" w:rsidRPr="007B228D" w:rsidRDefault="004B1725" w:rsidP="007B228D">
            <w:pPr>
              <w:spacing w:before="120"/>
              <w:rPr>
                <w:lang w:val="en-US" w:eastAsia="de-DE"/>
              </w:rPr>
            </w:pPr>
            <m:oMathPara>
              <m:oMathParaPr>
                <m:jc m:val="left"/>
              </m:oMathParaPr>
              <m:oMath>
                <m:r>
                  <w:rPr>
                    <w:rFonts w:ascii="Cambria Math" w:hAnsi="Cambria Math"/>
                    <w:lang w:val="en-US" w:eastAsia="de-DE"/>
                  </w:rPr>
                  <m:t>N</m:t>
                </m:r>
              </m:oMath>
            </m:oMathPara>
          </w:p>
        </w:tc>
        <w:tc>
          <w:tcPr>
            <w:tcW w:w="1826" w:type="dxa"/>
          </w:tcPr>
          <w:p w14:paraId="5BA87D52" w14:textId="77777777" w:rsidR="004B1725" w:rsidRPr="006D116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69DC8C07" w14:textId="77777777" w:rsidR="004B1725" w:rsidRPr="006D1165" w:rsidRDefault="004B1725" w:rsidP="007B228D">
            <w:pPr>
              <w:spacing w:before="120"/>
              <w:rPr>
                <w:lang w:val="en-US" w:eastAsia="de-DE"/>
              </w:rPr>
            </w:pPr>
            <w:r>
              <w:rPr>
                <w:lang w:val="en-US" w:eastAsia="de-DE"/>
              </w:rPr>
              <w:t>Number of vertices</w:t>
            </w:r>
          </w:p>
        </w:tc>
      </w:tr>
      <w:tr w:rsidR="004B1725" w:rsidRPr="00070A50" w14:paraId="090C4ACF" w14:textId="77777777" w:rsidTr="004B1725">
        <w:tc>
          <w:tcPr>
            <w:tcW w:w="1826" w:type="dxa"/>
          </w:tcPr>
          <w:p w14:paraId="66BD8528" w14:textId="77777777" w:rsidR="004B1725" w:rsidRPr="006D1165" w:rsidRDefault="004B1725" w:rsidP="007B228D">
            <w:pPr>
              <w:spacing w:before="120"/>
              <w:rPr>
                <w:lang w:val="en-US" w:eastAsia="de-DE"/>
              </w:rPr>
            </w:pPr>
            <m:oMathPara>
              <m:oMathParaPr>
                <m:jc m:val="left"/>
              </m:oMathParaPr>
              <m:oMath>
                <m:r>
                  <w:rPr>
                    <w:rFonts w:ascii="Cambria Math" w:hAnsi="Cambria Math"/>
                    <w:lang w:val="en-US" w:eastAsia="de-DE"/>
                  </w:rPr>
                  <m:t>dist</m:t>
                </m:r>
                <m:d>
                  <m:dPr>
                    <m:ctrlPr>
                      <w:rPr>
                        <w:rFonts w:ascii="Cambria Math" w:hAnsi="Cambria Math"/>
                        <w:i/>
                        <w:lang w:val="en-US" w:eastAsia="de-DE"/>
                      </w:rPr>
                    </m:ctrlPr>
                  </m:dPr>
                  <m:e>
                    <m:r>
                      <w:rPr>
                        <w:rFonts w:ascii="Cambria Math" w:hAnsi="Cambria Math"/>
                        <w:lang w:val="en-US" w:eastAsia="de-DE"/>
                      </w:rPr>
                      <m:t>u,v</m:t>
                    </m:r>
                  </m:e>
                </m:d>
              </m:oMath>
            </m:oMathPara>
          </w:p>
        </w:tc>
        <w:tc>
          <w:tcPr>
            <w:tcW w:w="1826" w:type="dxa"/>
          </w:tcPr>
          <w:p w14:paraId="0FAA4120" w14:textId="77777777" w:rsidR="004B1725" w:rsidRDefault="004B1725" w:rsidP="007B228D">
            <w:pPr>
              <w:spacing w:before="120"/>
              <w:rPr>
                <w:lang w:val="en-US" w:eastAsia="de-DE"/>
              </w:rPr>
            </w:pPr>
            <m:oMathPara>
              <m:oMath>
                <m:r>
                  <m:rPr>
                    <m:nor/>
                  </m:rPr>
                  <w:rPr>
                    <w:rFonts w:ascii="Cambria Math" w:hAnsi="Cambria Math"/>
                    <w:lang w:val="en-US" w:eastAsia="de-DE"/>
                  </w:rPr>
                  <m:t>m</m:t>
                </m:r>
              </m:oMath>
            </m:oMathPara>
          </w:p>
        </w:tc>
        <w:tc>
          <w:tcPr>
            <w:tcW w:w="6202" w:type="dxa"/>
          </w:tcPr>
          <w:p w14:paraId="11912A31" w14:textId="77777777" w:rsidR="004B1725" w:rsidRDefault="004B1725" w:rsidP="007B228D">
            <w:pPr>
              <w:spacing w:before="120"/>
              <w:rPr>
                <w:lang w:val="en-US" w:eastAsia="de-DE"/>
              </w:rPr>
            </w:pPr>
            <w:r>
              <w:rPr>
                <w:lang w:val="en-US" w:eastAsia="de-DE"/>
              </w:rPr>
              <w:t xml:space="preserve">Distance between node </w:t>
            </w:r>
            <m:oMath>
              <m:r>
                <w:rPr>
                  <w:rFonts w:ascii="Cambria Math" w:hAnsi="Cambria Math"/>
                  <w:lang w:val="en-US" w:eastAsia="de-DE"/>
                </w:rPr>
                <m:t>u</m:t>
              </m:r>
            </m:oMath>
            <w:r>
              <w:rPr>
                <w:lang w:val="en-US" w:eastAsia="de-DE"/>
              </w:rPr>
              <w:t xml:space="preserve"> and </w:t>
            </w:r>
            <m:oMath>
              <m:r>
                <w:rPr>
                  <w:rFonts w:ascii="Cambria Math" w:hAnsi="Cambria Math"/>
                  <w:lang w:val="en-US" w:eastAsia="de-DE"/>
                </w:rPr>
                <m:t>v</m:t>
              </m:r>
            </m:oMath>
          </w:p>
        </w:tc>
      </w:tr>
      <w:tr w:rsidR="004B1725" w14:paraId="101B337D" w14:textId="77777777" w:rsidTr="004B1725">
        <w:tc>
          <w:tcPr>
            <w:tcW w:w="1826" w:type="dxa"/>
          </w:tcPr>
          <w:p w14:paraId="379E92BC" w14:textId="77777777" w:rsidR="004B1725" w:rsidRPr="006D1165" w:rsidRDefault="004B1725" w:rsidP="007B228D">
            <w:pPr>
              <w:spacing w:before="120"/>
              <w:rPr>
                <w:b/>
                <w:bCs w:val="0"/>
                <w:lang w:val="en-US" w:eastAsia="de-DE"/>
              </w:rPr>
            </w:pPr>
            <m:oMathPara>
              <m:oMathParaPr>
                <m:jc m:val="left"/>
              </m:oMathParaPr>
              <m:oMath>
                <m:r>
                  <m:rPr>
                    <m:sty m:val="bi"/>
                  </m:rPr>
                  <w:rPr>
                    <w:rFonts w:ascii="Cambria Math" w:hAnsi="Cambria Math"/>
                    <w:lang w:val="en-US" w:eastAsia="de-DE"/>
                  </w:rPr>
                  <m:t>E</m:t>
                </m:r>
              </m:oMath>
            </m:oMathPara>
          </w:p>
        </w:tc>
        <w:tc>
          <w:tcPr>
            <w:tcW w:w="1826" w:type="dxa"/>
          </w:tcPr>
          <w:p w14:paraId="596FFE3A"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3878DF4C" w14:textId="77777777" w:rsidR="004B1725" w:rsidRDefault="004B1725" w:rsidP="007B228D">
            <w:pPr>
              <w:spacing w:before="120"/>
              <w:rPr>
                <w:lang w:val="en-US" w:eastAsia="de-DE"/>
              </w:rPr>
            </w:pPr>
            <w:r>
              <w:rPr>
                <w:lang w:val="en-US" w:eastAsia="de-DE"/>
              </w:rPr>
              <w:t>Set of edges</w:t>
            </w:r>
          </w:p>
        </w:tc>
      </w:tr>
      <w:tr w:rsidR="004B1725" w14:paraId="52B0A6BF" w14:textId="77777777" w:rsidTr="004B1725">
        <w:tc>
          <w:tcPr>
            <w:tcW w:w="1826" w:type="dxa"/>
          </w:tcPr>
          <w:p w14:paraId="7E9303D2" w14:textId="77777777" w:rsidR="004B1725" w:rsidRPr="006D1165" w:rsidRDefault="004B1725" w:rsidP="007B228D">
            <w:pPr>
              <w:spacing w:before="120"/>
              <w:rPr>
                <w:b/>
                <w:bCs w:val="0"/>
                <w:lang w:val="en-US" w:eastAsia="de-DE"/>
              </w:rPr>
            </w:pPr>
            <m:oMathPara>
              <m:oMathParaPr>
                <m:jc m:val="left"/>
              </m:oMathParaPr>
              <m:oMath>
                <m:r>
                  <m:rPr>
                    <m:sty m:val="bi"/>
                  </m:rPr>
                  <w:rPr>
                    <w:rFonts w:ascii="Cambria Math" w:hAnsi="Cambria Math"/>
                    <w:lang w:val="en-US" w:eastAsia="de-DE"/>
                  </w:rPr>
                  <m:t>V</m:t>
                </m:r>
              </m:oMath>
            </m:oMathPara>
          </w:p>
        </w:tc>
        <w:tc>
          <w:tcPr>
            <w:tcW w:w="1826" w:type="dxa"/>
          </w:tcPr>
          <w:p w14:paraId="69067F14"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394622C5" w14:textId="77777777" w:rsidR="004B1725" w:rsidRDefault="004B1725" w:rsidP="007B228D">
            <w:pPr>
              <w:spacing w:before="120"/>
              <w:rPr>
                <w:lang w:val="en-US" w:eastAsia="de-DE"/>
              </w:rPr>
            </w:pPr>
            <w:r>
              <w:rPr>
                <w:lang w:val="en-US" w:eastAsia="de-DE"/>
              </w:rPr>
              <w:t>Set of vertices</w:t>
            </w:r>
          </w:p>
        </w:tc>
      </w:tr>
      <w:tr w:rsidR="004B1725" w:rsidRPr="00852837" w14:paraId="6BC309B9" w14:textId="77777777" w:rsidTr="004B1725">
        <w:tc>
          <w:tcPr>
            <w:tcW w:w="1826" w:type="dxa"/>
          </w:tcPr>
          <w:p w14:paraId="5DF9DCA7" w14:textId="77777777" w:rsidR="004B1725" w:rsidRPr="00C05ACB" w:rsidRDefault="004B1725" w:rsidP="007B228D">
            <w:pPr>
              <w:spacing w:before="120"/>
              <w:rPr>
                <w:lang w:val="en-US" w:eastAsia="de-DE"/>
              </w:rPr>
            </w:pPr>
            <m:oMathPara>
              <m:oMathParaPr>
                <m:jc m:val="left"/>
              </m:oMathParaPr>
              <m:oMath>
                <m:r>
                  <w:rPr>
                    <w:rFonts w:ascii="Cambria Math" w:hAnsi="Cambria Math"/>
                    <w:lang w:val="en-US" w:eastAsia="de-DE"/>
                  </w:rPr>
                  <m:t>δ</m:t>
                </m:r>
                <m:d>
                  <m:dPr>
                    <m:ctrlPr>
                      <w:rPr>
                        <w:rFonts w:ascii="Cambria Math" w:hAnsi="Cambria Math"/>
                        <w:i/>
                        <w:lang w:val="en-US" w:eastAsia="de-DE"/>
                      </w:rPr>
                    </m:ctrlPr>
                  </m:dPr>
                  <m:e>
                    <m:r>
                      <w:rPr>
                        <w:rFonts w:ascii="Cambria Math" w:hAnsi="Cambria Math"/>
                        <w:lang w:val="en-US" w:eastAsia="de-DE"/>
                      </w:rPr>
                      <m:t>G</m:t>
                    </m:r>
                  </m:e>
                </m:d>
              </m:oMath>
            </m:oMathPara>
          </w:p>
        </w:tc>
        <w:tc>
          <w:tcPr>
            <w:tcW w:w="1826" w:type="dxa"/>
          </w:tcPr>
          <w:p w14:paraId="5592E8C1" w14:textId="77777777" w:rsidR="004B1725" w:rsidRDefault="004B1725" w:rsidP="007B228D">
            <w:pPr>
              <w:spacing w:before="120"/>
              <w:rPr>
                <w:lang w:val="en-US" w:eastAsia="de-DE"/>
              </w:rPr>
            </w:pPr>
            <m:oMathPara>
              <m:oMath>
                <m:r>
                  <w:rPr>
                    <w:rFonts w:ascii="Cambria Math" w:hAnsi="Cambria Math"/>
                    <w:lang w:val="en-US" w:eastAsia="de-DE"/>
                  </w:rPr>
                  <m:t>-</m:t>
                </m:r>
              </m:oMath>
            </m:oMathPara>
          </w:p>
        </w:tc>
        <w:tc>
          <w:tcPr>
            <w:tcW w:w="6202" w:type="dxa"/>
          </w:tcPr>
          <w:p w14:paraId="7FF81824" w14:textId="77777777" w:rsidR="004B1725" w:rsidRDefault="004B1725" w:rsidP="007B228D">
            <w:pPr>
              <w:spacing w:before="120"/>
              <w:rPr>
                <w:lang w:val="en-US"/>
              </w:rPr>
            </w:pPr>
            <w:r>
              <w:rPr>
                <w:lang w:val="en-US"/>
              </w:rPr>
              <w:t xml:space="preserve">Density of graph </w:t>
            </w:r>
            <m:oMath>
              <m:r>
                <w:rPr>
                  <w:rFonts w:ascii="Cambria Math" w:hAnsi="Cambria Math"/>
                  <w:lang w:val="en-US"/>
                </w:rPr>
                <m:t>G</m:t>
              </m:r>
            </m:oMath>
          </w:p>
        </w:tc>
      </w:tr>
    </w:tbl>
    <w:p w14:paraId="211DDD4A" w14:textId="2555FA93" w:rsidR="009D3625" w:rsidRDefault="009D3625" w:rsidP="009D3625">
      <w:pPr>
        <w:rPr>
          <w:lang w:val="en-US" w:eastAsia="de-DE"/>
        </w:rPr>
      </w:pPr>
    </w:p>
    <w:p w14:paraId="51A4A35B" w14:textId="77777777" w:rsidR="009D3625" w:rsidRDefault="009D3625" w:rsidP="009D3625">
      <w:pPr>
        <w:rPr>
          <w:lang w:val="en-US" w:eastAsia="de-DE"/>
        </w:rPr>
        <w:sectPr w:rsidR="009D3625" w:rsidSect="009D236F">
          <w:headerReference w:type="default" r:id="rId20"/>
          <w:headerReference w:type="first" r:id="rId21"/>
          <w:pgSz w:w="11906" w:h="16838" w:code="9"/>
          <w:pgMar w:top="1134" w:right="1134" w:bottom="1134" w:left="1134" w:header="720" w:footer="720" w:gutter="0"/>
          <w:cols w:space="720"/>
        </w:sectPr>
      </w:pPr>
    </w:p>
    <w:p w14:paraId="30B0F409" w14:textId="1CE06BB9" w:rsidR="007B228D" w:rsidRDefault="007B228D" w:rsidP="007B228D">
      <w:pPr>
        <w:pStyle w:val="Heading1"/>
        <w:numPr>
          <w:ilvl w:val="0"/>
          <w:numId w:val="0"/>
        </w:numPr>
        <w:ind w:left="431" w:hanging="431"/>
        <w:rPr>
          <w:lang w:val="en-US"/>
        </w:rPr>
      </w:pPr>
      <w:bookmarkStart w:id="33" w:name="_Toc148382763"/>
      <w:r>
        <w:rPr>
          <w:lang w:val="en-US"/>
        </w:rPr>
        <w:lastRenderedPageBreak/>
        <w:t>List of Abbreviations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8045"/>
      </w:tblGrid>
      <w:tr w:rsidR="004B1725" w14:paraId="3183895F" w14:textId="77777777" w:rsidTr="004B1725">
        <w:tc>
          <w:tcPr>
            <w:tcW w:w="1809" w:type="dxa"/>
          </w:tcPr>
          <w:p w14:paraId="46A7D23A" w14:textId="77777777" w:rsidR="004B1725" w:rsidRDefault="004B1725" w:rsidP="0097549C">
            <w:pPr>
              <w:spacing w:before="120"/>
              <w:rPr>
                <w:lang w:val="en-US" w:eastAsia="de-DE"/>
              </w:rPr>
            </w:pPr>
            <w:r>
              <w:rPr>
                <w:lang w:val="en-US" w:eastAsia="de-DE"/>
              </w:rPr>
              <w:t>EV</w:t>
            </w:r>
          </w:p>
        </w:tc>
        <w:tc>
          <w:tcPr>
            <w:tcW w:w="8045" w:type="dxa"/>
          </w:tcPr>
          <w:p w14:paraId="2F38CFAA" w14:textId="77777777" w:rsidR="004B1725" w:rsidRDefault="004B1725" w:rsidP="0097549C">
            <w:pPr>
              <w:spacing w:before="120"/>
              <w:rPr>
                <w:lang w:val="en-US" w:eastAsia="de-DE"/>
              </w:rPr>
            </w:pPr>
            <w:r>
              <w:rPr>
                <w:lang w:val="en-US" w:eastAsia="de-DE"/>
              </w:rPr>
              <w:t>Electric Vehicles</w:t>
            </w:r>
          </w:p>
        </w:tc>
      </w:tr>
      <w:tr w:rsidR="004B1725" w14:paraId="2508FC18" w14:textId="77777777" w:rsidTr="004B1725">
        <w:tc>
          <w:tcPr>
            <w:tcW w:w="1809" w:type="dxa"/>
          </w:tcPr>
          <w:p w14:paraId="1E39C879" w14:textId="77777777" w:rsidR="004B1725" w:rsidRDefault="004B1725" w:rsidP="0097549C">
            <w:pPr>
              <w:spacing w:before="120"/>
              <w:rPr>
                <w:lang w:val="en-US" w:eastAsia="de-DE"/>
              </w:rPr>
            </w:pPr>
            <w:r>
              <w:rPr>
                <w:lang w:val="en-US" w:eastAsia="de-DE"/>
              </w:rPr>
              <w:t>EVCS</w:t>
            </w:r>
          </w:p>
        </w:tc>
        <w:tc>
          <w:tcPr>
            <w:tcW w:w="8045" w:type="dxa"/>
          </w:tcPr>
          <w:p w14:paraId="29CC7DF5" w14:textId="77777777" w:rsidR="004B1725" w:rsidRDefault="004B1725" w:rsidP="0097549C">
            <w:pPr>
              <w:spacing w:before="120"/>
              <w:rPr>
                <w:lang w:val="en-US" w:eastAsia="de-DE"/>
              </w:rPr>
            </w:pPr>
            <w:r>
              <w:rPr>
                <w:lang w:val="en-US" w:eastAsia="de-DE"/>
              </w:rPr>
              <w:t>Electric Vehicle Charging Stations</w:t>
            </w:r>
          </w:p>
        </w:tc>
      </w:tr>
      <w:tr w:rsidR="004B1725" w14:paraId="028442E8" w14:textId="77777777" w:rsidTr="004B1725">
        <w:tc>
          <w:tcPr>
            <w:tcW w:w="1809" w:type="dxa"/>
          </w:tcPr>
          <w:p w14:paraId="64BBE142" w14:textId="77777777" w:rsidR="004B1725" w:rsidRDefault="004B1725" w:rsidP="0097549C">
            <w:pPr>
              <w:spacing w:before="120"/>
              <w:rPr>
                <w:lang w:val="en-US" w:eastAsia="de-DE"/>
              </w:rPr>
            </w:pPr>
            <w:r>
              <w:rPr>
                <w:lang w:val="en-US" w:eastAsia="de-DE"/>
              </w:rPr>
              <w:t>FRLP</w:t>
            </w:r>
          </w:p>
        </w:tc>
        <w:tc>
          <w:tcPr>
            <w:tcW w:w="8045" w:type="dxa"/>
          </w:tcPr>
          <w:p w14:paraId="16BD9831" w14:textId="77777777" w:rsidR="004B1725" w:rsidRDefault="004B1725" w:rsidP="0097549C">
            <w:pPr>
              <w:spacing w:before="120"/>
              <w:rPr>
                <w:lang w:val="en-US" w:eastAsia="de-DE"/>
              </w:rPr>
            </w:pPr>
            <w:r>
              <w:rPr>
                <w:lang w:val="en-US" w:eastAsia="de-DE"/>
              </w:rPr>
              <w:t>Flow Refueling Location Problem</w:t>
            </w:r>
          </w:p>
        </w:tc>
      </w:tr>
      <w:tr w:rsidR="004B1725" w14:paraId="6E5989F9" w14:textId="77777777" w:rsidTr="004B1725">
        <w:tc>
          <w:tcPr>
            <w:tcW w:w="1809" w:type="dxa"/>
          </w:tcPr>
          <w:p w14:paraId="27076D1D" w14:textId="77777777" w:rsidR="004B1725" w:rsidRDefault="004B1725" w:rsidP="0097549C">
            <w:pPr>
              <w:spacing w:before="120"/>
              <w:rPr>
                <w:lang w:val="en-US" w:eastAsia="de-DE"/>
              </w:rPr>
            </w:pPr>
            <w:r>
              <w:rPr>
                <w:lang w:val="en-US" w:eastAsia="de-DE"/>
              </w:rPr>
              <w:t>GA</w:t>
            </w:r>
          </w:p>
        </w:tc>
        <w:tc>
          <w:tcPr>
            <w:tcW w:w="8045" w:type="dxa"/>
          </w:tcPr>
          <w:p w14:paraId="62F1B92B" w14:textId="77777777" w:rsidR="004B1725" w:rsidRDefault="004B1725" w:rsidP="0097549C">
            <w:pPr>
              <w:spacing w:before="120"/>
              <w:rPr>
                <w:lang w:val="en-US" w:eastAsia="de-DE"/>
              </w:rPr>
            </w:pPr>
            <w:r>
              <w:rPr>
                <w:lang w:val="en-US" w:eastAsia="de-DE"/>
              </w:rPr>
              <w:t>Genetic Algorithm</w:t>
            </w:r>
          </w:p>
        </w:tc>
      </w:tr>
      <w:tr w:rsidR="004B1725" w14:paraId="76699799" w14:textId="77777777" w:rsidTr="004B1725">
        <w:tc>
          <w:tcPr>
            <w:tcW w:w="1809" w:type="dxa"/>
          </w:tcPr>
          <w:p w14:paraId="7C0F101C" w14:textId="77777777" w:rsidR="004B1725" w:rsidRDefault="004B1725" w:rsidP="0097549C">
            <w:pPr>
              <w:spacing w:before="120"/>
              <w:rPr>
                <w:lang w:val="en-US" w:eastAsia="de-DE"/>
              </w:rPr>
            </w:pPr>
            <w:r>
              <w:rPr>
                <w:lang w:val="en-US" w:eastAsia="de-DE"/>
              </w:rPr>
              <w:t>HGA</w:t>
            </w:r>
          </w:p>
        </w:tc>
        <w:tc>
          <w:tcPr>
            <w:tcW w:w="8045" w:type="dxa"/>
          </w:tcPr>
          <w:p w14:paraId="68EA0FB6" w14:textId="77777777" w:rsidR="004B1725" w:rsidRDefault="004B1725" w:rsidP="0097549C">
            <w:pPr>
              <w:spacing w:before="120"/>
              <w:rPr>
                <w:lang w:val="en-US" w:eastAsia="de-DE"/>
              </w:rPr>
            </w:pPr>
            <w:r>
              <w:rPr>
                <w:lang w:val="en-US" w:eastAsia="de-DE"/>
              </w:rPr>
              <w:t>Hybrid Genetic Algorithm</w:t>
            </w:r>
          </w:p>
        </w:tc>
      </w:tr>
      <w:tr w:rsidR="004B1725" w14:paraId="0976EEF6" w14:textId="77777777" w:rsidTr="004B1725">
        <w:tc>
          <w:tcPr>
            <w:tcW w:w="1809" w:type="dxa"/>
          </w:tcPr>
          <w:p w14:paraId="4BE9CAA8" w14:textId="77777777" w:rsidR="004B1725" w:rsidRDefault="004B1725" w:rsidP="0097549C">
            <w:pPr>
              <w:spacing w:before="120"/>
              <w:rPr>
                <w:lang w:val="en-US" w:eastAsia="de-DE"/>
              </w:rPr>
            </w:pPr>
            <w:r>
              <w:rPr>
                <w:lang w:val="en-US" w:eastAsia="de-DE"/>
              </w:rPr>
              <w:t>KNN</w:t>
            </w:r>
          </w:p>
        </w:tc>
        <w:tc>
          <w:tcPr>
            <w:tcW w:w="8045" w:type="dxa"/>
          </w:tcPr>
          <w:p w14:paraId="63107575" w14:textId="77777777" w:rsidR="004B1725" w:rsidRDefault="004B1725" w:rsidP="0097549C">
            <w:pPr>
              <w:spacing w:before="120"/>
              <w:rPr>
                <w:lang w:val="en-US" w:eastAsia="de-DE"/>
              </w:rPr>
            </w:pPr>
            <w:r>
              <w:rPr>
                <w:lang w:val="en-US" w:eastAsia="de-DE"/>
              </w:rPr>
              <w:t>K-Nearest Neighbors</w:t>
            </w:r>
          </w:p>
        </w:tc>
      </w:tr>
      <w:tr w:rsidR="004B1725" w14:paraId="67D8FBBF" w14:textId="77777777" w:rsidTr="004B1725">
        <w:tc>
          <w:tcPr>
            <w:tcW w:w="1809" w:type="dxa"/>
          </w:tcPr>
          <w:p w14:paraId="32BA0499" w14:textId="77777777" w:rsidR="004B1725" w:rsidRDefault="004B1725" w:rsidP="0097549C">
            <w:pPr>
              <w:spacing w:before="120"/>
              <w:rPr>
                <w:lang w:val="en-US" w:eastAsia="de-DE"/>
              </w:rPr>
            </w:pPr>
            <w:r>
              <w:rPr>
                <w:lang w:val="en-US" w:eastAsia="de-DE"/>
              </w:rPr>
              <w:t>MAE</w:t>
            </w:r>
          </w:p>
        </w:tc>
        <w:tc>
          <w:tcPr>
            <w:tcW w:w="8045" w:type="dxa"/>
          </w:tcPr>
          <w:p w14:paraId="254F2206" w14:textId="77777777" w:rsidR="004B1725" w:rsidRDefault="004B1725" w:rsidP="0097549C">
            <w:pPr>
              <w:spacing w:before="120"/>
              <w:rPr>
                <w:lang w:val="en-US" w:eastAsia="de-DE"/>
              </w:rPr>
            </w:pPr>
            <w:r>
              <w:rPr>
                <w:lang w:val="en-US" w:eastAsia="de-DE"/>
              </w:rPr>
              <w:t>Mean Absolute Error</w:t>
            </w:r>
          </w:p>
        </w:tc>
      </w:tr>
      <w:tr w:rsidR="004B1725" w:rsidRPr="00070A50" w14:paraId="736F13C7" w14:textId="77777777" w:rsidTr="004B1725">
        <w:tc>
          <w:tcPr>
            <w:tcW w:w="1809" w:type="dxa"/>
          </w:tcPr>
          <w:p w14:paraId="0A3EB7BD" w14:textId="77777777" w:rsidR="004B1725" w:rsidRDefault="004B1725" w:rsidP="0097549C">
            <w:pPr>
              <w:spacing w:before="120"/>
              <w:rPr>
                <w:lang w:val="en-US" w:eastAsia="de-DE"/>
              </w:rPr>
            </w:pPr>
            <w:r>
              <w:rPr>
                <w:lang w:val="en-US" w:eastAsia="de-DE"/>
              </w:rPr>
              <w:t>MINLP</w:t>
            </w:r>
          </w:p>
        </w:tc>
        <w:tc>
          <w:tcPr>
            <w:tcW w:w="8045" w:type="dxa"/>
          </w:tcPr>
          <w:p w14:paraId="231B8FF9" w14:textId="77777777" w:rsidR="004B1725" w:rsidRPr="00070A50" w:rsidRDefault="004B1725" w:rsidP="0097549C">
            <w:pPr>
              <w:spacing w:before="120"/>
              <w:rPr>
                <w:lang w:val="it-IT" w:eastAsia="de-DE"/>
                <w:rPrChange w:id="34" w:author="Floriana Graziano" w:date="2023-10-16T21:57:00Z">
                  <w:rPr>
                    <w:lang w:val="en-US" w:eastAsia="de-DE"/>
                  </w:rPr>
                </w:rPrChange>
              </w:rPr>
            </w:pPr>
            <w:r w:rsidRPr="00070A50">
              <w:rPr>
                <w:lang w:val="it-IT" w:eastAsia="de-DE"/>
                <w:rPrChange w:id="35" w:author="Floriana Graziano" w:date="2023-10-16T21:57:00Z">
                  <w:rPr>
                    <w:lang w:val="en-US" w:eastAsia="de-DE"/>
                  </w:rPr>
                </w:rPrChange>
              </w:rPr>
              <w:t>Mixed-Integer Non-Linear Programming</w:t>
            </w:r>
          </w:p>
        </w:tc>
      </w:tr>
      <w:tr w:rsidR="004B1725" w14:paraId="79074433" w14:textId="77777777" w:rsidTr="004B1725">
        <w:tc>
          <w:tcPr>
            <w:tcW w:w="1809" w:type="dxa"/>
          </w:tcPr>
          <w:p w14:paraId="0756AEB6" w14:textId="77777777" w:rsidR="004B1725" w:rsidRDefault="004B1725" w:rsidP="0097549C">
            <w:pPr>
              <w:spacing w:before="120"/>
              <w:rPr>
                <w:lang w:val="en-US" w:eastAsia="de-DE"/>
              </w:rPr>
            </w:pPr>
            <w:r>
              <w:rPr>
                <w:lang w:val="en-US" w:eastAsia="de-DE"/>
              </w:rPr>
              <w:t>ML</w:t>
            </w:r>
          </w:p>
        </w:tc>
        <w:tc>
          <w:tcPr>
            <w:tcW w:w="8045" w:type="dxa"/>
          </w:tcPr>
          <w:p w14:paraId="23792182" w14:textId="77777777" w:rsidR="004B1725" w:rsidRDefault="004B1725" w:rsidP="0097549C">
            <w:pPr>
              <w:spacing w:before="120"/>
              <w:rPr>
                <w:lang w:val="en-US" w:eastAsia="de-DE"/>
              </w:rPr>
            </w:pPr>
            <w:r>
              <w:rPr>
                <w:lang w:val="en-US" w:eastAsia="de-DE"/>
              </w:rPr>
              <w:t>Machine Learning</w:t>
            </w:r>
          </w:p>
        </w:tc>
      </w:tr>
      <w:tr w:rsidR="004B1725" w14:paraId="794F084A" w14:textId="77777777" w:rsidTr="004B1725">
        <w:tc>
          <w:tcPr>
            <w:tcW w:w="1809" w:type="dxa"/>
          </w:tcPr>
          <w:p w14:paraId="26D05FC6" w14:textId="77777777" w:rsidR="004B1725" w:rsidRDefault="004B1725" w:rsidP="0097549C">
            <w:pPr>
              <w:spacing w:before="120"/>
              <w:rPr>
                <w:lang w:val="en-US" w:eastAsia="de-DE"/>
              </w:rPr>
            </w:pPr>
            <w:r>
              <w:rPr>
                <w:lang w:val="en-US" w:eastAsia="de-DE"/>
              </w:rPr>
              <w:t>MSE</w:t>
            </w:r>
          </w:p>
        </w:tc>
        <w:tc>
          <w:tcPr>
            <w:tcW w:w="8045" w:type="dxa"/>
          </w:tcPr>
          <w:p w14:paraId="22F70387" w14:textId="77777777" w:rsidR="004B1725" w:rsidRDefault="004B1725" w:rsidP="0097549C">
            <w:pPr>
              <w:spacing w:before="120"/>
              <w:rPr>
                <w:lang w:val="en-US" w:eastAsia="de-DE"/>
              </w:rPr>
            </w:pPr>
            <w:r>
              <w:rPr>
                <w:lang w:val="en-US" w:eastAsia="de-DE"/>
              </w:rPr>
              <w:t>Mean Squared Error</w:t>
            </w:r>
          </w:p>
        </w:tc>
      </w:tr>
      <w:tr w:rsidR="004B1725" w14:paraId="33B1B692" w14:textId="77777777" w:rsidTr="004B1725">
        <w:tc>
          <w:tcPr>
            <w:tcW w:w="1809" w:type="dxa"/>
          </w:tcPr>
          <w:p w14:paraId="67FDEC33" w14:textId="77777777" w:rsidR="004B1725" w:rsidRDefault="004B1725" w:rsidP="0097549C">
            <w:pPr>
              <w:spacing w:before="120"/>
              <w:rPr>
                <w:lang w:val="en-US" w:eastAsia="de-DE"/>
              </w:rPr>
            </w:pPr>
            <w:r>
              <w:rPr>
                <w:lang w:val="en-US" w:eastAsia="de-DE"/>
              </w:rPr>
              <w:t>PGA</w:t>
            </w:r>
          </w:p>
        </w:tc>
        <w:tc>
          <w:tcPr>
            <w:tcW w:w="8045" w:type="dxa"/>
          </w:tcPr>
          <w:p w14:paraId="135B6155" w14:textId="77777777" w:rsidR="004B1725" w:rsidRDefault="004B1725" w:rsidP="0097549C">
            <w:pPr>
              <w:spacing w:before="120"/>
              <w:rPr>
                <w:lang w:val="en-US" w:eastAsia="de-DE"/>
              </w:rPr>
            </w:pPr>
            <w:r>
              <w:rPr>
                <w:lang w:val="en-US" w:eastAsia="de-DE"/>
              </w:rPr>
              <w:t>Parallel Genetic Algorithm</w:t>
            </w:r>
          </w:p>
        </w:tc>
      </w:tr>
      <w:tr w:rsidR="004B1725" w14:paraId="63C03F51" w14:textId="77777777" w:rsidTr="004B1725">
        <w:tc>
          <w:tcPr>
            <w:tcW w:w="1809" w:type="dxa"/>
          </w:tcPr>
          <w:p w14:paraId="43B5DDD3" w14:textId="77777777" w:rsidR="004B1725" w:rsidRDefault="004B1725" w:rsidP="0097549C">
            <w:pPr>
              <w:spacing w:before="120"/>
              <w:rPr>
                <w:lang w:val="en-US" w:eastAsia="de-DE"/>
              </w:rPr>
            </w:pPr>
            <w:r>
              <w:rPr>
                <w:lang w:val="en-US" w:eastAsia="de-DE"/>
              </w:rPr>
              <w:t>RF</w:t>
            </w:r>
          </w:p>
        </w:tc>
        <w:tc>
          <w:tcPr>
            <w:tcW w:w="8045" w:type="dxa"/>
          </w:tcPr>
          <w:p w14:paraId="330BB8E0" w14:textId="77777777" w:rsidR="004B1725" w:rsidRDefault="004B1725" w:rsidP="0097549C">
            <w:pPr>
              <w:spacing w:before="120"/>
              <w:rPr>
                <w:lang w:val="en-US" w:eastAsia="de-DE"/>
              </w:rPr>
            </w:pPr>
            <w:r>
              <w:rPr>
                <w:lang w:val="en-US" w:eastAsia="de-DE"/>
              </w:rPr>
              <w:t>RandomForest</w:t>
            </w:r>
          </w:p>
        </w:tc>
      </w:tr>
      <w:tr w:rsidR="004B1725" w14:paraId="4C463921" w14:textId="77777777" w:rsidTr="004B1725">
        <w:tc>
          <w:tcPr>
            <w:tcW w:w="1809" w:type="dxa"/>
          </w:tcPr>
          <w:p w14:paraId="6149ED60" w14:textId="77777777" w:rsidR="004B1725" w:rsidRDefault="004B1725" w:rsidP="0097549C">
            <w:pPr>
              <w:spacing w:before="120"/>
              <w:rPr>
                <w:lang w:val="en-US" w:eastAsia="de-DE"/>
              </w:rPr>
            </w:pPr>
            <w:r>
              <w:rPr>
                <w:lang w:val="en-US" w:eastAsia="de-DE"/>
              </w:rPr>
              <w:t>RVGA</w:t>
            </w:r>
          </w:p>
        </w:tc>
        <w:tc>
          <w:tcPr>
            <w:tcW w:w="8045" w:type="dxa"/>
          </w:tcPr>
          <w:p w14:paraId="6C246BBE" w14:textId="77777777" w:rsidR="004B1725" w:rsidRDefault="004B1725" w:rsidP="0097549C">
            <w:pPr>
              <w:spacing w:before="120"/>
              <w:rPr>
                <w:lang w:val="en-US" w:eastAsia="de-DE"/>
              </w:rPr>
            </w:pPr>
            <w:r>
              <w:rPr>
                <w:lang w:val="en-US" w:eastAsia="de-DE"/>
              </w:rPr>
              <w:t>Real-valued Genetic Algorithm</w:t>
            </w:r>
          </w:p>
        </w:tc>
      </w:tr>
    </w:tbl>
    <w:p w14:paraId="689155DF" w14:textId="5391E61B" w:rsidR="007B228D" w:rsidRDefault="007B228D" w:rsidP="007B228D">
      <w:pPr>
        <w:rPr>
          <w:lang w:val="en-US" w:eastAsia="de-DE"/>
        </w:rPr>
      </w:pPr>
    </w:p>
    <w:p w14:paraId="2D4D66D7" w14:textId="77777777" w:rsidR="007B228D" w:rsidRDefault="007B228D" w:rsidP="007B228D">
      <w:pPr>
        <w:rPr>
          <w:lang w:val="en-US" w:eastAsia="de-DE"/>
        </w:rPr>
        <w:sectPr w:rsidR="007B228D" w:rsidSect="009D236F">
          <w:pgSz w:w="11906" w:h="16838" w:code="9"/>
          <w:pgMar w:top="1134" w:right="1134" w:bottom="1134" w:left="1134" w:header="720" w:footer="720" w:gutter="0"/>
          <w:cols w:space="720"/>
        </w:sectPr>
      </w:pPr>
    </w:p>
    <w:p w14:paraId="77CDEED1" w14:textId="0A3BF3C4" w:rsidR="00840DDF" w:rsidRDefault="00EC14B7">
      <w:pPr>
        <w:pStyle w:val="Heading1"/>
        <w:rPr>
          <w:lang w:val="en-US"/>
        </w:rPr>
      </w:pPr>
      <w:bookmarkStart w:id="36" w:name="_Toc148382764"/>
      <w:commentRangeStart w:id="37"/>
      <w:r w:rsidRPr="00B61C9D">
        <w:rPr>
          <w:lang w:val="en-US"/>
        </w:rPr>
        <w:lastRenderedPageBreak/>
        <w:t>Introduction</w:t>
      </w:r>
      <w:bookmarkEnd w:id="36"/>
      <w:commentRangeEnd w:id="37"/>
      <w:r w:rsidR="003771A7">
        <w:rPr>
          <w:rStyle w:val="CommentReference"/>
          <w:rFonts w:eastAsia="SimSun"/>
          <w:b w:val="0"/>
          <w:lang w:eastAsia="zh-CN"/>
        </w:rPr>
        <w:commentReference w:id="37"/>
      </w:r>
    </w:p>
    <w:p w14:paraId="7B134971" w14:textId="75C34583" w:rsidR="005C05BE" w:rsidRPr="005C05BE" w:rsidRDefault="005C05BE" w:rsidP="005C05BE">
      <w:pPr>
        <w:rPr>
          <w:lang w:val="en-US" w:eastAsia="de-DE"/>
        </w:rPr>
      </w:pPr>
      <w:r w:rsidRPr="005C05BE">
        <w:rPr>
          <w:lang w:val="en-US" w:eastAsia="de-DE"/>
        </w:rPr>
        <w:t xml:space="preserve">In light of the escalating global emphasis on energy transition, the automotive industry has substantially reallocated its resources to adapt its production frameworks. This realignment aims to cater to an increasingly informed and environmentally-conscious consumer base, seeking vehicles that </w:t>
      </w:r>
      <w:r w:rsidR="0059236A">
        <w:rPr>
          <w:lang w:val="en-US" w:eastAsia="de-DE"/>
        </w:rPr>
        <w:t>meet personal preferences, such as range autonomy, and</w:t>
      </w:r>
      <w:r w:rsidRPr="005C05BE">
        <w:rPr>
          <w:lang w:val="en-US" w:eastAsia="de-DE"/>
        </w:rPr>
        <w:t xml:space="preserve"> adhere to the rigorous emission standards imposed by regulatory bodies. Consequently, the electric vehicle (EV) domain has witnessed heightened attention from established European automotive manufacturers, complemented by new entrants from China.</w:t>
      </w:r>
    </w:p>
    <w:p w14:paraId="3BD01AEA" w14:textId="4B1441B4" w:rsidR="005C05BE" w:rsidRPr="005C05BE" w:rsidRDefault="005C05BE" w:rsidP="005C05BE">
      <w:pPr>
        <w:rPr>
          <w:lang w:val="en-US" w:eastAsia="de-DE"/>
        </w:rPr>
      </w:pPr>
      <w:r w:rsidRPr="005C05BE">
        <w:rPr>
          <w:lang w:val="en-US" w:eastAsia="de-DE"/>
        </w:rPr>
        <w:t xml:space="preserve">Nonetheless, </w:t>
      </w:r>
      <w:del w:id="38" w:author="Floriana Graziano" w:date="2023-10-16T22:02:00Z">
        <w:r w:rsidRPr="005C05BE" w:rsidDel="00070A50">
          <w:rPr>
            <w:lang w:val="en-US" w:eastAsia="de-DE"/>
          </w:rPr>
          <w:delText xml:space="preserve">it </w:delText>
        </w:r>
      </w:del>
      <w:del w:id="39" w:author="Floriana Graziano" w:date="2023-10-16T21:59:00Z">
        <w:r w:rsidRPr="005C05BE" w:rsidDel="00070A50">
          <w:rPr>
            <w:lang w:val="en-US" w:eastAsia="de-DE"/>
          </w:rPr>
          <w:delText xml:space="preserve">became </w:delText>
        </w:r>
      </w:del>
      <w:del w:id="40" w:author="Floriana Graziano" w:date="2023-10-16T22:02:00Z">
        <w:r w:rsidRPr="005C05BE" w:rsidDel="00070A50">
          <w:rPr>
            <w:lang w:val="en-US" w:eastAsia="de-DE"/>
          </w:rPr>
          <w:delText xml:space="preserve">evident that </w:delText>
        </w:r>
      </w:del>
      <w:r w:rsidRPr="005C05BE">
        <w:rPr>
          <w:lang w:val="en-US" w:eastAsia="de-DE"/>
        </w:rPr>
        <w:t xml:space="preserve">the market penetration of electric and hybrid vehicles </w:t>
      </w:r>
      <w:del w:id="41" w:author="Floriana Graziano" w:date="2023-10-16T22:03:00Z">
        <w:r w:rsidRPr="005C05BE" w:rsidDel="00070A50">
          <w:rPr>
            <w:lang w:val="en-US" w:eastAsia="de-DE"/>
          </w:rPr>
          <w:delText xml:space="preserve">is </w:delText>
        </w:r>
      </w:del>
      <w:ins w:id="42" w:author="Floriana Graziano" w:date="2023-10-16T22:03:00Z">
        <w:r w:rsidR="00070A50">
          <w:rPr>
            <w:lang w:val="en-US" w:eastAsia="de-DE"/>
          </w:rPr>
          <w:t>are</w:t>
        </w:r>
        <w:r w:rsidR="00070A50" w:rsidRPr="005C05BE">
          <w:rPr>
            <w:lang w:val="en-US" w:eastAsia="de-DE"/>
          </w:rPr>
          <w:t xml:space="preserve"> </w:t>
        </w:r>
      </w:ins>
      <w:r w:rsidRPr="005C05BE">
        <w:rPr>
          <w:lang w:val="en-US" w:eastAsia="de-DE"/>
        </w:rPr>
        <w:t>intrinsically tied to consumers</w:t>
      </w:r>
      <w:r w:rsidR="0059236A">
        <w:rPr>
          <w:lang w:val="en-US" w:eastAsia="de-DE"/>
        </w:rPr>
        <w:t>'</w:t>
      </w:r>
      <w:r w:rsidRPr="005C05BE">
        <w:rPr>
          <w:lang w:val="en-US" w:eastAsia="de-DE"/>
        </w:rPr>
        <w:t xml:space="preserve"> accessibility to public charging infrastructure and, for homeowners, the feasibility of home-based charging installations. Recognizing this, national electricity providers embarked on expansive projects to </w:t>
      </w:r>
      <w:r w:rsidR="0059236A">
        <w:rPr>
          <w:lang w:val="en-US" w:eastAsia="de-DE"/>
        </w:rPr>
        <w:t>increas</w:t>
      </w:r>
      <w:r w:rsidRPr="005C05BE">
        <w:rPr>
          <w:lang w:val="en-US" w:eastAsia="de-DE"/>
        </w:rPr>
        <w:t>e charging stations. Yet, the absence of a coordinated strategy among these providers precipitated several challenges: disparate pricing models, barriers in accessing diverse suppliers, and a geographically suboptimal charging network.</w:t>
      </w:r>
    </w:p>
    <w:p w14:paraId="71841FAE" w14:textId="006412B7" w:rsidR="005C05BE" w:rsidRPr="005C05BE" w:rsidRDefault="005C05BE" w:rsidP="005C05BE">
      <w:pPr>
        <w:rPr>
          <w:lang w:val="en-US" w:eastAsia="de-DE"/>
        </w:rPr>
      </w:pPr>
      <w:r w:rsidRPr="005C05BE">
        <w:rPr>
          <w:lang w:val="en-US" w:eastAsia="de-DE"/>
        </w:rPr>
        <w:t xml:space="preserve">Moreover, the inertia exhibited by service providers, coupled with bureaucratic encumbrances, often compelled automakers to </w:t>
      </w:r>
      <w:r w:rsidR="0059236A">
        <w:rPr>
          <w:lang w:val="en-US" w:eastAsia="de-DE"/>
        </w:rPr>
        <w:t>engage in the charging infrastructure landscape directly</w:t>
      </w:r>
      <w:r w:rsidRPr="005C05BE">
        <w:rPr>
          <w:lang w:val="en-US" w:eastAsia="de-DE"/>
        </w:rPr>
        <w:t>. An illustrative example may be seen in Tesla</w:t>
      </w:r>
      <w:r w:rsidR="0059236A">
        <w:rPr>
          <w:lang w:val="en-US" w:eastAsia="de-DE"/>
        </w:rPr>
        <w:t>'</w:t>
      </w:r>
      <w:r w:rsidRPr="005C05BE">
        <w:rPr>
          <w:lang w:val="en-US" w:eastAsia="de-DE"/>
        </w:rPr>
        <w:t xml:space="preserve">s construction of the Supercharger network, which served </w:t>
      </w:r>
      <w:r w:rsidR="0059236A">
        <w:rPr>
          <w:lang w:val="en-US" w:eastAsia="de-DE"/>
        </w:rPr>
        <w:t>as an effort to address the lack of charging infrastructure and</w:t>
      </w:r>
      <w:r w:rsidRPr="005C05BE">
        <w:rPr>
          <w:lang w:val="en-US" w:eastAsia="de-DE"/>
        </w:rPr>
        <w:t xml:space="preserve"> as a deliberate tactic to enhance consumer fidelity.</w:t>
      </w:r>
    </w:p>
    <w:p w14:paraId="39036F69" w14:textId="4B7DCF69" w:rsidR="00546F0B" w:rsidRDefault="0059236A" w:rsidP="005C05BE">
      <w:pPr>
        <w:rPr>
          <w:lang w:val="en-US" w:eastAsia="de-DE"/>
        </w:rPr>
      </w:pPr>
      <w:r>
        <w:rPr>
          <w:lang w:val="en-US" w:eastAsia="de-DE"/>
        </w:rPr>
        <w:t>Combining these facts shows</w:t>
      </w:r>
      <w:r w:rsidR="005C05BE" w:rsidRPr="005C05BE">
        <w:rPr>
          <w:lang w:val="en-US" w:eastAsia="de-DE"/>
        </w:rPr>
        <w:t xml:space="preserve"> that the transition towards sustainable mobility requires a comprehensive infrastructure architecture that effectively handles complex technological, economic, and environmental concerns.</w:t>
      </w:r>
    </w:p>
    <w:p w14:paraId="40FEB711" w14:textId="0220F67F" w:rsidR="00546F0B" w:rsidDel="00070A50" w:rsidRDefault="00C31486" w:rsidP="00546F0B">
      <w:pPr>
        <w:pStyle w:val="Heading2"/>
        <w:rPr>
          <w:del w:id="43" w:author="Floriana Graziano" w:date="2023-10-16T22:03:00Z"/>
          <w:lang w:val="en-US"/>
        </w:rPr>
      </w:pPr>
      <w:bookmarkStart w:id="44" w:name="_Toc148382765"/>
      <w:del w:id="45" w:author="Floriana Graziano" w:date="2023-10-16T22:03:00Z">
        <w:r w:rsidDel="00070A50">
          <w:rPr>
            <w:lang w:val="en-US"/>
          </w:rPr>
          <w:delText>Thesis</w:delText>
        </w:r>
        <w:r w:rsidR="00546F0B" w:rsidDel="00070A50">
          <w:rPr>
            <w:lang w:val="en-US"/>
          </w:rPr>
          <w:delText xml:space="preserve"> novelty</w:delText>
        </w:r>
        <w:bookmarkEnd w:id="44"/>
      </w:del>
    </w:p>
    <w:p w14:paraId="06C1CFA3" w14:textId="0DB457F9" w:rsidR="00546F0B" w:rsidRDefault="00546F0B" w:rsidP="00546F0B">
      <w:pPr>
        <w:rPr>
          <w:lang w:val="en-US"/>
        </w:rPr>
      </w:pPr>
      <w:del w:id="46" w:author="Floriana Graziano" w:date="2023-10-16T22:04:00Z">
        <w:r w:rsidRPr="007E7E8E" w:rsidDel="00070A50">
          <w:rPr>
            <w:lang w:val="en-US"/>
          </w:rPr>
          <w:delText>This section aims to summarize the fundamental points of this work and the innovations compared to similar works.</w:delText>
        </w:r>
      </w:del>
      <w:ins w:id="47" w:author="Floriana Graziano" w:date="2023-10-16T22:04:00Z">
        <w:r w:rsidR="00070A50">
          <w:rPr>
            <w:lang w:val="en-US"/>
          </w:rPr>
          <w:t>Within this framework, this research aims to</w:t>
        </w:r>
      </w:ins>
      <w:r>
        <w:rPr>
          <w:lang w:val="en-US"/>
        </w:rPr>
        <w:t xml:space="preserve"> </w:t>
      </w:r>
      <w:ins w:id="48" w:author="Floriana Graziano" w:date="2023-10-16T22:04:00Z">
        <w:r w:rsidR="00070A50">
          <w:rPr>
            <w:lang w:val="en-US"/>
          </w:rPr>
          <w:t xml:space="preserve">use the graph theory as </w:t>
        </w:r>
      </w:ins>
      <w:ins w:id="49" w:author="Floriana Graziano" w:date="2023-10-16T22:05:00Z">
        <w:r w:rsidR="00070A50">
          <w:rPr>
            <w:lang w:val="en-US"/>
          </w:rPr>
          <w:t xml:space="preserve">effective approach for optimizing the location of </w:t>
        </w:r>
      </w:ins>
      <w:ins w:id="50" w:author="Floriana Graziano" w:date="2023-10-16T22:06:00Z">
        <w:r w:rsidR="00070A50">
          <w:rPr>
            <w:lang w:val="en-US"/>
          </w:rPr>
          <w:t>charging stations.</w:t>
        </w:r>
      </w:ins>
      <w:del w:id="51" w:author="Floriana Graziano" w:date="2023-10-16T22:04:00Z">
        <w:r w:rsidRPr="007E7E8E" w:rsidDel="00070A50">
          <w:rPr>
            <w:lang w:val="en-US"/>
          </w:rPr>
          <w:delText xml:space="preserve">The first peculiarity is to approach </w:delText>
        </w:r>
      </w:del>
      <w:del w:id="52" w:author="Floriana Graziano" w:date="2023-10-16T22:06:00Z">
        <w:r w:rsidRPr="007E7E8E" w:rsidDel="00070A50">
          <w:rPr>
            <w:lang w:val="en-US"/>
          </w:rPr>
          <w:delText xml:space="preserve">the problem using graph theory. </w:delText>
        </w:r>
      </w:del>
      <w:r w:rsidRPr="007E7E8E">
        <w:rPr>
          <w:lang w:val="en-US"/>
        </w:rPr>
        <w:t xml:space="preserve">Each charging station is considered a point (of which latitude and longitude are known) and is connected to every other point below a search distance. This distance is calculated as road distance (including one-way streets and dead ends) and represents a </w:t>
      </w:r>
      <w:r>
        <w:rPr>
          <w:lang w:val="en-US"/>
        </w:rPr>
        <w:t>good</w:t>
      </w:r>
      <w:r w:rsidRPr="007E7E8E">
        <w:rPr>
          <w:lang w:val="en-US"/>
        </w:rPr>
        <w:t xml:space="preserve"> approximation</w:t>
      </w:r>
      <w:r>
        <w:rPr>
          <w:lang w:val="en-US"/>
        </w:rPr>
        <w:t xml:space="preserve">. </w:t>
      </w:r>
      <w:r w:rsidRPr="007E7E8E">
        <w:rPr>
          <w:lang w:val="en-US"/>
        </w:rPr>
        <w:t xml:space="preserve">Each </w:t>
      </w:r>
      <w:r>
        <w:rPr>
          <w:lang w:val="en-US"/>
        </w:rPr>
        <w:t>edge</w:t>
      </w:r>
      <w:r w:rsidRPr="007E7E8E">
        <w:rPr>
          <w:lang w:val="en-US"/>
        </w:rPr>
        <w:t xml:space="preserve"> of the graph is weighted with the distance between the two points that the branch connects. By doing so, a national graph is obtained from which it is possible to calculate parameters </w:t>
      </w:r>
      <w:r w:rsidRPr="007E7E8E">
        <w:rPr>
          <w:lang w:val="en-US"/>
        </w:rPr>
        <w:lastRenderedPageBreak/>
        <w:t>useful for optimization</w:t>
      </w:r>
      <w:r w:rsidR="00D22148">
        <w:rPr>
          <w:lang w:val="en-US"/>
        </w:rPr>
        <w:t xml:space="preserve">. </w:t>
      </w:r>
      <w:r w:rsidRPr="003771A7">
        <w:rPr>
          <w:highlight w:val="yellow"/>
          <w:lang w:val="en-US"/>
          <w:rPrChange w:id="53" w:author="Floriana Graziano" w:date="2023-10-16T22:07:00Z">
            <w:rPr>
              <w:lang w:val="en-US"/>
            </w:rPr>
          </w:rPrChange>
        </w:rPr>
        <w:t xml:space="preserve">Using these parameters </w:t>
      </w:r>
      <w:ins w:id="54" w:author="Floriana Graziano" w:date="2023-10-16T22:10:00Z">
        <w:r w:rsidR="003771A7">
          <w:rPr>
            <w:highlight w:val="yellow"/>
            <w:lang w:val="en-US"/>
          </w:rPr>
          <w:t xml:space="preserve">is innovative when looking at similar researches and </w:t>
        </w:r>
      </w:ins>
      <w:r w:rsidRPr="003771A7">
        <w:rPr>
          <w:highlight w:val="yellow"/>
          <w:lang w:val="en-US"/>
          <w:rPrChange w:id="55" w:author="Floriana Graziano" w:date="2023-10-16T22:07:00Z">
            <w:rPr>
              <w:lang w:val="en-US"/>
            </w:rPr>
          </w:rPrChange>
        </w:rPr>
        <w:t xml:space="preserve">ensures that positioning the charging stations not only follows the logic of demand-population </w:t>
      </w:r>
      <w:del w:id="56" w:author="Floriana Graziano" w:date="2023-10-16T22:08:00Z">
        <w:r w:rsidRPr="003771A7" w:rsidDel="003771A7">
          <w:rPr>
            <w:highlight w:val="yellow"/>
            <w:lang w:val="en-US"/>
            <w:rPrChange w:id="57" w:author="Floriana Graziano" w:date="2023-10-16T22:07:00Z">
              <w:rPr>
                <w:lang w:val="en-US"/>
              </w:rPr>
            </w:rPrChange>
          </w:rPr>
          <w:delText xml:space="preserve">(which creates large urban agglomerations as in the case of Berlin), </w:delText>
        </w:r>
      </w:del>
      <w:r w:rsidRPr="003771A7">
        <w:rPr>
          <w:highlight w:val="yellow"/>
          <w:lang w:val="en-US"/>
          <w:rPrChange w:id="58" w:author="Floriana Graziano" w:date="2023-10-16T22:07:00Z">
            <w:rPr>
              <w:lang w:val="en-US"/>
            </w:rPr>
          </w:rPrChange>
        </w:rPr>
        <w:t xml:space="preserve">but also improves the network by including peripheral areas and connecting points that, before, were divided. </w:t>
      </w:r>
      <w:del w:id="59" w:author="Floriana Graziano" w:date="2023-10-16T22:08:00Z">
        <w:r w:rsidRPr="003771A7" w:rsidDel="003771A7">
          <w:rPr>
            <w:highlight w:val="yellow"/>
            <w:lang w:val="en-US"/>
            <w:rPrChange w:id="60" w:author="Floriana Graziano" w:date="2023-10-16T22:07:00Z">
              <w:rPr>
                <w:lang w:val="en-US"/>
              </w:rPr>
            </w:rPrChange>
          </w:rPr>
          <w:delText>This way, clusters are not created in Munich and Berlin, but points are also inserted so that Munich and Berlin can be reached by car at a finite number of stations/stops.</w:delText>
        </w:r>
      </w:del>
    </w:p>
    <w:p w14:paraId="68B82DF5" w14:textId="74029466" w:rsidR="00546F0B" w:rsidRDefault="00546F0B" w:rsidP="00546F0B">
      <w:pPr>
        <w:rPr>
          <w:lang w:val="en-US"/>
        </w:rPr>
      </w:pPr>
      <w:r>
        <w:rPr>
          <w:lang w:val="en-US"/>
        </w:rPr>
        <w:t xml:space="preserve">A genetic algorithm </w:t>
      </w:r>
      <w:del w:id="61" w:author="Floriana Graziano" w:date="2023-10-16T22:08:00Z">
        <w:r w:rsidDel="003771A7">
          <w:rPr>
            <w:lang w:val="en-US"/>
          </w:rPr>
          <w:delText xml:space="preserve">was </w:delText>
        </w:r>
      </w:del>
      <w:ins w:id="62" w:author="Floriana Graziano" w:date="2023-10-16T22:08:00Z">
        <w:r w:rsidR="003771A7">
          <w:rPr>
            <w:lang w:val="en-US"/>
          </w:rPr>
          <w:t>is</w:t>
        </w:r>
        <w:r w:rsidR="003771A7">
          <w:rPr>
            <w:lang w:val="en-US"/>
          </w:rPr>
          <w:t xml:space="preserve"> </w:t>
        </w:r>
      </w:ins>
      <w:r>
        <w:rPr>
          <w:lang w:val="en-US"/>
        </w:rPr>
        <w:t>used to optimize the network</w:t>
      </w:r>
      <w:r w:rsidRPr="00A92900">
        <w:rPr>
          <w:lang w:val="en-US"/>
        </w:rPr>
        <w:t xml:space="preserve"> as it is the most flexible to consider multiple parameters.</w:t>
      </w:r>
      <w:r>
        <w:rPr>
          <w:lang w:val="en-US"/>
        </w:rPr>
        <w:t xml:space="preserve"> </w:t>
      </w:r>
      <w:r w:rsidRPr="00A92900">
        <w:rPr>
          <w:lang w:val="en-US"/>
        </w:rPr>
        <w:t xml:space="preserve">Another novelty in the work is that predictive methods </w:t>
      </w:r>
      <w:del w:id="63" w:author="Floriana Graziano" w:date="2023-10-16T22:11:00Z">
        <w:r w:rsidRPr="00A92900" w:rsidDel="003771A7">
          <w:rPr>
            <w:lang w:val="en-US"/>
          </w:rPr>
          <w:delText>have been</w:delText>
        </w:r>
      </w:del>
      <w:ins w:id="64" w:author="Floriana Graziano" w:date="2023-10-16T22:11:00Z">
        <w:r w:rsidR="003771A7">
          <w:rPr>
            <w:lang w:val="en-US"/>
          </w:rPr>
          <w:t>are</w:t>
        </w:r>
      </w:ins>
      <w:r w:rsidRPr="00A92900">
        <w:rPr>
          <w:lang w:val="en-US"/>
        </w:rPr>
        <w:t xml:space="preserve"> used within the algorithm to identify the optimal position for the initial population. This is done to obtain a more plausible provision and, indirectly, mimic the different economic and political </w:t>
      </w:r>
      <w:r w:rsidR="0059236A">
        <w:rPr>
          <w:lang w:val="en-US"/>
        </w:rPr>
        <w:t>situa</w:t>
      </w:r>
      <w:r w:rsidRPr="00A92900">
        <w:rPr>
          <w:lang w:val="en-US"/>
        </w:rPr>
        <w:t>tion</w:t>
      </w:r>
      <w:r>
        <w:rPr>
          <w:lang w:val="en-US"/>
        </w:rPr>
        <w:t>s</w:t>
      </w:r>
      <w:r w:rsidRPr="00A92900">
        <w:rPr>
          <w:lang w:val="en-US"/>
        </w:rPr>
        <w:t xml:space="preserve"> of the various Lands on this issue.</w:t>
      </w:r>
      <w:r>
        <w:rPr>
          <w:lang w:val="en-US"/>
        </w:rPr>
        <w:t xml:space="preserve"> </w:t>
      </w:r>
      <w:r w:rsidRPr="00A92900">
        <w:rPr>
          <w:lang w:val="en-US"/>
        </w:rPr>
        <w:t>To accentuate the objective of extending the network to the suburbs, in addition to the parameters of the graph, the relationship between the area covered by the network and the territorial extension of Germany is also used.</w:t>
      </w:r>
    </w:p>
    <w:p w14:paraId="495117E8" w14:textId="289CC1A3" w:rsidR="00C31486" w:rsidDel="003771A7" w:rsidRDefault="00C31486" w:rsidP="00C31486">
      <w:pPr>
        <w:pStyle w:val="Heading2"/>
        <w:rPr>
          <w:del w:id="65" w:author="Floriana Graziano" w:date="2023-10-16T22:11:00Z"/>
          <w:lang w:val="en-US"/>
        </w:rPr>
      </w:pPr>
      <w:bookmarkStart w:id="66" w:name="_Ref147698350"/>
      <w:bookmarkStart w:id="67" w:name="_Toc148382766"/>
      <w:del w:id="68" w:author="Floriana Graziano" w:date="2023-10-16T22:11:00Z">
        <w:r w:rsidDel="003771A7">
          <w:rPr>
            <w:lang w:val="en-US"/>
          </w:rPr>
          <w:delText>Thesis structure</w:delText>
        </w:r>
        <w:bookmarkEnd w:id="66"/>
        <w:bookmarkEnd w:id="67"/>
      </w:del>
    </w:p>
    <w:p w14:paraId="5DE6958F" w14:textId="77777777" w:rsidR="00516A78" w:rsidRPr="00516A78" w:rsidRDefault="00516A78" w:rsidP="00516A78">
      <w:pPr>
        <w:rPr>
          <w:lang w:val="en-US"/>
        </w:rPr>
      </w:pPr>
      <w:r w:rsidRPr="00516A78">
        <w:rPr>
          <w:lang w:val="en-US"/>
        </w:rPr>
        <w:t xml:space="preserve">The structure of this thesis is delineated into six chapters, encapsulating the theoretical underpinnings, a comprehensive description of the model alongside its governing principles, and the ensuing results derived from the algorithm. </w:t>
      </w:r>
    </w:p>
    <w:p w14:paraId="2FC18D36" w14:textId="38A90000" w:rsidR="00516A78" w:rsidRPr="00516A78" w:rsidRDefault="00516A78" w:rsidP="00516A78">
      <w:pPr>
        <w:rPr>
          <w:lang w:val="en-US"/>
        </w:rPr>
      </w:pPr>
      <w:r w:rsidRPr="00516A78">
        <w:rPr>
          <w:lang w:val="en-US"/>
        </w:rPr>
        <w:t xml:space="preserve">Chapter </w:t>
      </w:r>
      <w:r>
        <w:rPr>
          <w:lang w:val="en-US"/>
        </w:rPr>
        <w:fldChar w:fldCharType="begin"/>
      </w:r>
      <w:r>
        <w:rPr>
          <w:lang w:val="en-US"/>
        </w:rPr>
        <w:instrText xml:space="preserve"> REF _Ref147698149 \r \h </w:instrText>
      </w:r>
      <w:r>
        <w:rPr>
          <w:lang w:val="en-US"/>
        </w:rPr>
      </w:r>
      <w:r>
        <w:rPr>
          <w:lang w:val="en-US"/>
        </w:rPr>
        <w:fldChar w:fldCharType="separate"/>
      </w:r>
      <w:r w:rsidR="00225F01">
        <w:rPr>
          <w:lang w:val="en-US"/>
        </w:rPr>
        <w:t>2</w:t>
      </w:r>
      <w:r>
        <w:rPr>
          <w:lang w:val="en-US"/>
        </w:rPr>
        <w:fldChar w:fldCharType="end"/>
      </w:r>
      <w:r w:rsidRPr="00516A78">
        <w:rPr>
          <w:lang w:val="en-US"/>
        </w:rPr>
        <w:t xml:space="preserve"> embarks on a literature review concerning the primary determinants of electric vehicle market penetration. It proceeds with three </w:t>
      </w:r>
      <w:r w:rsidR="0059236A">
        <w:rPr>
          <w:lang w:val="en-US"/>
        </w:rPr>
        <w:t>brief</w:t>
      </w:r>
      <w:r w:rsidRPr="00516A78">
        <w:rPr>
          <w:lang w:val="en-US"/>
        </w:rPr>
        <w:t xml:space="preserve"> paragraphs elucidating the criteria for selecting a location for a new charging station, crucial parameters influencing this selection, and an overview of methodologies employed in extant literature to optimize these parameters.</w:t>
      </w:r>
    </w:p>
    <w:p w14:paraId="1FC25388" w14:textId="150489B7" w:rsidR="00516A78" w:rsidRPr="00516A78" w:rsidRDefault="00516A78" w:rsidP="00516A78">
      <w:pPr>
        <w:rPr>
          <w:lang w:val="en-US"/>
        </w:rPr>
      </w:pPr>
      <w:r w:rsidRPr="00516A78">
        <w:rPr>
          <w:lang w:val="en-US"/>
        </w:rPr>
        <w:t xml:space="preserve">Chapter </w:t>
      </w:r>
      <w:r>
        <w:rPr>
          <w:lang w:val="en-US"/>
        </w:rPr>
        <w:fldChar w:fldCharType="begin"/>
      </w:r>
      <w:r>
        <w:rPr>
          <w:lang w:val="en-US"/>
        </w:rPr>
        <w:instrText xml:space="preserve"> REF _Ref147698160 \r \h </w:instrText>
      </w:r>
      <w:r>
        <w:rPr>
          <w:lang w:val="en-US"/>
        </w:rPr>
      </w:r>
      <w:r>
        <w:rPr>
          <w:lang w:val="en-US"/>
        </w:rPr>
        <w:fldChar w:fldCharType="separate"/>
      </w:r>
      <w:r w:rsidR="00225F01">
        <w:rPr>
          <w:lang w:val="en-US"/>
        </w:rPr>
        <w:t>3</w:t>
      </w:r>
      <w:r>
        <w:rPr>
          <w:lang w:val="en-US"/>
        </w:rPr>
        <w:fldChar w:fldCharType="end"/>
      </w:r>
      <w:r w:rsidRPr="00516A78">
        <w:rPr>
          <w:lang w:val="en-US"/>
        </w:rPr>
        <w:t xml:space="preserve"> is devoted to the core theoretical frameworks undergirding this research. The chapter is trifurcated into three segments: a discourse on network theory entailing a mathematical delineation and explication of four parameters instrumental in network description, a walkthrough of the foundational steps constituting a genetic algorithm, and a segment expl</w:t>
      </w:r>
      <w:r w:rsidR="0059236A">
        <w:rPr>
          <w:lang w:val="en-US"/>
        </w:rPr>
        <w:t>ain</w:t>
      </w:r>
      <w:r w:rsidRPr="00516A78">
        <w:rPr>
          <w:lang w:val="en-US"/>
        </w:rPr>
        <w:t>ing the prediction methods employed to extrapolate the initial population of new charging stations predicated on historical installations.</w:t>
      </w:r>
    </w:p>
    <w:p w14:paraId="32D1611A" w14:textId="01D3717C" w:rsidR="00516A78" w:rsidRPr="00516A78" w:rsidRDefault="00516A78" w:rsidP="00516A78">
      <w:pPr>
        <w:rPr>
          <w:lang w:val="en-US"/>
        </w:rPr>
      </w:pPr>
      <w:r w:rsidRPr="00516A78">
        <w:rPr>
          <w:lang w:val="en-US"/>
        </w:rPr>
        <w:t xml:space="preserve">Chapter </w:t>
      </w:r>
      <w:r>
        <w:rPr>
          <w:lang w:val="en-US"/>
        </w:rPr>
        <w:fldChar w:fldCharType="begin"/>
      </w:r>
      <w:r>
        <w:rPr>
          <w:lang w:val="en-US"/>
        </w:rPr>
        <w:instrText xml:space="preserve"> REF _Ref147698175 \r \h </w:instrText>
      </w:r>
      <w:r>
        <w:rPr>
          <w:lang w:val="en-US"/>
        </w:rPr>
      </w:r>
      <w:r>
        <w:rPr>
          <w:lang w:val="en-US"/>
        </w:rPr>
        <w:fldChar w:fldCharType="separate"/>
      </w:r>
      <w:r w:rsidR="00225F01">
        <w:rPr>
          <w:lang w:val="en-US"/>
        </w:rPr>
        <w:t>4</w:t>
      </w:r>
      <w:r>
        <w:rPr>
          <w:lang w:val="en-US"/>
        </w:rPr>
        <w:fldChar w:fldCharType="end"/>
      </w:r>
      <w:r w:rsidRPr="00516A78">
        <w:rPr>
          <w:lang w:val="en-US"/>
        </w:rPr>
        <w:t xml:space="preserve"> furnishes a meticulous exposition of the algorithmic steps. </w:t>
      </w:r>
      <w:r w:rsidR="0059236A">
        <w:rPr>
          <w:lang w:val="en-US"/>
        </w:rPr>
        <w:t>This chapter includes</w:t>
      </w:r>
      <w:r w:rsidRPr="00516A78">
        <w:rPr>
          <w:lang w:val="en-US"/>
        </w:rPr>
        <w:t xml:space="preserve"> the presuppositions adopted for data pre-processing alongside the construction of the </w:t>
      </w:r>
      <w:r w:rsidRPr="00516A78">
        <w:rPr>
          <w:lang w:val="en-US"/>
        </w:rPr>
        <w:lastRenderedPageBreak/>
        <w:t xml:space="preserve">graph. Further elucidation is provided on the </w:t>
      </w:r>
      <w:r w:rsidR="0059236A">
        <w:rPr>
          <w:lang w:val="en-US"/>
        </w:rPr>
        <w:t>initial population's genesis and the optimization function's formula</w:t>
      </w:r>
      <w:r w:rsidRPr="00516A78">
        <w:rPr>
          <w:lang w:val="en-US"/>
        </w:rPr>
        <w:t>tion.</w:t>
      </w:r>
    </w:p>
    <w:p w14:paraId="2F84C833" w14:textId="3D043AF1" w:rsidR="00546F0B" w:rsidRDefault="00516A78" w:rsidP="00516A78">
      <w:pPr>
        <w:rPr>
          <w:lang w:val="en-US"/>
        </w:rPr>
      </w:pPr>
      <w:r w:rsidRPr="00516A78">
        <w:rPr>
          <w:lang w:val="en-US"/>
        </w:rPr>
        <w:t xml:space="preserve">Chapter </w:t>
      </w:r>
      <w:r>
        <w:rPr>
          <w:lang w:val="en-US"/>
        </w:rPr>
        <w:fldChar w:fldCharType="begin"/>
      </w:r>
      <w:r>
        <w:rPr>
          <w:lang w:val="en-US"/>
        </w:rPr>
        <w:instrText xml:space="preserve"> REF _Ref147698186 \r \h </w:instrText>
      </w:r>
      <w:r>
        <w:rPr>
          <w:lang w:val="en-US"/>
        </w:rPr>
      </w:r>
      <w:r>
        <w:rPr>
          <w:lang w:val="en-US"/>
        </w:rPr>
        <w:fldChar w:fldCharType="separate"/>
      </w:r>
      <w:r w:rsidR="00225F01">
        <w:rPr>
          <w:lang w:val="en-US"/>
        </w:rPr>
        <w:t>5</w:t>
      </w:r>
      <w:r>
        <w:rPr>
          <w:lang w:val="en-US"/>
        </w:rPr>
        <w:fldChar w:fldCharType="end"/>
      </w:r>
      <w:r w:rsidRPr="00516A78">
        <w:rPr>
          <w:lang w:val="en-US"/>
        </w:rPr>
        <w:t xml:space="preserve"> encapsulates the conclusions drawn and contemplates future implementations</w:t>
      </w:r>
      <w:r w:rsidR="0059236A">
        <w:rPr>
          <w:lang w:val="en-US"/>
        </w:rPr>
        <w:t>. In contrast,</w:t>
      </w:r>
      <w:r w:rsidRPr="00516A78">
        <w:rPr>
          <w:lang w:val="en-US"/>
        </w:rPr>
        <w:t xml:space="preserve"> Chapter </w:t>
      </w:r>
      <w:r>
        <w:rPr>
          <w:lang w:val="en-US"/>
        </w:rPr>
        <w:fldChar w:fldCharType="begin"/>
      </w:r>
      <w:r>
        <w:rPr>
          <w:lang w:val="en-US"/>
        </w:rPr>
        <w:instrText xml:space="preserve"> REF _Ref147698193 \r \h </w:instrText>
      </w:r>
      <w:r>
        <w:rPr>
          <w:lang w:val="en-US"/>
        </w:rPr>
      </w:r>
      <w:r>
        <w:rPr>
          <w:lang w:val="en-US"/>
        </w:rPr>
        <w:fldChar w:fldCharType="separate"/>
      </w:r>
      <w:r w:rsidR="00225F01">
        <w:rPr>
          <w:lang w:val="en-US"/>
        </w:rPr>
        <w:t>6</w:t>
      </w:r>
      <w:r>
        <w:rPr>
          <w:lang w:val="en-US"/>
        </w:rPr>
        <w:fldChar w:fldCharType="end"/>
      </w:r>
      <w:r w:rsidRPr="00516A78">
        <w:rPr>
          <w:lang w:val="en-US"/>
        </w:rPr>
        <w:t xml:space="preserve"> (Appendices) comprises tables and graphical representations of all the simulation exercises undertaken, which, for the sake of reading fluency, were not directly incorporated into Chapter </w:t>
      </w:r>
      <w:r>
        <w:rPr>
          <w:lang w:val="en-US"/>
        </w:rPr>
        <w:fldChar w:fldCharType="begin"/>
      </w:r>
      <w:r>
        <w:rPr>
          <w:lang w:val="en-US"/>
        </w:rPr>
        <w:instrText xml:space="preserve"> REF _Ref147698175 \r \h </w:instrText>
      </w:r>
      <w:r>
        <w:rPr>
          <w:lang w:val="en-US"/>
        </w:rPr>
      </w:r>
      <w:r>
        <w:rPr>
          <w:lang w:val="en-US"/>
        </w:rPr>
        <w:fldChar w:fldCharType="separate"/>
      </w:r>
      <w:r w:rsidR="00225F01">
        <w:rPr>
          <w:lang w:val="en-US"/>
        </w:rPr>
        <w:t>4</w:t>
      </w:r>
      <w:r>
        <w:rPr>
          <w:lang w:val="en-US"/>
        </w:rPr>
        <w:fldChar w:fldCharType="end"/>
      </w:r>
      <w:r w:rsidRPr="00516A78">
        <w:rPr>
          <w:lang w:val="en-US"/>
        </w:rPr>
        <w:t>.</w:t>
      </w:r>
      <w:r w:rsidR="00546F0B">
        <w:rPr>
          <w:lang w:val="en-US"/>
        </w:rPr>
        <w:br w:type="page"/>
      </w:r>
    </w:p>
    <w:p w14:paraId="120A3D2D" w14:textId="7305A40E" w:rsidR="00546F0B" w:rsidRDefault="00546F0B" w:rsidP="00546F0B">
      <w:pPr>
        <w:pStyle w:val="Heading1"/>
        <w:rPr>
          <w:lang w:val="en-US"/>
        </w:rPr>
      </w:pPr>
      <w:bookmarkStart w:id="69" w:name="_Ref147698149"/>
      <w:bookmarkStart w:id="70" w:name="_Toc148382767"/>
      <w:r>
        <w:rPr>
          <w:lang w:val="en-US"/>
        </w:rPr>
        <w:lastRenderedPageBreak/>
        <w:t>Literature review</w:t>
      </w:r>
      <w:bookmarkEnd w:id="69"/>
      <w:bookmarkEnd w:id="70"/>
    </w:p>
    <w:p w14:paraId="3A73A127" w14:textId="4CD26ED9" w:rsidR="00546F0B" w:rsidRPr="00546F0B" w:rsidRDefault="00546F0B" w:rsidP="00546F0B">
      <w:pPr>
        <w:pStyle w:val="Heading2"/>
        <w:rPr>
          <w:lang w:val="en-US" w:eastAsia="de-DE"/>
        </w:rPr>
      </w:pPr>
      <w:bookmarkStart w:id="71" w:name="_Toc148382768"/>
      <w:r>
        <w:rPr>
          <w:lang w:val="en-US" w:eastAsia="de-DE"/>
        </w:rPr>
        <w:t>Electric Vehicle Market Penetration Main Factors</w:t>
      </w:r>
      <w:bookmarkEnd w:id="71"/>
    </w:p>
    <w:p w14:paraId="324FCCC6" w14:textId="3F9B23C0" w:rsidR="00840DDF" w:rsidRDefault="00636D8E">
      <w:pPr>
        <w:rPr>
          <w:lang w:val="en-US"/>
        </w:rPr>
      </w:pPr>
      <w:r w:rsidRPr="00636D8E">
        <w:rPr>
          <w:lang w:val="en-US"/>
        </w:rPr>
        <w:t xml:space="preserve">The transformation of the global automobile industry toward electric mobility is underway. </w:t>
      </w:r>
      <w:ins w:id="72" w:author="Floriana Graziano" w:date="2023-10-16T22:12:00Z">
        <w:r w:rsidR="003771A7">
          <w:rPr>
            <w:lang w:val="en-US"/>
          </w:rPr>
          <w:t>The following</w:t>
        </w:r>
      </w:ins>
      <w:del w:id="73" w:author="Floriana Graziano" w:date="2023-10-16T22:12:00Z">
        <w:r w:rsidR="001D1EB3" w:rsidDel="003771A7">
          <w:rPr>
            <w:lang w:val="en-US"/>
          </w:rPr>
          <w:delText>Many</w:delText>
        </w:r>
      </w:del>
      <w:r w:rsidR="001D1EB3">
        <w:rPr>
          <w:lang w:val="en-US"/>
        </w:rPr>
        <w:t xml:space="preserve"> factors may influence the EV market penetration</w:t>
      </w:r>
      <w:ins w:id="74" w:author="Floriana Graziano" w:date="2023-10-16T22:12:00Z">
        <w:r w:rsidR="003771A7">
          <w:rPr>
            <w:lang w:val="en-US"/>
          </w:rPr>
          <w:t>.</w:t>
        </w:r>
      </w:ins>
      <w:del w:id="75" w:author="Floriana Graziano" w:date="2023-10-16T22:12:00Z">
        <w:r w:rsidR="001D1EB3" w:rsidDel="003771A7">
          <w:rPr>
            <w:lang w:val="en-US"/>
          </w:rPr>
          <w:delText>:</w:delText>
        </w:r>
      </w:del>
    </w:p>
    <w:p w14:paraId="70AA100F" w14:textId="4C427738" w:rsidR="00840DDF" w:rsidRPr="00B61C9D" w:rsidRDefault="006A717D" w:rsidP="00D621DD">
      <w:pPr>
        <w:rPr>
          <w:lang w:val="en-US"/>
        </w:rPr>
      </w:pPr>
      <w:r w:rsidRPr="00AE7BAB">
        <w:rPr>
          <w:b/>
          <w:bCs w:val="0"/>
          <w:lang w:val="en-US"/>
        </w:rPr>
        <w:t xml:space="preserve">Anxiety of </w:t>
      </w:r>
      <w:r w:rsidR="00546F0B">
        <w:rPr>
          <w:b/>
          <w:bCs w:val="0"/>
          <w:lang w:val="en-US"/>
        </w:rPr>
        <w:t>r</w:t>
      </w:r>
      <w:r w:rsidRPr="00AE7BAB">
        <w:rPr>
          <w:b/>
          <w:bCs w:val="0"/>
          <w:lang w:val="en-US"/>
        </w:rPr>
        <w:t>ange</w:t>
      </w:r>
      <w:r>
        <w:rPr>
          <w:lang w:val="en-US"/>
        </w:rPr>
        <w:t xml:space="preserve">: </w:t>
      </w:r>
      <w:r w:rsidR="006B0D5E" w:rsidRPr="00D621DD">
        <w:rPr>
          <w:lang w:val="en-US"/>
        </w:rPr>
        <w:t xml:space="preserve">The phenomenon termed </w:t>
      </w:r>
      <w:r w:rsidR="0059236A">
        <w:rPr>
          <w:lang w:val="en-US"/>
        </w:rPr>
        <w:t>"</w:t>
      </w:r>
      <w:r w:rsidR="006B0D5E" w:rsidRPr="00D621DD">
        <w:rPr>
          <w:lang w:val="en-US"/>
        </w:rPr>
        <w:t>range anxiety</w:t>
      </w:r>
      <w:r w:rsidR="0059236A">
        <w:rPr>
          <w:lang w:val="en-US"/>
        </w:rPr>
        <w:t>"</w:t>
      </w:r>
      <w:r w:rsidR="006B0D5E" w:rsidRPr="00D621DD">
        <w:rPr>
          <w:lang w:val="en-US"/>
        </w:rPr>
        <w:t xml:space="preserve"> is </w:t>
      </w:r>
      <w:r w:rsidR="00A92900">
        <w:rPr>
          <w:lang w:val="en-US"/>
        </w:rPr>
        <w:t>commo</w:t>
      </w:r>
      <w:r w:rsidR="006B0D5E" w:rsidRPr="00D621DD">
        <w:rPr>
          <w:lang w:val="en-US"/>
        </w:rPr>
        <w:t>n among potential EV owners. Range anxiety refers to the worry that an EV has insufficient reach to get to its destination and would leave the driver stranded. It is one of</w:t>
      </w:r>
      <w:r w:rsidR="006B0D5E" w:rsidRPr="006B0D5E">
        <w:rPr>
          <w:lang w:val="en-US"/>
        </w:rPr>
        <w:t xml:space="preserve"> the key barriers to EV adoption</w:t>
      </w:r>
      <w:r w:rsidR="006B0D5E">
        <w:rPr>
          <w:lang w:val="en-US"/>
        </w:rPr>
        <w:t xml:space="preserve"> </w:t>
      </w:r>
      <w:sdt>
        <w:sdtPr>
          <w:id w:val="1588499752"/>
          <w:citation/>
        </w:sdtPr>
        <w:sdtContent>
          <w:r w:rsidR="006B0D5E" w:rsidRPr="00B91F73">
            <w:fldChar w:fldCharType="begin"/>
          </w:r>
          <w:r w:rsidR="006B0D5E" w:rsidRPr="00C959C4">
            <w:rPr>
              <w:lang w:val="en-US"/>
            </w:rPr>
            <w:instrText xml:space="preserve"> CITATION Fra13 \l 1031 </w:instrText>
          </w:r>
          <w:r w:rsidR="006B0D5E" w:rsidRPr="00B91F73">
            <w:fldChar w:fldCharType="separate"/>
          </w:r>
          <w:r w:rsidR="00225F01" w:rsidRPr="00225F01">
            <w:rPr>
              <w:noProof/>
              <w:lang w:val="en-US"/>
            </w:rPr>
            <w:t>[1]</w:t>
          </w:r>
          <w:r w:rsidR="006B0D5E" w:rsidRPr="00B91F73">
            <w:fldChar w:fldCharType="end"/>
          </w:r>
        </w:sdtContent>
      </w:sdt>
      <w:r w:rsidR="006B0D5E" w:rsidRPr="006B0D5E">
        <w:rPr>
          <w:lang w:val="en-US"/>
        </w:rPr>
        <w:t>. This fear can be mitigated by the availability of a comprehensive, convenient, and reliable charging network, thus directly linking EV market penetration to charging infrastructure</w:t>
      </w:r>
      <w:r w:rsidR="00EA7E63">
        <w:rPr>
          <w:lang w:val="en-US"/>
        </w:rPr>
        <w:t xml:space="preserve"> </w:t>
      </w:r>
      <w:sdt>
        <w:sdtPr>
          <w:rPr>
            <w:lang w:val="en-US"/>
          </w:rPr>
          <w:id w:val="-1107192949"/>
          <w:citation/>
        </w:sdtPr>
        <w:sdtContent>
          <w:r w:rsidR="00EA7E63">
            <w:rPr>
              <w:lang w:val="en-US"/>
            </w:rPr>
            <w:fldChar w:fldCharType="begin"/>
          </w:r>
          <w:r w:rsidR="00EA7E63" w:rsidRPr="00EA7E63">
            <w:rPr>
              <w:lang w:val="en-US"/>
            </w:rPr>
            <w:instrText xml:space="preserve"> CITATION Pea11 \l 1031 </w:instrText>
          </w:r>
          <w:r w:rsidR="00EA7E63">
            <w:rPr>
              <w:lang w:val="en-US"/>
            </w:rPr>
            <w:fldChar w:fldCharType="separate"/>
          </w:r>
          <w:r w:rsidR="00225F01" w:rsidRPr="00225F01">
            <w:rPr>
              <w:noProof/>
              <w:lang w:val="en-US"/>
            </w:rPr>
            <w:t>[2]</w:t>
          </w:r>
          <w:r w:rsidR="00EA7E63">
            <w:rPr>
              <w:lang w:val="en-US"/>
            </w:rPr>
            <w:fldChar w:fldCharType="end"/>
          </w:r>
        </w:sdtContent>
      </w:sdt>
      <w:r w:rsidR="006B0D5E" w:rsidRPr="006B0D5E">
        <w:rPr>
          <w:lang w:val="en-US"/>
        </w:rPr>
        <w:t>.</w:t>
      </w:r>
    </w:p>
    <w:p w14:paraId="03B04925" w14:textId="3FEB0D41" w:rsidR="00BC361E" w:rsidRPr="00465C87" w:rsidRDefault="00AE7BAB" w:rsidP="00D621DD">
      <w:pPr>
        <w:rPr>
          <w:b/>
          <w:lang w:val="en-US"/>
        </w:rPr>
      </w:pPr>
      <w:r w:rsidRPr="00AE7BAB">
        <w:rPr>
          <w:b/>
          <w:bCs w:val="0"/>
          <w:lang w:val="en-US"/>
        </w:rPr>
        <w:t>Infrastructure</w:t>
      </w:r>
      <w:r>
        <w:rPr>
          <w:lang w:val="en-US"/>
        </w:rPr>
        <w:t xml:space="preserve">: </w:t>
      </w:r>
      <w:r w:rsidR="001D1EB3" w:rsidRPr="00636D8E">
        <w:rPr>
          <w:lang w:val="en-US"/>
        </w:rPr>
        <w:t>A critical factor influencing this trend is the availability and accessibility of Electric Vehicle (EV) charging infrastructure. It has been widely studied and proven that the prevalence of charging stations strongly influences the acceptance and adoption of EVs</w:t>
      </w:r>
      <w:r w:rsidR="001D1EB3">
        <w:rPr>
          <w:lang w:val="en-US"/>
        </w:rPr>
        <w:t xml:space="preserve"> </w:t>
      </w:r>
      <w:sdt>
        <w:sdtPr>
          <w:rPr>
            <w:lang w:val="en-US"/>
          </w:rPr>
          <w:id w:val="-2045593411"/>
          <w:citation/>
        </w:sdtPr>
        <w:sdtContent>
          <w:r w:rsidR="001D1EB3">
            <w:rPr>
              <w:lang w:val="en-US"/>
            </w:rPr>
            <w:fldChar w:fldCharType="begin"/>
          </w:r>
          <w:r w:rsidR="001D1EB3" w:rsidRPr="00A23CE8">
            <w:rPr>
              <w:lang w:val="en-US"/>
            </w:rPr>
            <w:instrText xml:space="preserve"> CITATION Jor20 \l 1031 </w:instrText>
          </w:r>
          <w:r w:rsidR="001D1EB3">
            <w:rPr>
              <w:lang w:val="en-US"/>
            </w:rPr>
            <w:fldChar w:fldCharType="separate"/>
          </w:r>
          <w:r w:rsidR="00225F01" w:rsidRPr="00225F01">
            <w:rPr>
              <w:noProof/>
              <w:lang w:val="en-US"/>
            </w:rPr>
            <w:t>[3]</w:t>
          </w:r>
          <w:r w:rsidR="001D1EB3">
            <w:rPr>
              <w:lang w:val="en-US"/>
            </w:rPr>
            <w:fldChar w:fldCharType="end"/>
          </w:r>
        </w:sdtContent>
      </w:sdt>
      <w:r w:rsidR="001D1EB3">
        <w:rPr>
          <w:lang w:val="en-US"/>
        </w:rPr>
        <w:t xml:space="preserve"> </w:t>
      </w:r>
      <w:sdt>
        <w:sdtPr>
          <w:rPr>
            <w:lang w:val="en-US"/>
          </w:rPr>
          <w:id w:val="-903375056"/>
          <w:citation/>
        </w:sdtPr>
        <w:sdtContent>
          <w:r w:rsidR="001D1EB3">
            <w:rPr>
              <w:lang w:val="en-US"/>
            </w:rPr>
            <w:fldChar w:fldCharType="begin"/>
          </w:r>
          <w:r w:rsidR="001D1EB3" w:rsidRPr="00A23CE8">
            <w:rPr>
              <w:lang w:val="en-US"/>
            </w:rPr>
            <w:instrText xml:space="preserve"> CITATION Kon19 \l 1031 </w:instrText>
          </w:r>
          <w:r w:rsidR="001D1EB3">
            <w:rPr>
              <w:lang w:val="en-US"/>
            </w:rPr>
            <w:fldChar w:fldCharType="separate"/>
          </w:r>
          <w:r w:rsidR="00225F01" w:rsidRPr="00225F01">
            <w:rPr>
              <w:noProof/>
              <w:lang w:val="en-US"/>
            </w:rPr>
            <w:t>[4]</w:t>
          </w:r>
          <w:r w:rsidR="001D1EB3">
            <w:rPr>
              <w:lang w:val="en-US"/>
            </w:rPr>
            <w:fldChar w:fldCharType="end"/>
          </w:r>
        </w:sdtContent>
      </w:sdt>
      <w:r w:rsidR="001D1EB3">
        <w:rPr>
          <w:lang w:val="en-US"/>
        </w:rPr>
        <w:t xml:space="preserve"> </w:t>
      </w:r>
      <w:sdt>
        <w:sdtPr>
          <w:rPr>
            <w:lang w:val="en-US"/>
          </w:rPr>
          <w:id w:val="-82388442"/>
          <w:citation/>
        </w:sdtPr>
        <w:sdtContent>
          <w:r w:rsidR="001D1EB3">
            <w:rPr>
              <w:lang w:val="en-US"/>
            </w:rPr>
            <w:fldChar w:fldCharType="begin"/>
          </w:r>
          <w:r w:rsidR="001D1EB3" w:rsidRPr="00A23CE8">
            <w:rPr>
              <w:lang w:val="en-US"/>
            </w:rPr>
            <w:instrText xml:space="preserve"> CITATION Hai22 \l 1031 </w:instrText>
          </w:r>
          <w:r w:rsidR="001D1EB3">
            <w:rPr>
              <w:lang w:val="en-US"/>
            </w:rPr>
            <w:fldChar w:fldCharType="separate"/>
          </w:r>
          <w:r w:rsidR="00225F01" w:rsidRPr="00225F01">
            <w:rPr>
              <w:noProof/>
              <w:lang w:val="en-US"/>
            </w:rPr>
            <w:t>[5]</w:t>
          </w:r>
          <w:r w:rsidR="001D1EB3">
            <w:rPr>
              <w:lang w:val="en-US"/>
            </w:rPr>
            <w:fldChar w:fldCharType="end"/>
          </w:r>
        </w:sdtContent>
      </w:sdt>
      <w:r w:rsidR="001D1EB3">
        <w:rPr>
          <w:lang w:val="en-US"/>
        </w:rPr>
        <w:t xml:space="preserve"> </w:t>
      </w:r>
      <w:sdt>
        <w:sdtPr>
          <w:rPr>
            <w:lang w:val="en-US"/>
          </w:rPr>
          <w:id w:val="-1673867471"/>
          <w:citation/>
        </w:sdtPr>
        <w:sdtContent>
          <w:r w:rsidR="001D1EB3">
            <w:rPr>
              <w:lang w:val="en-US"/>
            </w:rPr>
            <w:fldChar w:fldCharType="begin"/>
          </w:r>
          <w:r w:rsidR="001D1EB3" w:rsidRPr="00A23CE8">
            <w:rPr>
              <w:lang w:val="en-US"/>
            </w:rPr>
            <w:instrText xml:space="preserve"> CITATION Fun19 \l 1031 </w:instrText>
          </w:r>
          <w:r w:rsidR="001D1EB3">
            <w:rPr>
              <w:lang w:val="en-US"/>
            </w:rPr>
            <w:fldChar w:fldCharType="separate"/>
          </w:r>
          <w:r w:rsidR="00225F01" w:rsidRPr="00225F01">
            <w:rPr>
              <w:noProof/>
              <w:lang w:val="en-US"/>
            </w:rPr>
            <w:t>[6]</w:t>
          </w:r>
          <w:r w:rsidR="001D1EB3">
            <w:rPr>
              <w:lang w:val="en-US"/>
            </w:rPr>
            <w:fldChar w:fldCharType="end"/>
          </w:r>
        </w:sdtContent>
      </w:sdt>
      <w:r w:rsidR="001D1EB3" w:rsidRPr="00636D8E">
        <w:rPr>
          <w:lang w:val="en-US"/>
        </w:rPr>
        <w:t>.</w:t>
      </w:r>
      <w:r w:rsidR="001D1EB3">
        <w:rPr>
          <w:lang w:val="en-US"/>
        </w:rPr>
        <w:t xml:space="preserve"> In the U.S., a positive correlation between </w:t>
      </w:r>
      <w:r w:rsidR="00A92900">
        <w:rPr>
          <w:lang w:val="en-US"/>
        </w:rPr>
        <w:t>public infrastructure and EV uptake has</w:t>
      </w:r>
      <w:r w:rsidR="0059236A">
        <w:rPr>
          <w:lang w:val="en-US"/>
        </w:rPr>
        <w:t xml:space="preserve"> b</w:t>
      </w:r>
      <w:r w:rsidR="001D1EB3">
        <w:rPr>
          <w:lang w:val="en-US"/>
        </w:rPr>
        <w:t>een proven</w:t>
      </w:r>
      <w:r w:rsidR="00887EA4" w:rsidRPr="00887EA4">
        <w:rPr>
          <w:lang w:val="en-US"/>
        </w:rPr>
        <w:t xml:space="preserve"> </w:t>
      </w:r>
      <w:sdt>
        <w:sdtPr>
          <w:rPr>
            <w:b/>
          </w:rPr>
          <w:id w:val="2133433069"/>
          <w:citation/>
        </w:sdtPr>
        <w:sdtContent>
          <w:r w:rsidR="00BC361E" w:rsidRPr="00B91F73">
            <w:rPr>
              <w:b/>
            </w:rPr>
            <w:fldChar w:fldCharType="begin"/>
          </w:r>
          <w:r w:rsidR="00BC361E" w:rsidRPr="00C959C4">
            <w:rPr>
              <w:lang w:val="en-US"/>
            </w:rPr>
            <w:instrText xml:space="preserve"> CITATION Fun19 \l 1031 </w:instrText>
          </w:r>
          <w:r w:rsidR="00BC361E" w:rsidRPr="00B91F73">
            <w:rPr>
              <w:b/>
            </w:rPr>
            <w:fldChar w:fldCharType="separate"/>
          </w:r>
          <w:r w:rsidR="00225F01" w:rsidRPr="00225F01">
            <w:rPr>
              <w:noProof/>
              <w:lang w:val="en-US"/>
            </w:rPr>
            <w:t>[6]</w:t>
          </w:r>
          <w:r w:rsidR="00BC361E" w:rsidRPr="00B91F73">
            <w:rPr>
              <w:b/>
            </w:rPr>
            <w:fldChar w:fldCharType="end"/>
          </w:r>
        </w:sdtContent>
      </w:sdt>
      <w:r w:rsidR="00887EA4" w:rsidRPr="00BC361E">
        <w:rPr>
          <w:lang w:val="en-US"/>
        </w:rPr>
        <w:t>. When charging infrastructure was more available and accessible, the likelihood of consumers purchasing an EV increased.</w:t>
      </w:r>
      <w:r w:rsidR="00887EA4" w:rsidRPr="00BC1926">
        <w:rPr>
          <w:lang w:val="en-US"/>
        </w:rPr>
        <w:t xml:space="preserve"> </w:t>
      </w:r>
      <w:r w:rsidR="00887EA4" w:rsidRPr="00BC361E">
        <w:rPr>
          <w:lang w:val="en-US"/>
        </w:rPr>
        <w:t xml:space="preserve">Moreover, </w:t>
      </w:r>
      <w:r w:rsidR="001D1EB3">
        <w:rPr>
          <w:lang w:val="en-US"/>
        </w:rPr>
        <w:t>a study</w:t>
      </w:r>
      <w:r w:rsidR="00BC361E" w:rsidRPr="00465C87">
        <w:rPr>
          <w:lang w:val="en-US"/>
        </w:rPr>
        <w:t xml:space="preserve"> </w:t>
      </w:r>
      <w:r w:rsidR="00887EA4" w:rsidRPr="00BC361E">
        <w:rPr>
          <w:lang w:val="en-US"/>
        </w:rPr>
        <w:t>examined the influence of various factors on international electric vehicle policies and EV sales</w:t>
      </w:r>
      <w:r w:rsidR="00887EA4" w:rsidRPr="00887EA4">
        <w:rPr>
          <w:lang w:val="en-US"/>
        </w:rPr>
        <w:t xml:space="preserve"> in 30 countries</w:t>
      </w:r>
      <w:r w:rsidR="001D1EB3">
        <w:rPr>
          <w:lang w:val="en-US"/>
        </w:rPr>
        <w:t xml:space="preserve"> </w:t>
      </w:r>
      <w:sdt>
        <w:sdtPr>
          <w:rPr>
            <w:b/>
          </w:rPr>
          <w:id w:val="167918160"/>
          <w:citation/>
        </w:sdtPr>
        <w:sdtContent>
          <w:r w:rsidR="001D1EB3" w:rsidRPr="00B91F73">
            <w:rPr>
              <w:b/>
            </w:rPr>
            <w:fldChar w:fldCharType="begin"/>
          </w:r>
          <w:r w:rsidR="001D1EB3" w:rsidRPr="00C959C4">
            <w:rPr>
              <w:lang w:val="en-US"/>
            </w:rPr>
            <w:instrText xml:space="preserve"> CITATION Sie14 \l 1031 </w:instrText>
          </w:r>
          <w:r w:rsidR="001D1EB3" w:rsidRPr="00B91F73">
            <w:rPr>
              <w:b/>
            </w:rPr>
            <w:fldChar w:fldCharType="separate"/>
          </w:r>
          <w:r w:rsidR="00225F01" w:rsidRPr="00225F01">
            <w:rPr>
              <w:noProof/>
              <w:lang w:val="en-US"/>
            </w:rPr>
            <w:t>[7]</w:t>
          </w:r>
          <w:r w:rsidR="001D1EB3" w:rsidRPr="00B91F73">
            <w:rPr>
              <w:b/>
            </w:rPr>
            <w:fldChar w:fldCharType="end"/>
          </w:r>
        </w:sdtContent>
      </w:sdt>
      <w:r w:rsidR="00887EA4" w:rsidRPr="00887EA4">
        <w:rPr>
          <w:lang w:val="en-US"/>
        </w:rPr>
        <w:t xml:space="preserve">. They found that charging infrastructure was </w:t>
      </w:r>
      <w:r w:rsidR="00A92900">
        <w:rPr>
          <w:lang w:val="en-US"/>
        </w:rPr>
        <w:t>among</w:t>
      </w:r>
      <w:r w:rsidR="00887EA4" w:rsidRPr="00887EA4">
        <w:rPr>
          <w:lang w:val="en-US"/>
        </w:rPr>
        <w:t xml:space="preserve"> the most substantial determinants of national electric vehicle market share</w:t>
      </w:r>
      <w:r w:rsidR="00EA7E63">
        <w:rPr>
          <w:lang w:val="en-US"/>
        </w:rPr>
        <w:t xml:space="preserve"> </w:t>
      </w:r>
      <w:sdt>
        <w:sdtPr>
          <w:rPr>
            <w:lang w:val="en-US"/>
          </w:rPr>
          <w:id w:val="-334226238"/>
          <w:citation/>
        </w:sdtPr>
        <w:sdtContent>
          <w:r w:rsidR="00EA7E63">
            <w:rPr>
              <w:lang w:val="en-US"/>
            </w:rPr>
            <w:fldChar w:fldCharType="begin"/>
          </w:r>
          <w:r w:rsidR="00EA7E63" w:rsidRPr="00EA7E63">
            <w:rPr>
              <w:lang w:val="en-US"/>
            </w:rPr>
            <w:instrText xml:space="preserve"> CITATION Egb12 \l 1031 </w:instrText>
          </w:r>
          <w:r w:rsidR="00EA7E63">
            <w:rPr>
              <w:lang w:val="en-US"/>
            </w:rPr>
            <w:fldChar w:fldCharType="separate"/>
          </w:r>
          <w:r w:rsidR="00225F01" w:rsidRPr="00225F01">
            <w:rPr>
              <w:noProof/>
              <w:lang w:val="en-US"/>
            </w:rPr>
            <w:t>[8]</w:t>
          </w:r>
          <w:r w:rsidR="00EA7E63">
            <w:rPr>
              <w:lang w:val="en-US"/>
            </w:rPr>
            <w:fldChar w:fldCharType="end"/>
          </w:r>
        </w:sdtContent>
      </w:sdt>
      <w:r w:rsidR="00887EA4" w:rsidRPr="00887EA4">
        <w:rPr>
          <w:lang w:val="en-US"/>
        </w:rPr>
        <w:t>.</w:t>
      </w:r>
    </w:p>
    <w:p w14:paraId="2F15D248" w14:textId="0E7F7BAD" w:rsidR="00BC361E" w:rsidRDefault="00AE7BAB" w:rsidP="00BC361E">
      <w:pPr>
        <w:rPr>
          <w:lang w:val="en-US"/>
        </w:rPr>
      </w:pPr>
      <w:r w:rsidRPr="00AE7BAB">
        <w:rPr>
          <w:b/>
          <w:bCs w:val="0"/>
          <w:lang w:val="en-US"/>
        </w:rPr>
        <w:t xml:space="preserve">Policies and </w:t>
      </w:r>
      <w:r w:rsidR="00546F0B">
        <w:rPr>
          <w:b/>
          <w:bCs w:val="0"/>
          <w:lang w:val="en-US"/>
        </w:rPr>
        <w:t>r</w:t>
      </w:r>
      <w:r w:rsidRPr="00AE7BAB">
        <w:rPr>
          <w:b/>
          <w:bCs w:val="0"/>
          <w:lang w:val="en-US"/>
        </w:rPr>
        <w:t>egulations</w:t>
      </w:r>
      <w:r>
        <w:rPr>
          <w:lang w:val="en-US"/>
        </w:rPr>
        <w:t xml:space="preserve">: </w:t>
      </w:r>
      <w:r w:rsidR="00BC361E" w:rsidRPr="00BC361E">
        <w:rPr>
          <w:lang w:val="en-US"/>
        </w:rPr>
        <w:t>Government policies also play a crucial role in the proliferation of charging stations and</w:t>
      </w:r>
      <w:r w:rsidR="00A92900">
        <w:rPr>
          <w:lang w:val="en-US"/>
        </w:rPr>
        <w:t>,</w:t>
      </w:r>
      <w:r w:rsidR="00BC361E" w:rsidRPr="00BC361E">
        <w:rPr>
          <w:lang w:val="en-US"/>
        </w:rPr>
        <w:t xml:space="preserve"> consequently, the promotion of EV adoption. Incentives like grants, subsidies, and tax reductions have been applied in various countries to accelerate the deployment of EV charging stations</w:t>
      </w:r>
      <w:r w:rsidR="00465C87">
        <w:rPr>
          <w:lang w:val="en-US"/>
        </w:rPr>
        <w:t xml:space="preserve"> </w:t>
      </w:r>
      <w:sdt>
        <w:sdtPr>
          <w:rPr>
            <w:lang w:val="en-US"/>
          </w:rPr>
          <w:id w:val="-1998411936"/>
          <w:citation/>
        </w:sdtPr>
        <w:sdtContent>
          <w:r w:rsidR="00465C87">
            <w:rPr>
              <w:lang w:val="en-US"/>
            </w:rPr>
            <w:fldChar w:fldCharType="begin"/>
          </w:r>
          <w:r w:rsidR="00465C87" w:rsidRPr="00465C87">
            <w:rPr>
              <w:lang w:val="en-US"/>
            </w:rPr>
            <w:instrText xml:space="preserve"> CITATION Zha11 \l 1031 </w:instrText>
          </w:r>
          <w:r w:rsidR="00465C87">
            <w:rPr>
              <w:lang w:val="en-US"/>
            </w:rPr>
            <w:fldChar w:fldCharType="separate"/>
          </w:r>
          <w:r w:rsidR="00225F01" w:rsidRPr="00225F01">
            <w:rPr>
              <w:noProof/>
              <w:lang w:val="en-US"/>
            </w:rPr>
            <w:t>[9]</w:t>
          </w:r>
          <w:r w:rsidR="00465C87">
            <w:rPr>
              <w:lang w:val="en-US"/>
            </w:rPr>
            <w:fldChar w:fldCharType="end"/>
          </w:r>
        </w:sdtContent>
      </w:sdt>
      <w:r w:rsidR="00BC361E" w:rsidRPr="00BC361E">
        <w:rPr>
          <w:lang w:val="en-US"/>
        </w:rPr>
        <w:t xml:space="preserve">. Such policy measures have </w:t>
      </w:r>
      <w:r w:rsidR="00A92900">
        <w:rPr>
          <w:lang w:val="en-US"/>
        </w:rPr>
        <w:t>substantially impacted</w:t>
      </w:r>
      <w:r w:rsidR="00BC361E" w:rsidRPr="00BC361E">
        <w:rPr>
          <w:lang w:val="en-US"/>
        </w:rPr>
        <w:t xml:space="preserve"> both the expansion of charging infrastructure and the adoption of electric vehicles.</w:t>
      </w:r>
    </w:p>
    <w:p w14:paraId="141CA7AE" w14:textId="019F2EE6" w:rsidR="00465C87" w:rsidRDefault="00AE7BAB" w:rsidP="00BC361E">
      <w:pPr>
        <w:rPr>
          <w:lang w:val="en-US"/>
        </w:rPr>
      </w:pPr>
      <w:r w:rsidRPr="00AE7BAB">
        <w:rPr>
          <w:b/>
          <w:bCs w:val="0"/>
          <w:lang w:val="en-US"/>
        </w:rPr>
        <w:t xml:space="preserve">EV </w:t>
      </w:r>
      <w:r w:rsidR="00546F0B">
        <w:rPr>
          <w:b/>
          <w:bCs w:val="0"/>
          <w:lang w:val="en-US"/>
        </w:rPr>
        <w:t>p</w:t>
      </w:r>
      <w:r w:rsidRPr="00AE7BAB">
        <w:rPr>
          <w:b/>
          <w:bCs w:val="0"/>
          <w:lang w:val="en-US"/>
        </w:rPr>
        <w:t xml:space="preserve">rices </w:t>
      </w:r>
      <w:r w:rsidR="0059236A">
        <w:rPr>
          <w:b/>
          <w:bCs w:val="0"/>
          <w:lang w:val="en-US"/>
        </w:rPr>
        <w:t xml:space="preserve">and </w:t>
      </w:r>
      <w:r w:rsidR="00546F0B">
        <w:rPr>
          <w:b/>
          <w:bCs w:val="0"/>
          <w:lang w:val="en-US"/>
        </w:rPr>
        <w:t>b</w:t>
      </w:r>
      <w:r w:rsidRPr="00AE7BAB">
        <w:rPr>
          <w:b/>
          <w:bCs w:val="0"/>
          <w:lang w:val="en-US"/>
        </w:rPr>
        <w:t xml:space="preserve">attery </w:t>
      </w:r>
      <w:r w:rsidR="00546F0B">
        <w:rPr>
          <w:b/>
          <w:bCs w:val="0"/>
          <w:lang w:val="en-US"/>
        </w:rPr>
        <w:t>c</w:t>
      </w:r>
      <w:r w:rsidRPr="00AE7BAB">
        <w:rPr>
          <w:b/>
          <w:bCs w:val="0"/>
          <w:lang w:val="en-US"/>
        </w:rPr>
        <w:t>apacity</w:t>
      </w:r>
      <w:r>
        <w:rPr>
          <w:lang w:val="en-US"/>
        </w:rPr>
        <w:t xml:space="preserve">: </w:t>
      </w:r>
      <w:r w:rsidR="00465C87" w:rsidRPr="00465C87">
        <w:rPr>
          <w:lang w:val="en-US"/>
        </w:rPr>
        <w:t xml:space="preserve">While the charging infrastructure is a significant factor, other elements like EV prices, government subsidies, and battery capabilities are also </w:t>
      </w:r>
      <w:r w:rsidR="0059236A">
        <w:rPr>
          <w:lang w:val="en-US"/>
        </w:rPr>
        <w:t>crucial</w:t>
      </w:r>
      <w:r w:rsidR="00465C87" w:rsidRPr="00465C87">
        <w:rPr>
          <w:lang w:val="en-US"/>
        </w:rPr>
        <w:t xml:space="preserve"> contributors to EV market penetration </w:t>
      </w:r>
      <w:sdt>
        <w:sdtPr>
          <w:rPr>
            <w:lang w:val="en-US"/>
          </w:rPr>
          <w:id w:val="-856414756"/>
          <w:citation/>
        </w:sdtPr>
        <w:sdtContent>
          <w:r w:rsidR="00A80CD2">
            <w:rPr>
              <w:lang w:val="en-US"/>
            </w:rPr>
            <w:fldChar w:fldCharType="begin"/>
          </w:r>
          <w:r w:rsidR="00A80CD2" w:rsidRPr="00A80CD2">
            <w:rPr>
              <w:lang w:val="en-US"/>
            </w:rPr>
            <w:instrText xml:space="preserve"> CITATION Zha11 \l 1031 </w:instrText>
          </w:r>
          <w:r w:rsidR="00A80CD2">
            <w:rPr>
              <w:lang w:val="en-US"/>
            </w:rPr>
            <w:fldChar w:fldCharType="separate"/>
          </w:r>
          <w:r w:rsidR="00225F01" w:rsidRPr="00225F01">
            <w:rPr>
              <w:noProof/>
              <w:lang w:val="en-US"/>
            </w:rPr>
            <w:t>[9]</w:t>
          </w:r>
          <w:r w:rsidR="00A80CD2">
            <w:rPr>
              <w:lang w:val="en-US"/>
            </w:rPr>
            <w:fldChar w:fldCharType="end"/>
          </w:r>
        </w:sdtContent>
      </w:sdt>
      <w:r w:rsidR="00465C87" w:rsidRPr="00465C87">
        <w:rPr>
          <w:lang w:val="en-US"/>
        </w:rPr>
        <w:t>. Reduction</w:t>
      </w:r>
      <w:r w:rsidR="00A92900">
        <w:rPr>
          <w:lang w:val="en-US"/>
        </w:rPr>
        <w:t>s</w:t>
      </w:r>
      <w:r w:rsidR="00465C87" w:rsidRPr="00465C87">
        <w:rPr>
          <w:lang w:val="en-US"/>
        </w:rPr>
        <w:t xml:space="preserve"> in battery prices and improvements in battery technology have increased the affordability and driving range of EVs, thereby supporting the growth of the EV market. Nevertheless, wi</w:t>
      </w:r>
      <w:r w:rsidR="00A92900">
        <w:rPr>
          <w:lang w:val="en-US"/>
        </w:rPr>
        <w:t xml:space="preserve">despread EV adoption remains </w:t>
      </w:r>
      <w:r w:rsidR="0059236A">
        <w:rPr>
          <w:lang w:val="en-US"/>
        </w:rPr>
        <w:t>challenging</w:t>
      </w:r>
      <w:r w:rsidR="00A92900">
        <w:rPr>
          <w:lang w:val="en-US"/>
        </w:rPr>
        <w:t xml:space="preserve"> without an extensive and reliable charging network</w:t>
      </w:r>
      <w:r w:rsidR="00F33B68">
        <w:rPr>
          <w:lang w:val="en-US"/>
        </w:rPr>
        <w:t>.</w:t>
      </w:r>
    </w:p>
    <w:p w14:paraId="4C5CA0C6" w14:textId="310C11DB" w:rsidR="00F33B68" w:rsidRPr="00F33B68" w:rsidRDefault="00546F0B" w:rsidP="00F33B68">
      <w:pPr>
        <w:pStyle w:val="Heading2"/>
        <w:rPr>
          <w:lang w:val="en-US"/>
        </w:rPr>
      </w:pPr>
      <w:bookmarkStart w:id="76" w:name="_Toc148382769"/>
      <w:r>
        <w:rPr>
          <w:lang w:val="en-US"/>
        </w:rPr>
        <w:lastRenderedPageBreak/>
        <w:t>Selection of</w:t>
      </w:r>
      <w:r w:rsidR="00F33B68" w:rsidRPr="00F33B68">
        <w:rPr>
          <w:lang w:val="en-US"/>
        </w:rPr>
        <w:t xml:space="preserve"> </w:t>
      </w:r>
      <w:r>
        <w:rPr>
          <w:lang w:val="en-US"/>
        </w:rPr>
        <w:t>C</w:t>
      </w:r>
      <w:r w:rsidR="00F33B68" w:rsidRPr="00F33B68">
        <w:rPr>
          <w:lang w:val="en-US"/>
        </w:rPr>
        <w:t xml:space="preserve">harging </w:t>
      </w:r>
      <w:r>
        <w:rPr>
          <w:lang w:val="en-US"/>
        </w:rPr>
        <w:t>S</w:t>
      </w:r>
      <w:r w:rsidR="00F33B68" w:rsidRPr="00F33B68">
        <w:rPr>
          <w:lang w:val="en-US"/>
        </w:rPr>
        <w:t xml:space="preserve">tation </w:t>
      </w:r>
      <w:r>
        <w:rPr>
          <w:lang w:val="en-US"/>
        </w:rPr>
        <w:t>L</w:t>
      </w:r>
      <w:r w:rsidR="00F33B68" w:rsidRPr="00F33B68">
        <w:rPr>
          <w:lang w:val="en-US"/>
        </w:rPr>
        <w:t>ocation</w:t>
      </w:r>
      <w:bookmarkEnd w:id="76"/>
    </w:p>
    <w:p w14:paraId="1890BAE7" w14:textId="09CA9243" w:rsidR="00F33B68" w:rsidRPr="00F33B68" w:rsidRDefault="00F33B68" w:rsidP="00F33B68">
      <w:pPr>
        <w:rPr>
          <w:lang w:val="en-US"/>
        </w:rPr>
      </w:pPr>
      <w:r w:rsidRPr="00F33B68">
        <w:rPr>
          <w:lang w:val="en-US"/>
        </w:rPr>
        <w:t xml:space="preserve">The decision regarding the ideal placement of Electric Vehicle Charging Stations (EVCS) is a sophisticated process encompassing a plethora of considerations. </w:t>
      </w:r>
      <w:r w:rsidR="00A92900">
        <w:rPr>
          <w:lang w:val="en-US"/>
        </w:rPr>
        <w:t>Several interrelated quantitative and qualitative factors influence</w:t>
      </w:r>
      <w:r w:rsidR="0059236A">
        <w:rPr>
          <w:lang w:val="en-US"/>
        </w:rPr>
        <w:t xml:space="preserve"> t</w:t>
      </w:r>
      <w:r w:rsidRPr="00F33B68">
        <w:rPr>
          <w:lang w:val="en-US"/>
        </w:rPr>
        <w:t xml:space="preserve">his decision, including but not limited to operator economics, driver satisfaction, vehicle power loss, traffic congestion, and power grid safety </w:t>
      </w:r>
      <w:sdt>
        <w:sdtPr>
          <w:id w:val="-803076307"/>
          <w:citation/>
        </w:sdtPr>
        <w:sdtContent>
          <w:r w:rsidRPr="00F33B68">
            <w:fldChar w:fldCharType="begin"/>
          </w:r>
          <w:r w:rsidRPr="00F33B68">
            <w:rPr>
              <w:lang w:val="en-US"/>
            </w:rPr>
            <w:instrText xml:space="preserve"> CITATION Kon191 \l 1031 </w:instrText>
          </w:r>
          <w:r w:rsidRPr="00F33B68">
            <w:fldChar w:fldCharType="separate"/>
          </w:r>
          <w:r w:rsidR="00225F01" w:rsidRPr="00225F01">
            <w:rPr>
              <w:noProof/>
              <w:lang w:val="en-US"/>
            </w:rPr>
            <w:t>[10]</w:t>
          </w:r>
          <w:r w:rsidRPr="00F33B68">
            <w:fldChar w:fldCharType="end"/>
          </w:r>
        </w:sdtContent>
      </w:sdt>
      <w:r w:rsidRPr="00F33B68">
        <w:rPr>
          <w:lang w:val="en-US"/>
        </w:rPr>
        <w:t>.</w:t>
      </w:r>
    </w:p>
    <w:p w14:paraId="035EE3C6" w14:textId="68DEE909" w:rsidR="00F33B68" w:rsidRPr="00F33B68" w:rsidRDefault="00F33B68" w:rsidP="00F33B68">
      <w:pPr>
        <w:rPr>
          <w:lang w:val="en-US"/>
        </w:rPr>
      </w:pPr>
      <w:r w:rsidRPr="00F33B68">
        <w:rPr>
          <w:lang w:val="en-US"/>
        </w:rPr>
        <w:t>Falvo et al.</w:t>
      </w:r>
      <w:r w:rsidR="0059236A">
        <w:rPr>
          <w:lang w:val="en-US"/>
        </w:rPr>
        <w:t>'</w:t>
      </w:r>
      <w:r w:rsidRPr="00F33B68">
        <w:rPr>
          <w:lang w:val="en-US"/>
        </w:rPr>
        <w:t>s work</w:t>
      </w:r>
      <w:r w:rsidR="008E07B8">
        <w:rPr>
          <w:lang w:val="en-US"/>
        </w:rPr>
        <w:t xml:space="preserve"> (2011)</w:t>
      </w:r>
      <w:r w:rsidRPr="00F33B68">
        <w:rPr>
          <w:lang w:val="en-US"/>
        </w:rPr>
        <w:t xml:space="preserve"> illustrates the role of reducing energy consumption by exploiting the capabilities of existing power plants. They draw attention to the interconnectivity of different transportation systems - EVs and subways - highlighting the potential for symbiotic relationships to optimize power usage. Their research </w:t>
      </w:r>
      <w:r w:rsidR="0059236A">
        <w:rPr>
          <w:lang w:val="en-US"/>
        </w:rPr>
        <w:t>highlights</w:t>
      </w:r>
      <w:r w:rsidRPr="00F33B68">
        <w:rPr>
          <w:lang w:val="en-US"/>
        </w:rPr>
        <w:t xml:space="preserve"> the strategic importance of aligning EVCS locations with the current power grid</w:t>
      </w:r>
      <w:r w:rsidR="00A92900">
        <w:rPr>
          <w:lang w:val="en-US"/>
        </w:rPr>
        <w:t xml:space="preserve"> for energy efficiency, operational economics,</w:t>
      </w:r>
      <w:r w:rsidRPr="00F33B68">
        <w:rPr>
          <w:lang w:val="en-US"/>
        </w:rPr>
        <w:t xml:space="preserve"> and grid safety. It serves as a reminder that the placement of charging stations should be an integral part of broader urban energy planning </w:t>
      </w:r>
      <w:sdt>
        <w:sdtPr>
          <w:id w:val="-553009952"/>
          <w:citation/>
        </w:sdtPr>
        <w:sdtContent>
          <w:r w:rsidRPr="00F33B68">
            <w:fldChar w:fldCharType="begin"/>
          </w:r>
          <w:r w:rsidRPr="00F33B68">
            <w:rPr>
              <w:lang w:val="en-US"/>
            </w:rPr>
            <w:instrText xml:space="preserve"> CITATION Fal11 \l 1031 </w:instrText>
          </w:r>
          <w:r w:rsidRPr="00F33B68">
            <w:fldChar w:fldCharType="separate"/>
          </w:r>
          <w:r w:rsidR="00225F01" w:rsidRPr="00225F01">
            <w:rPr>
              <w:noProof/>
              <w:lang w:val="en-US"/>
            </w:rPr>
            <w:t>[11]</w:t>
          </w:r>
          <w:r w:rsidRPr="00F33B68">
            <w:fldChar w:fldCharType="end"/>
          </w:r>
        </w:sdtContent>
      </w:sdt>
      <w:r w:rsidRPr="00F33B68">
        <w:rPr>
          <w:lang w:val="en-US"/>
        </w:rPr>
        <w:t>.</w:t>
      </w:r>
      <w:r w:rsidR="006F6842">
        <w:rPr>
          <w:lang w:val="en-US"/>
        </w:rPr>
        <w:t xml:space="preserve"> </w:t>
      </w:r>
      <w:r w:rsidR="006F6842" w:rsidRPr="006F6842">
        <w:rPr>
          <w:lang w:val="en-US"/>
        </w:rPr>
        <w:t>The assumptions of this work are also used for the development of this thesis. However, instead of using pre-existing transport networks, already installed charging stations are used as input for the calculation.</w:t>
      </w:r>
    </w:p>
    <w:p w14:paraId="6A54CAB7" w14:textId="6EC1ACB4" w:rsidR="00F33B68" w:rsidRPr="00F33B68" w:rsidRDefault="00F33B68" w:rsidP="00F33B68">
      <w:pPr>
        <w:rPr>
          <w:lang w:val="en-US"/>
        </w:rPr>
      </w:pPr>
      <w:r w:rsidRPr="00F33B68">
        <w:rPr>
          <w:lang w:val="en-US"/>
        </w:rPr>
        <w:t xml:space="preserve">Guo et al. </w:t>
      </w:r>
      <w:r w:rsidR="008E07B8">
        <w:rPr>
          <w:lang w:val="en-US"/>
        </w:rPr>
        <w:t xml:space="preserve">(2015) </w:t>
      </w:r>
      <w:r w:rsidRPr="00F33B68">
        <w:rPr>
          <w:lang w:val="en-US"/>
        </w:rPr>
        <w:t xml:space="preserve">present an alternative approach to the problem, employing a fuzzy TOPSIS method </w:t>
      </w:r>
      <w:r w:rsidR="00A92900">
        <w:rPr>
          <w:lang w:val="en-US"/>
        </w:rPr>
        <w:t>to assess</w:t>
      </w:r>
      <w:r w:rsidRPr="00F33B68">
        <w:rPr>
          <w:lang w:val="en-US"/>
        </w:rPr>
        <w:t xml:space="preserve"> potential locations. Their approach </w:t>
      </w:r>
      <w:r w:rsidR="00A92900">
        <w:rPr>
          <w:lang w:val="en-US"/>
        </w:rPr>
        <w:t>considers</w:t>
      </w:r>
      <w:r w:rsidRPr="00F33B68">
        <w:rPr>
          <w:lang w:val="en-US"/>
        </w:rPr>
        <w:t xml:space="preserve"> </w:t>
      </w:r>
      <w:r w:rsidR="00A92900">
        <w:rPr>
          <w:lang w:val="en-US"/>
        </w:rPr>
        <w:t>practical or economic factors and</w:t>
      </w:r>
      <w:r w:rsidRPr="00F33B68">
        <w:rPr>
          <w:lang w:val="en-US"/>
        </w:rPr>
        <w:t xml:space="preserve"> </w:t>
      </w:r>
      <w:r w:rsidR="0059236A">
        <w:rPr>
          <w:lang w:val="en-US"/>
        </w:rPr>
        <w:t>various</w:t>
      </w:r>
      <w:r w:rsidRPr="00F33B68">
        <w:rPr>
          <w:lang w:val="en-US"/>
        </w:rPr>
        <w:t xml:space="preserve"> environmental, economic, and social benchmarks. This underscores the importance of a holistic, multi</w:t>
      </w:r>
      <w:r w:rsidR="00A92900">
        <w:rPr>
          <w:lang w:val="en-US"/>
        </w:rPr>
        <w:t>-</w:t>
      </w:r>
      <w:r w:rsidRPr="00F33B68">
        <w:rPr>
          <w:lang w:val="en-US"/>
        </w:rPr>
        <w:t xml:space="preserve">faceted evaluation process for locating EVCS. Beyond the fundamental requirements of power supply and accessibility, Guo et al. emphasize the need to assess </w:t>
      </w:r>
      <w:r w:rsidR="00A92900">
        <w:rPr>
          <w:lang w:val="en-US"/>
        </w:rPr>
        <w:t>potential locations</w:t>
      </w:r>
      <w:r w:rsidR="0059236A">
        <w:rPr>
          <w:lang w:val="en-US"/>
        </w:rPr>
        <w:t>'</w:t>
      </w:r>
      <w:r w:rsidR="00A92900">
        <w:rPr>
          <w:lang w:val="en-US"/>
        </w:rPr>
        <w:t xml:space="preserve"> broader societal impact, environmental implications, and economic viability</w:t>
      </w:r>
      <w:r w:rsidRPr="00F33B68">
        <w:rPr>
          <w:lang w:val="en-US"/>
        </w:rPr>
        <w:t xml:space="preserve">. These findings underscore that the decision-making process should not be limited to infrastructure and logistics alone but should strive to align with </w:t>
      </w:r>
      <w:r w:rsidR="0059236A">
        <w:rPr>
          <w:lang w:val="en-US"/>
        </w:rPr>
        <w:t>broa</w:t>
      </w:r>
      <w:r w:rsidRPr="00F33B68">
        <w:rPr>
          <w:lang w:val="en-US"/>
        </w:rPr>
        <w:t xml:space="preserve">der sustainable development goals </w:t>
      </w:r>
      <w:sdt>
        <w:sdtPr>
          <w:id w:val="1786307864"/>
          <w:citation/>
        </w:sdtPr>
        <w:sdtContent>
          <w:r w:rsidRPr="00F33B68">
            <w:fldChar w:fldCharType="begin"/>
          </w:r>
          <w:r w:rsidRPr="00F33B68">
            <w:rPr>
              <w:lang w:val="en-US"/>
            </w:rPr>
            <w:instrText xml:space="preserve"> CITATION Guo15 \l 1031 </w:instrText>
          </w:r>
          <w:r w:rsidRPr="00F33B68">
            <w:fldChar w:fldCharType="separate"/>
          </w:r>
          <w:r w:rsidR="00225F01" w:rsidRPr="00225F01">
            <w:rPr>
              <w:noProof/>
              <w:lang w:val="en-US"/>
            </w:rPr>
            <w:t>[12]</w:t>
          </w:r>
          <w:r w:rsidRPr="00F33B68">
            <w:fldChar w:fldCharType="end"/>
          </w:r>
        </w:sdtContent>
      </w:sdt>
      <w:r w:rsidRPr="00F33B68">
        <w:rPr>
          <w:lang w:val="en-US"/>
        </w:rPr>
        <w:t>.</w:t>
      </w:r>
      <w:r w:rsidR="0008471A">
        <w:rPr>
          <w:lang w:val="en-US"/>
        </w:rPr>
        <w:t xml:space="preserve"> </w:t>
      </w:r>
      <w:r w:rsidR="0008471A" w:rsidRPr="0008471A">
        <w:rPr>
          <w:lang w:val="en-US"/>
        </w:rPr>
        <w:t>This approach was also used in the proposed model. In fact, the model tries to go against the trend and expand the network even in rural areas. Furthermore, the initial placement method of the charging stations also follows an economic trend given that it is based on the historical series.</w:t>
      </w:r>
    </w:p>
    <w:p w14:paraId="51F1B9A1" w14:textId="099B3E79" w:rsidR="00F33B68" w:rsidRPr="00F33B68" w:rsidRDefault="00F33B68" w:rsidP="00F33B68">
      <w:pPr>
        <w:rPr>
          <w:lang w:val="en-US"/>
        </w:rPr>
      </w:pPr>
      <w:r w:rsidRPr="00F33B68">
        <w:rPr>
          <w:lang w:val="en-US"/>
        </w:rPr>
        <w:t xml:space="preserve">Similarly, Asamer et al. </w:t>
      </w:r>
      <w:r w:rsidR="008E07B8">
        <w:rPr>
          <w:lang w:val="en-US"/>
        </w:rPr>
        <w:t xml:space="preserve">(2016) </w:t>
      </w:r>
      <w:r w:rsidRPr="00F33B68">
        <w:rPr>
          <w:lang w:val="en-US"/>
        </w:rPr>
        <w:t>propose a comprehensive, integrative approach to the placement of EVCS. They contend that several variables</w:t>
      </w:r>
      <w:r w:rsidR="00A92900">
        <w:rPr>
          <w:lang w:val="en-US"/>
        </w:rPr>
        <w:t xml:space="preserve"> must be factored into the decision-making process, ranging from environmental conditions to </w:t>
      </w:r>
      <w:r w:rsidR="0059236A">
        <w:rPr>
          <w:lang w:val="en-US"/>
        </w:rPr>
        <w:t>power availability</w:t>
      </w:r>
      <w:r w:rsidR="00A92900">
        <w:rPr>
          <w:lang w:val="en-US"/>
        </w:rPr>
        <w:t xml:space="preserve"> and legislative consideration</w:t>
      </w:r>
      <w:r w:rsidRPr="00F33B68">
        <w:rPr>
          <w:lang w:val="en-US"/>
        </w:rPr>
        <w:t xml:space="preserve">s. Significantly, they also highlight the importance of empirical data, employing taxi data as a proxy to assess charging demand. The utilization of real-world data, they suggest, can provide invaluable insights into patterns of use and potential </w:t>
      </w:r>
      <w:r w:rsidRPr="00F33B68">
        <w:rPr>
          <w:lang w:val="en-US"/>
        </w:rPr>
        <w:lastRenderedPageBreak/>
        <w:t xml:space="preserve">demand hotspots, thus allowing for more targeted and effective placement of charging stations </w:t>
      </w:r>
      <w:sdt>
        <w:sdtPr>
          <w:id w:val="1773510204"/>
          <w:citation/>
        </w:sdtPr>
        <w:sdtContent>
          <w:r w:rsidRPr="00F33B68">
            <w:fldChar w:fldCharType="begin"/>
          </w:r>
          <w:r w:rsidRPr="00F33B68">
            <w:rPr>
              <w:lang w:val="en-US"/>
            </w:rPr>
            <w:instrText xml:space="preserve"> CITATION Asa16 \l 1031 </w:instrText>
          </w:r>
          <w:r w:rsidRPr="00F33B68">
            <w:fldChar w:fldCharType="separate"/>
          </w:r>
          <w:r w:rsidR="00225F01" w:rsidRPr="00225F01">
            <w:rPr>
              <w:noProof/>
              <w:lang w:val="en-US"/>
            </w:rPr>
            <w:t>[13]</w:t>
          </w:r>
          <w:r w:rsidRPr="00F33B68">
            <w:fldChar w:fldCharType="end"/>
          </w:r>
        </w:sdtContent>
      </w:sdt>
      <w:r w:rsidRPr="00F33B68">
        <w:rPr>
          <w:lang w:val="en-US"/>
        </w:rPr>
        <w:t>.</w:t>
      </w:r>
    </w:p>
    <w:p w14:paraId="416B2596" w14:textId="5EBFEF1F" w:rsidR="00F33B68" w:rsidRPr="00F33B68" w:rsidRDefault="00F33B68" w:rsidP="00F33B68">
      <w:pPr>
        <w:rPr>
          <w:lang w:val="en-US"/>
        </w:rPr>
      </w:pPr>
      <w:r w:rsidRPr="00F33B68">
        <w:rPr>
          <w:lang w:val="en-US"/>
        </w:rPr>
        <w:t xml:space="preserve">Building upon this foundation, Zhu et al. </w:t>
      </w:r>
      <w:r w:rsidR="008E07B8">
        <w:rPr>
          <w:lang w:val="en-US"/>
        </w:rPr>
        <w:t xml:space="preserve">(2018) </w:t>
      </w:r>
      <w:r w:rsidRPr="00F33B68">
        <w:rPr>
          <w:lang w:val="en-US"/>
        </w:rPr>
        <w:t xml:space="preserve">introduce an economic perspective into the analysis, evaluating how costs - both to the user and those associated with </w:t>
      </w:r>
      <w:r w:rsidR="00A92900">
        <w:rPr>
          <w:lang w:val="en-US"/>
        </w:rPr>
        <w:t>establishing and operating</w:t>
      </w:r>
      <w:r w:rsidRPr="00F33B68">
        <w:rPr>
          <w:lang w:val="en-US"/>
        </w:rPr>
        <w:t xml:space="preserve"> the charging stations - impact the final number and location of EVCS. This underscores the need for a detailed cost-benefit analysis </w:t>
      </w:r>
      <w:r w:rsidR="0059236A">
        <w:rPr>
          <w:lang w:val="en-US"/>
        </w:rPr>
        <w:t>in</w:t>
      </w:r>
      <w:r w:rsidRPr="00F33B68">
        <w:rPr>
          <w:lang w:val="en-US"/>
        </w:rPr>
        <w:t xml:space="preserve"> the decision-making process. It also raises an important question of user satisfaction and accessibility, emphasizing that the locations </w:t>
      </w:r>
      <w:r w:rsidR="0059236A">
        <w:rPr>
          <w:lang w:val="en-US"/>
        </w:rPr>
        <w:t>must</w:t>
      </w:r>
      <w:r w:rsidRPr="00F33B68">
        <w:rPr>
          <w:lang w:val="en-US"/>
        </w:rPr>
        <w:t xml:space="preserve"> be convenient for the end users to encourage uptake and continued use of EVs </w:t>
      </w:r>
      <w:sdt>
        <w:sdtPr>
          <w:id w:val="-1156756502"/>
          <w:citation/>
        </w:sdtPr>
        <w:sdtContent>
          <w:r w:rsidRPr="00F33B68">
            <w:fldChar w:fldCharType="begin"/>
          </w:r>
          <w:r w:rsidRPr="00F33B68">
            <w:rPr>
              <w:lang w:val="en-US"/>
            </w:rPr>
            <w:instrText xml:space="preserve"> CITATION Zhu18 \l 1031 </w:instrText>
          </w:r>
          <w:r w:rsidRPr="00F33B68">
            <w:fldChar w:fldCharType="separate"/>
          </w:r>
          <w:r w:rsidR="00225F01" w:rsidRPr="00225F01">
            <w:rPr>
              <w:noProof/>
              <w:lang w:val="en-US"/>
            </w:rPr>
            <w:t>[14]</w:t>
          </w:r>
          <w:r w:rsidRPr="00F33B68">
            <w:fldChar w:fldCharType="end"/>
          </w:r>
        </w:sdtContent>
      </w:sdt>
      <w:r w:rsidRPr="00F33B68">
        <w:rPr>
          <w:lang w:val="en-US"/>
        </w:rPr>
        <w:t>.</w:t>
      </w:r>
      <w:r w:rsidR="00C13E48">
        <w:rPr>
          <w:lang w:val="en-US"/>
        </w:rPr>
        <w:t xml:space="preserve"> </w:t>
      </w:r>
      <w:r w:rsidR="00C13E48" w:rsidRPr="00C13E48">
        <w:rPr>
          <w:lang w:val="en-US"/>
        </w:rPr>
        <w:t>Despite the interesting approach, it was not possible to implement these considerations in the algorithm as it was not possible to find data on the demand or cost of electricity or construction. However, the flexibility of the chosen model perfectly allows the integration of these variables if they are necessary for other applications.</w:t>
      </w:r>
    </w:p>
    <w:p w14:paraId="468DCC00" w14:textId="63336BEB" w:rsidR="00F33B68" w:rsidRPr="00F33B68" w:rsidRDefault="00F33B68" w:rsidP="00F33B68">
      <w:pPr>
        <w:rPr>
          <w:lang w:val="en-US"/>
        </w:rPr>
      </w:pPr>
      <w:r w:rsidRPr="00F33B68">
        <w:rPr>
          <w:lang w:val="en-US"/>
        </w:rPr>
        <w:t xml:space="preserve">Complementing these perspectives, Sun et al. </w:t>
      </w:r>
      <w:r w:rsidR="008E07B8">
        <w:rPr>
          <w:lang w:val="en-US"/>
        </w:rPr>
        <w:t xml:space="preserve">(2020) </w:t>
      </w:r>
      <w:r w:rsidRPr="00F33B68">
        <w:rPr>
          <w:lang w:val="en-US"/>
        </w:rPr>
        <w:t>propose an innovative, user-centric approach. They consider residents</w:t>
      </w:r>
      <w:r w:rsidR="0059236A">
        <w:rPr>
          <w:lang w:val="en-US"/>
        </w:rPr>
        <w:t>'</w:t>
      </w:r>
      <w:r w:rsidRPr="00F33B68">
        <w:rPr>
          <w:lang w:val="en-US"/>
        </w:rPr>
        <w:t xml:space="preserve"> travel patterns, categorizing them as either short-distance or long-distance travelers. This differentiation aids in determining not only the optimal location for charging stations </w:t>
      </w:r>
      <w:r w:rsidR="0059236A">
        <w:rPr>
          <w:lang w:val="en-US"/>
        </w:rPr>
        <w:t>and</w:t>
      </w:r>
      <w:r w:rsidRPr="00F33B68">
        <w:rPr>
          <w:lang w:val="en-US"/>
        </w:rPr>
        <w:t xml:space="preserve"> the appropriate number of stations needed. It serves as a reminder that the deployment of EVCS should not be a one-size-fits-all solution. Instead, it should be tailored to meet </w:t>
      </w:r>
      <w:r w:rsidR="00A92900">
        <w:rPr>
          <w:lang w:val="en-US"/>
        </w:rPr>
        <w:t>residents</w:t>
      </w:r>
      <w:r w:rsidR="0059236A">
        <w:rPr>
          <w:lang w:val="en-US"/>
        </w:rPr>
        <w:t>'</w:t>
      </w:r>
      <w:r w:rsidR="00A92900">
        <w:rPr>
          <w:lang w:val="en-US"/>
        </w:rPr>
        <w:t xml:space="preserve"> needs and ensu</w:t>
      </w:r>
      <w:r w:rsidRPr="00F33B68">
        <w:rPr>
          <w:lang w:val="en-US"/>
        </w:rPr>
        <w:t>r</w:t>
      </w:r>
      <w:r w:rsidR="0059236A">
        <w:rPr>
          <w:lang w:val="en-US"/>
        </w:rPr>
        <w:t>e</w:t>
      </w:r>
      <w:r w:rsidRPr="00F33B68">
        <w:rPr>
          <w:lang w:val="en-US"/>
        </w:rPr>
        <w:t xml:space="preserve"> maximum usability and efficacy </w:t>
      </w:r>
      <w:sdt>
        <w:sdtPr>
          <w:id w:val="-988246578"/>
          <w:citation/>
        </w:sdtPr>
        <w:sdtContent>
          <w:r w:rsidRPr="00F33B68">
            <w:fldChar w:fldCharType="begin"/>
          </w:r>
          <w:r w:rsidRPr="00F33B68">
            <w:rPr>
              <w:lang w:val="en-US"/>
            </w:rPr>
            <w:instrText xml:space="preserve"> CITATION Sun20 \l 1031 </w:instrText>
          </w:r>
          <w:r w:rsidRPr="00F33B68">
            <w:fldChar w:fldCharType="separate"/>
          </w:r>
          <w:r w:rsidR="00225F01" w:rsidRPr="00225F01">
            <w:rPr>
              <w:noProof/>
              <w:lang w:val="en-US"/>
            </w:rPr>
            <w:t>[15]</w:t>
          </w:r>
          <w:r w:rsidRPr="00F33B68">
            <w:fldChar w:fldCharType="end"/>
          </w:r>
        </w:sdtContent>
      </w:sdt>
      <w:r w:rsidRPr="00F33B68">
        <w:rPr>
          <w:lang w:val="en-US"/>
        </w:rPr>
        <w:t>.</w:t>
      </w:r>
      <w:r w:rsidR="0008471A">
        <w:rPr>
          <w:lang w:val="en-US"/>
        </w:rPr>
        <w:t xml:space="preserve"> </w:t>
      </w:r>
      <w:r w:rsidR="0008471A" w:rsidRPr="0008471A">
        <w:rPr>
          <w:lang w:val="en-US"/>
        </w:rPr>
        <w:t>This aspect is also considered in this work. The first objective in adding new stations is to connect existing sub-networks. In this way the journey from Munich to Berlin is ensured even when the departure networks did not allow it.</w:t>
      </w:r>
    </w:p>
    <w:p w14:paraId="1FBA0DE2" w14:textId="353F90FE" w:rsidR="00F33B68" w:rsidRPr="00F33B68" w:rsidRDefault="00F33B68" w:rsidP="00F33B68">
      <w:pPr>
        <w:rPr>
          <w:lang w:val="en-US"/>
        </w:rPr>
      </w:pPr>
      <w:r w:rsidRPr="00F33B68">
        <w:rPr>
          <w:lang w:val="en-US"/>
        </w:rPr>
        <w:t>In summary, the complex interplay of factors affecting the location of EVCS necessitates a multi</w:t>
      </w:r>
      <w:r w:rsidR="00A92900">
        <w:rPr>
          <w:lang w:val="en-US"/>
        </w:rPr>
        <w:t>-</w:t>
      </w:r>
      <w:r w:rsidRPr="00F33B68">
        <w:rPr>
          <w:lang w:val="en-US"/>
        </w:rPr>
        <w:t xml:space="preserve">faceted and integrative approach. The </w:t>
      </w:r>
      <w:r w:rsidR="00A92900">
        <w:rPr>
          <w:lang w:val="en-US"/>
        </w:rPr>
        <w:t>studies above</w:t>
      </w:r>
      <w:r w:rsidRPr="00F33B68">
        <w:rPr>
          <w:lang w:val="en-US"/>
        </w:rPr>
        <w:t xml:space="preserve"> underline the need for strategies that balance technical requirements, economic feasibility, societal impact, and end-user needs. </w:t>
      </w:r>
      <w:r w:rsidR="00A92900">
        <w:rPr>
          <w:lang w:val="en-US"/>
        </w:rPr>
        <w:t>Th</w:t>
      </w:r>
      <w:r w:rsidR="0059236A">
        <w:rPr>
          <w:lang w:val="en-US"/>
        </w:rPr>
        <w:t>is careful balancing act determines the optimal location for EVCS</w:t>
      </w:r>
      <w:r w:rsidRPr="00F33B68">
        <w:rPr>
          <w:lang w:val="en-US"/>
        </w:rPr>
        <w:t xml:space="preserve">, thereby promoting widespread EV adoption and the resultant environmental benefits. The findings from these studies collectively demonstrate that the placement of EVCS is an intricate process, interweaving numerous factors and requiring comprehensive, multidimensional planning and assessment </w:t>
      </w:r>
      <w:sdt>
        <w:sdtPr>
          <w:id w:val="-964342960"/>
          <w:citation/>
        </w:sdtPr>
        <w:sdtContent>
          <w:r w:rsidRPr="00F33B68">
            <w:fldChar w:fldCharType="begin"/>
          </w:r>
          <w:r w:rsidRPr="00F33B68">
            <w:rPr>
              <w:lang w:val="en-US"/>
            </w:rPr>
            <w:instrText xml:space="preserve"> CITATION Kon191 \l 1031 </w:instrText>
          </w:r>
          <w:r w:rsidRPr="00F33B68">
            <w:fldChar w:fldCharType="separate"/>
          </w:r>
          <w:r w:rsidR="00225F01" w:rsidRPr="00225F01">
            <w:rPr>
              <w:noProof/>
              <w:lang w:val="en-US"/>
            </w:rPr>
            <w:t>[10]</w:t>
          </w:r>
          <w:r w:rsidRPr="00F33B68">
            <w:fldChar w:fldCharType="end"/>
          </w:r>
        </w:sdtContent>
      </w:sdt>
      <w:r w:rsidRPr="00F33B68">
        <w:rPr>
          <w:lang w:val="en-US"/>
        </w:rPr>
        <w:t xml:space="preserve"> - </w:t>
      </w:r>
      <w:sdt>
        <w:sdtPr>
          <w:id w:val="1602912411"/>
          <w:citation/>
        </w:sdtPr>
        <w:sdtContent>
          <w:r w:rsidRPr="00F33B68">
            <w:fldChar w:fldCharType="begin"/>
          </w:r>
          <w:r w:rsidRPr="00F33B68">
            <w:rPr>
              <w:lang w:val="en-US"/>
            </w:rPr>
            <w:instrText xml:space="preserve"> CITATION Sun20 \l 1031 </w:instrText>
          </w:r>
          <w:r w:rsidRPr="00F33B68">
            <w:fldChar w:fldCharType="separate"/>
          </w:r>
          <w:r w:rsidR="00225F01" w:rsidRPr="00225F01">
            <w:rPr>
              <w:noProof/>
              <w:lang w:val="en-US"/>
            </w:rPr>
            <w:t>[15]</w:t>
          </w:r>
          <w:r w:rsidRPr="00F33B68">
            <w:fldChar w:fldCharType="end"/>
          </w:r>
        </w:sdtContent>
      </w:sdt>
      <w:r w:rsidRPr="00F33B68">
        <w:rPr>
          <w:lang w:val="en-US"/>
        </w:rPr>
        <w:t>.</w:t>
      </w:r>
    </w:p>
    <w:p w14:paraId="3FB3604F" w14:textId="2C26E4F2" w:rsidR="00F33B68" w:rsidRPr="00F33B68" w:rsidRDefault="00F33B68" w:rsidP="00F33B68">
      <w:pPr>
        <w:pStyle w:val="Heading2"/>
        <w:rPr>
          <w:lang w:val="en-US"/>
        </w:rPr>
      </w:pPr>
      <w:bookmarkStart w:id="77" w:name="_Toc148382770"/>
      <w:r w:rsidRPr="00F33B68">
        <w:rPr>
          <w:lang w:val="en-US"/>
        </w:rPr>
        <w:t>Optimization Models for EV Charging Station Distribution</w:t>
      </w:r>
      <w:bookmarkEnd w:id="77"/>
    </w:p>
    <w:p w14:paraId="5F827BEE" w14:textId="765458D8" w:rsidR="00F33B68" w:rsidRPr="00F33B68" w:rsidRDefault="00F33B68" w:rsidP="00F33B68">
      <w:pPr>
        <w:rPr>
          <w:lang w:val="en-US"/>
        </w:rPr>
      </w:pPr>
      <w:r w:rsidRPr="00F33B68">
        <w:rPr>
          <w:lang w:val="en-US"/>
        </w:rPr>
        <w:t xml:space="preserve">This section </w:t>
      </w:r>
      <w:r w:rsidR="00546F0B">
        <w:rPr>
          <w:lang w:val="en-US"/>
        </w:rPr>
        <w:t>proposes a literature review of the</w:t>
      </w:r>
      <w:r w:rsidRPr="00F33B68">
        <w:rPr>
          <w:lang w:val="en-US"/>
        </w:rPr>
        <w:t xml:space="preserve"> various optimization models for the distribution of EVCS. These models consider a broad spectrum of factors to help enhanc</w:t>
      </w:r>
      <w:r w:rsidR="0059236A">
        <w:rPr>
          <w:lang w:val="en-US"/>
        </w:rPr>
        <w:t>e</w:t>
      </w:r>
      <w:r w:rsidRPr="00F33B68">
        <w:rPr>
          <w:lang w:val="en-US"/>
        </w:rPr>
        <w:t xml:space="preserve"> the adoption of EVs and user satisfaction.</w:t>
      </w:r>
    </w:p>
    <w:p w14:paraId="2BD9535F" w14:textId="0FA0B5DA" w:rsidR="00F33B68" w:rsidRPr="00F33B68" w:rsidRDefault="00F33B68" w:rsidP="00F33B68">
      <w:pPr>
        <w:rPr>
          <w:lang w:val="en-US"/>
        </w:rPr>
      </w:pPr>
      <w:r w:rsidRPr="00F33B68">
        <w:rPr>
          <w:lang w:val="en-US"/>
        </w:rPr>
        <w:lastRenderedPageBreak/>
        <w:t xml:space="preserve">Frade et al. </w:t>
      </w:r>
      <w:r w:rsidR="008E07B8">
        <w:rPr>
          <w:lang w:val="en-US"/>
        </w:rPr>
        <w:t xml:space="preserve">(2011) </w:t>
      </w:r>
      <w:r w:rsidRPr="00F33B68">
        <w:rPr>
          <w:lang w:val="en-US"/>
        </w:rPr>
        <w:t xml:space="preserve">used a maximal covering model to identify potential demand areas and possible EVCS locations in Lisbon, aiming to maximize covered demands </w:t>
      </w:r>
      <w:sdt>
        <w:sdtPr>
          <w:id w:val="-1082977122"/>
          <w:citation/>
        </w:sdtPr>
        <w:sdtContent>
          <w:r w:rsidRPr="00F33B68">
            <w:fldChar w:fldCharType="begin"/>
          </w:r>
          <w:r w:rsidRPr="00F33B68">
            <w:rPr>
              <w:lang w:val="en-US"/>
            </w:rPr>
            <w:instrText xml:space="preserve"> CITATION Fra11 \l 1031 </w:instrText>
          </w:r>
          <w:r w:rsidRPr="00F33B68">
            <w:fldChar w:fldCharType="separate"/>
          </w:r>
          <w:r w:rsidR="00225F01" w:rsidRPr="00225F01">
            <w:rPr>
              <w:noProof/>
              <w:lang w:val="en-US"/>
            </w:rPr>
            <w:t>[16]</w:t>
          </w:r>
          <w:r w:rsidRPr="00F33B68">
            <w:fldChar w:fldCharType="end"/>
          </w:r>
        </w:sdtContent>
      </w:sdt>
      <w:r w:rsidRPr="00F33B68">
        <w:rPr>
          <w:lang w:val="en-US"/>
        </w:rPr>
        <w:t xml:space="preserve">. He et al. </w:t>
      </w:r>
      <w:r w:rsidR="008E07B8">
        <w:rPr>
          <w:lang w:val="en-US"/>
        </w:rPr>
        <w:t xml:space="preserve">(2015) </w:t>
      </w:r>
      <w:r w:rsidRPr="00F33B68">
        <w:rPr>
          <w:lang w:val="en-US"/>
        </w:rPr>
        <w:t xml:space="preserve">proposed a double-layer mathematical model considering vehicle driving distances and charging </w:t>
      </w:r>
      <w:r w:rsidR="00A92900">
        <w:rPr>
          <w:lang w:val="en-US"/>
        </w:rPr>
        <w:t>nee</w:t>
      </w:r>
      <w:r w:rsidRPr="00F33B68">
        <w:rPr>
          <w:lang w:val="en-US"/>
        </w:rPr>
        <w:t xml:space="preserve">ds, underlining the importance of daily mobility patterns of EV users </w:t>
      </w:r>
      <w:sdt>
        <w:sdtPr>
          <w:id w:val="664603943"/>
          <w:citation/>
        </w:sdtPr>
        <w:sdtContent>
          <w:r w:rsidRPr="00F33B68">
            <w:fldChar w:fldCharType="begin"/>
          </w:r>
          <w:r w:rsidRPr="00F33B68">
            <w:rPr>
              <w:lang w:val="en-US"/>
            </w:rPr>
            <w:instrText xml:space="preserve"> CITATION HeF15 \l 1031 </w:instrText>
          </w:r>
          <w:r w:rsidRPr="00F33B68">
            <w:fldChar w:fldCharType="separate"/>
          </w:r>
          <w:r w:rsidR="00225F01" w:rsidRPr="00225F01">
            <w:rPr>
              <w:noProof/>
              <w:lang w:val="en-US"/>
            </w:rPr>
            <w:t>[17]</w:t>
          </w:r>
          <w:r w:rsidRPr="00F33B68">
            <w:fldChar w:fldCharType="end"/>
          </w:r>
        </w:sdtContent>
      </w:sdt>
      <w:r w:rsidRPr="00F33B68">
        <w:rPr>
          <w:lang w:val="en-US"/>
        </w:rPr>
        <w:t>.</w:t>
      </w:r>
    </w:p>
    <w:p w14:paraId="4B602B4B" w14:textId="763A8A44" w:rsidR="00F33B68" w:rsidRPr="00F33B68" w:rsidRDefault="00F33B68" w:rsidP="00F33B68">
      <w:pPr>
        <w:rPr>
          <w:lang w:val="en-US"/>
        </w:rPr>
      </w:pPr>
      <w:r w:rsidRPr="00F33B68">
        <w:rPr>
          <w:lang w:val="en-US"/>
        </w:rPr>
        <w:t xml:space="preserve">Shahraki et al. </w:t>
      </w:r>
      <w:r w:rsidR="008E07B8">
        <w:rPr>
          <w:lang w:val="en-US"/>
        </w:rPr>
        <w:t xml:space="preserve">(2015) </w:t>
      </w:r>
      <w:r w:rsidRPr="00F33B68">
        <w:rPr>
          <w:lang w:val="en-US"/>
        </w:rPr>
        <w:t xml:space="preserve">presented an optimization model maximizing vehicle mileage based on driving patterns, emphasizing the role of real-world data in location decisions </w:t>
      </w:r>
      <w:sdt>
        <w:sdtPr>
          <w:id w:val="-1163768254"/>
          <w:citation/>
        </w:sdtPr>
        <w:sdtContent>
          <w:r w:rsidRPr="00F33B68">
            <w:fldChar w:fldCharType="begin"/>
          </w:r>
          <w:r w:rsidRPr="00F33B68">
            <w:rPr>
              <w:lang w:val="en-US"/>
            </w:rPr>
            <w:instrText xml:space="preserve"> CITATION Sha15 \l 1031 </w:instrText>
          </w:r>
          <w:r w:rsidRPr="00F33B68">
            <w:fldChar w:fldCharType="separate"/>
          </w:r>
          <w:r w:rsidR="00225F01" w:rsidRPr="00225F01">
            <w:rPr>
              <w:noProof/>
              <w:lang w:val="en-US"/>
            </w:rPr>
            <w:t>[18]</w:t>
          </w:r>
          <w:r w:rsidRPr="00F33B68">
            <w:fldChar w:fldCharType="end"/>
          </w:r>
        </w:sdtContent>
      </w:sdt>
      <w:r w:rsidRPr="00F33B68">
        <w:rPr>
          <w:lang w:val="en-US"/>
        </w:rPr>
        <w:t xml:space="preserve">. Wu et al. </w:t>
      </w:r>
      <w:r w:rsidR="008E07B8">
        <w:rPr>
          <w:lang w:val="en-US"/>
        </w:rPr>
        <w:t xml:space="preserve">(2017) </w:t>
      </w:r>
      <w:r w:rsidRPr="00F33B68">
        <w:rPr>
          <w:lang w:val="en-US"/>
        </w:rPr>
        <w:t>designed a stochastic flow</w:t>
      </w:r>
      <w:r w:rsidR="00A92900">
        <w:rPr>
          <w:lang w:val="en-US"/>
        </w:rPr>
        <w:t>-</w:t>
      </w:r>
      <w:r w:rsidRPr="00F33B68">
        <w:rPr>
          <w:lang w:val="en-US"/>
        </w:rPr>
        <w:t>capturing location model reflecting the randomness in EV users</w:t>
      </w:r>
      <w:r w:rsidR="0059236A">
        <w:rPr>
          <w:lang w:val="en-US"/>
        </w:rPr>
        <w:t>'</w:t>
      </w:r>
      <w:r w:rsidRPr="00F33B68">
        <w:rPr>
          <w:lang w:val="en-US"/>
        </w:rPr>
        <w:t xml:space="preserve"> traveling behavior </w:t>
      </w:r>
      <w:sdt>
        <w:sdtPr>
          <w:id w:val="1288012040"/>
          <w:citation/>
        </w:sdtPr>
        <w:sdtContent>
          <w:r w:rsidRPr="00F33B68">
            <w:fldChar w:fldCharType="begin"/>
          </w:r>
          <w:r w:rsidRPr="00F33B68">
            <w:rPr>
              <w:lang w:val="en-US"/>
            </w:rPr>
            <w:instrText xml:space="preserve"> CITATION WuF171 \l 1031 </w:instrText>
          </w:r>
          <w:r w:rsidRPr="00F33B68">
            <w:fldChar w:fldCharType="separate"/>
          </w:r>
          <w:r w:rsidR="00225F01" w:rsidRPr="00225F01">
            <w:rPr>
              <w:noProof/>
              <w:lang w:val="en-US"/>
            </w:rPr>
            <w:t>[19]</w:t>
          </w:r>
          <w:r w:rsidRPr="00F33B68">
            <w:fldChar w:fldCharType="end"/>
          </w:r>
        </w:sdtContent>
      </w:sdt>
      <w:r w:rsidRPr="00F33B68">
        <w:rPr>
          <w:lang w:val="en-US"/>
        </w:rPr>
        <w:t>.</w:t>
      </w:r>
    </w:p>
    <w:p w14:paraId="4369B689" w14:textId="2B7354BF" w:rsidR="00F33B68" w:rsidRPr="00F33B68" w:rsidRDefault="00F33B68" w:rsidP="00F33B68">
      <w:pPr>
        <w:rPr>
          <w:lang w:val="en-US"/>
        </w:rPr>
      </w:pPr>
      <w:r w:rsidRPr="00070A50">
        <w:rPr>
          <w:lang w:val="fr-FR"/>
          <w:rPrChange w:id="78" w:author="Floriana Graziano" w:date="2023-10-16T21:57:00Z">
            <w:rPr>
              <w:lang w:val="en-US"/>
            </w:rPr>
          </w:rPrChange>
        </w:rPr>
        <w:t xml:space="preserve">Models by Tu et al. </w:t>
      </w:r>
      <w:r w:rsidR="008E07B8">
        <w:rPr>
          <w:lang w:val="en-US"/>
        </w:rPr>
        <w:t xml:space="preserve">(2016) </w:t>
      </w:r>
      <w:r w:rsidRPr="00F33B68">
        <w:rPr>
          <w:lang w:val="en-US"/>
        </w:rPr>
        <w:t xml:space="preserve">and Luo et al. </w:t>
      </w:r>
      <w:r w:rsidR="008E07B8">
        <w:rPr>
          <w:lang w:val="en-US"/>
        </w:rPr>
        <w:t xml:space="preserve">(2018) </w:t>
      </w:r>
      <w:r w:rsidRPr="00F33B68">
        <w:rPr>
          <w:lang w:val="en-US"/>
        </w:rPr>
        <w:t>included temporal and spatial constraints, making these models more realistic by considering variable parking availability, congestion levels, and EV owners</w:t>
      </w:r>
      <w:r w:rsidR="0059236A">
        <w:rPr>
          <w:lang w:val="en-US"/>
        </w:rPr>
        <w:t>'</w:t>
      </w:r>
      <w:r w:rsidRPr="00F33B68">
        <w:rPr>
          <w:lang w:val="en-US"/>
        </w:rPr>
        <w:t xml:space="preserve"> home and work locations </w:t>
      </w:r>
      <w:sdt>
        <w:sdtPr>
          <w:id w:val="-31115170"/>
          <w:citation/>
        </w:sdtPr>
        <w:sdtContent>
          <w:r w:rsidRPr="00F33B68">
            <w:fldChar w:fldCharType="begin"/>
          </w:r>
          <w:r w:rsidRPr="00F33B68">
            <w:rPr>
              <w:lang w:val="en-US"/>
            </w:rPr>
            <w:instrText xml:space="preserve"> CITATION TuW16 \l 1031 </w:instrText>
          </w:r>
          <w:r w:rsidRPr="00F33B68">
            <w:fldChar w:fldCharType="separate"/>
          </w:r>
          <w:r w:rsidR="00225F01" w:rsidRPr="00225F01">
            <w:rPr>
              <w:noProof/>
              <w:lang w:val="en-US"/>
            </w:rPr>
            <w:t>[20]</w:t>
          </w:r>
          <w:r w:rsidRPr="00F33B68">
            <w:fldChar w:fldCharType="end"/>
          </w:r>
        </w:sdtContent>
      </w:sdt>
      <w:r w:rsidRPr="00F33B68">
        <w:rPr>
          <w:lang w:val="en-US"/>
        </w:rPr>
        <w:t xml:space="preserve"> </w:t>
      </w:r>
      <w:sdt>
        <w:sdtPr>
          <w:id w:val="-1135634302"/>
          <w:citation/>
        </w:sdtPr>
        <w:sdtContent>
          <w:r w:rsidRPr="00F33B68">
            <w:fldChar w:fldCharType="begin"/>
          </w:r>
          <w:r w:rsidRPr="00F33B68">
            <w:rPr>
              <w:lang w:val="en-US"/>
            </w:rPr>
            <w:instrText xml:space="preserve"> CITATION Luo18 \l 1031 </w:instrText>
          </w:r>
          <w:r w:rsidRPr="00F33B68">
            <w:fldChar w:fldCharType="separate"/>
          </w:r>
          <w:r w:rsidR="00225F01" w:rsidRPr="00225F01">
            <w:rPr>
              <w:noProof/>
              <w:lang w:val="en-US"/>
            </w:rPr>
            <w:t>[21]</w:t>
          </w:r>
          <w:r w:rsidRPr="00F33B68">
            <w:fldChar w:fldCharType="end"/>
          </w:r>
        </w:sdtContent>
      </w:sdt>
      <w:r w:rsidRPr="00F33B68">
        <w:rPr>
          <w:lang w:val="en-US"/>
        </w:rPr>
        <w:t>.</w:t>
      </w:r>
    </w:p>
    <w:p w14:paraId="498C7AE3" w14:textId="15256AE0" w:rsidR="00F33B68" w:rsidRPr="00F33B68" w:rsidRDefault="00F33B68" w:rsidP="00F33B68">
      <w:pPr>
        <w:rPr>
          <w:lang w:val="en-US"/>
        </w:rPr>
      </w:pPr>
      <w:r w:rsidRPr="00F33B68">
        <w:rPr>
          <w:lang w:val="en-US"/>
        </w:rPr>
        <w:t xml:space="preserve">Battery characteristics have been factored into models by Liu et al. </w:t>
      </w:r>
      <w:r w:rsidR="008E07B8">
        <w:rPr>
          <w:lang w:val="en-US"/>
        </w:rPr>
        <w:t xml:space="preserve">(2018) </w:t>
      </w:r>
      <w:r w:rsidRPr="00F33B68">
        <w:rPr>
          <w:lang w:val="en-US"/>
        </w:rPr>
        <w:t>and Mehrjerdi et al.</w:t>
      </w:r>
      <w:r w:rsidR="008E07B8">
        <w:rPr>
          <w:lang w:val="en-US"/>
        </w:rPr>
        <w:t xml:space="preserve"> (2019)</w:t>
      </w:r>
      <w:r w:rsidRPr="00F33B68">
        <w:rPr>
          <w:lang w:val="en-US"/>
        </w:rPr>
        <w:t xml:space="preserve">, highlighting the need for different strategies for different charging applications and the importance of power and capacity of charging facilities </w:t>
      </w:r>
      <w:sdt>
        <w:sdtPr>
          <w:id w:val="-227159504"/>
          <w:citation/>
        </w:sdtPr>
        <w:sdtContent>
          <w:r w:rsidRPr="00F33B68">
            <w:fldChar w:fldCharType="begin"/>
          </w:r>
          <w:r w:rsidRPr="00F33B68">
            <w:rPr>
              <w:lang w:val="en-US"/>
            </w:rPr>
            <w:instrText xml:space="preserve"> CITATION Liu18 \l 1031 </w:instrText>
          </w:r>
          <w:r w:rsidRPr="00F33B68">
            <w:fldChar w:fldCharType="separate"/>
          </w:r>
          <w:r w:rsidR="00225F01" w:rsidRPr="00225F01">
            <w:rPr>
              <w:noProof/>
              <w:lang w:val="en-US"/>
            </w:rPr>
            <w:t>[22]</w:t>
          </w:r>
          <w:r w:rsidRPr="00F33B68">
            <w:fldChar w:fldCharType="end"/>
          </w:r>
        </w:sdtContent>
      </w:sdt>
      <w:r w:rsidRPr="00F33B68">
        <w:rPr>
          <w:lang w:val="en-US"/>
        </w:rPr>
        <w:t xml:space="preserve"> </w:t>
      </w:r>
      <w:sdt>
        <w:sdtPr>
          <w:id w:val="1536317630"/>
          <w:citation/>
        </w:sdtPr>
        <w:sdtContent>
          <w:r w:rsidRPr="00F33B68">
            <w:fldChar w:fldCharType="begin"/>
          </w:r>
          <w:r w:rsidRPr="00F33B68">
            <w:rPr>
              <w:lang w:val="en-US"/>
            </w:rPr>
            <w:instrText xml:space="preserve"> CITATION Meh19 \l 1031 </w:instrText>
          </w:r>
          <w:r w:rsidRPr="00F33B68">
            <w:fldChar w:fldCharType="separate"/>
          </w:r>
          <w:r w:rsidR="00225F01" w:rsidRPr="00225F01">
            <w:rPr>
              <w:noProof/>
              <w:lang w:val="en-US"/>
            </w:rPr>
            <w:t>[23]</w:t>
          </w:r>
          <w:r w:rsidRPr="00F33B68">
            <w:fldChar w:fldCharType="end"/>
          </w:r>
        </w:sdtContent>
      </w:sdt>
      <w:r w:rsidRPr="00F33B68">
        <w:rPr>
          <w:lang w:val="en-US"/>
        </w:rPr>
        <w:t>.</w:t>
      </w:r>
    </w:p>
    <w:p w14:paraId="2D533D7E" w14:textId="67C3D5C0" w:rsidR="00F33B68" w:rsidRPr="00F33B68" w:rsidRDefault="00F33B68" w:rsidP="00F33B68">
      <w:pPr>
        <w:rPr>
          <w:lang w:val="en-US"/>
        </w:rPr>
      </w:pPr>
      <w:r w:rsidRPr="00F33B68">
        <w:rPr>
          <w:lang w:val="en-US"/>
        </w:rPr>
        <w:t xml:space="preserve">He et al. </w:t>
      </w:r>
      <w:r w:rsidR="008E07B8">
        <w:rPr>
          <w:lang w:val="en-US"/>
        </w:rPr>
        <w:t xml:space="preserve">(2019) </w:t>
      </w:r>
      <w:r w:rsidRPr="00F33B68">
        <w:rPr>
          <w:lang w:val="en-US"/>
        </w:rPr>
        <w:t xml:space="preserve">and Davidov et al. </w:t>
      </w:r>
      <w:r w:rsidR="008E07B8">
        <w:rPr>
          <w:lang w:val="en-US"/>
        </w:rPr>
        <w:t xml:space="preserve">(2019) </w:t>
      </w:r>
      <w:r w:rsidRPr="00F33B68">
        <w:rPr>
          <w:lang w:val="en-US"/>
        </w:rPr>
        <w:t xml:space="preserve">incorporated economic aspects in their models, considering costs such as battery, charging station, and energy storage system expenses </w:t>
      </w:r>
      <w:sdt>
        <w:sdtPr>
          <w:id w:val="1830174143"/>
          <w:citation/>
        </w:sdtPr>
        <w:sdtContent>
          <w:r w:rsidRPr="00F33B68">
            <w:fldChar w:fldCharType="begin"/>
          </w:r>
          <w:r w:rsidRPr="00F33B68">
            <w:rPr>
              <w:lang w:val="en-US"/>
            </w:rPr>
            <w:instrText xml:space="preserve"> CITATION HeY19 \l 1031 </w:instrText>
          </w:r>
          <w:r w:rsidRPr="00F33B68">
            <w:fldChar w:fldCharType="separate"/>
          </w:r>
          <w:r w:rsidR="00225F01" w:rsidRPr="00225F01">
            <w:rPr>
              <w:noProof/>
              <w:lang w:val="en-US"/>
            </w:rPr>
            <w:t>[24]</w:t>
          </w:r>
          <w:r w:rsidRPr="00F33B68">
            <w:fldChar w:fldCharType="end"/>
          </w:r>
        </w:sdtContent>
      </w:sdt>
      <w:r w:rsidRPr="00F33B68">
        <w:rPr>
          <w:lang w:val="en-US"/>
        </w:rPr>
        <w:t xml:space="preserve"> </w:t>
      </w:r>
      <w:sdt>
        <w:sdtPr>
          <w:id w:val="-2117662393"/>
          <w:citation/>
        </w:sdtPr>
        <w:sdtContent>
          <w:r w:rsidRPr="00F33B68">
            <w:fldChar w:fldCharType="begin"/>
          </w:r>
          <w:r w:rsidRPr="00F33B68">
            <w:rPr>
              <w:lang w:val="en-US"/>
            </w:rPr>
            <w:instrText xml:space="preserve"> CITATION Dav19 \l 1031 </w:instrText>
          </w:r>
          <w:r w:rsidRPr="00F33B68">
            <w:fldChar w:fldCharType="separate"/>
          </w:r>
          <w:r w:rsidR="00225F01" w:rsidRPr="00225F01">
            <w:rPr>
              <w:noProof/>
              <w:lang w:val="en-US"/>
            </w:rPr>
            <w:t>[25]</w:t>
          </w:r>
          <w:r w:rsidRPr="00F33B68">
            <w:fldChar w:fldCharType="end"/>
          </w:r>
        </w:sdtContent>
      </w:sdt>
      <w:r w:rsidRPr="00F33B68">
        <w:rPr>
          <w:lang w:val="en-US"/>
        </w:rPr>
        <w:t>.</w:t>
      </w:r>
    </w:p>
    <w:p w14:paraId="6D6ADB3E" w14:textId="79F53B73" w:rsidR="00F33B68" w:rsidRPr="00F33B68" w:rsidRDefault="00F33B68" w:rsidP="00F33B68">
      <w:pPr>
        <w:rPr>
          <w:lang w:val="en-US"/>
        </w:rPr>
      </w:pPr>
      <w:r w:rsidRPr="00F33B68">
        <w:rPr>
          <w:lang w:val="en-US"/>
        </w:rPr>
        <w:t>Hosseini</w:t>
      </w:r>
      <w:r w:rsidR="00A92900">
        <w:rPr>
          <w:lang w:val="en-US"/>
        </w:rPr>
        <w:t xml:space="preserve"> et al. </w:t>
      </w:r>
      <w:r w:rsidR="008E07B8">
        <w:rPr>
          <w:lang w:val="en-US"/>
        </w:rPr>
        <w:t xml:space="preserve">(2019) </w:t>
      </w:r>
      <w:r w:rsidR="00A92900">
        <w:rPr>
          <w:lang w:val="en-US"/>
        </w:rPr>
        <w:t>integrated qua</w:t>
      </w:r>
      <w:r w:rsidRPr="00F33B68">
        <w:rPr>
          <w:lang w:val="en-US"/>
        </w:rPr>
        <w:t xml:space="preserve">ntitative and qualitative aspects into their models, underlining the importance of subjective factors and user experience </w:t>
      </w:r>
      <w:sdt>
        <w:sdtPr>
          <w:id w:val="1721163143"/>
          <w:citation/>
        </w:sdtPr>
        <w:sdtContent>
          <w:r w:rsidRPr="00F33B68">
            <w:fldChar w:fldCharType="begin"/>
          </w:r>
          <w:r w:rsidRPr="00F33B68">
            <w:rPr>
              <w:lang w:val="en-US"/>
            </w:rPr>
            <w:instrText xml:space="preserve"> CITATION Hos19 \l 1031 </w:instrText>
          </w:r>
          <w:r w:rsidRPr="00F33B68">
            <w:fldChar w:fldCharType="separate"/>
          </w:r>
          <w:r w:rsidR="00225F01" w:rsidRPr="00225F01">
            <w:rPr>
              <w:noProof/>
              <w:lang w:val="en-US"/>
            </w:rPr>
            <w:t>[26]</w:t>
          </w:r>
          <w:r w:rsidRPr="00F33B68">
            <w:fldChar w:fldCharType="end"/>
          </w:r>
        </w:sdtContent>
      </w:sdt>
      <w:r w:rsidRPr="00F33B68">
        <w:rPr>
          <w:lang w:val="en-US"/>
        </w:rPr>
        <w:t>.</w:t>
      </w:r>
    </w:p>
    <w:p w14:paraId="3769DCE0" w14:textId="3D662CB0" w:rsidR="00F33B68" w:rsidRPr="00F33B68" w:rsidRDefault="00F33B68" w:rsidP="00F33B68">
      <w:pPr>
        <w:rPr>
          <w:lang w:val="en-US"/>
        </w:rPr>
      </w:pPr>
      <w:r w:rsidRPr="00F33B68">
        <w:rPr>
          <w:lang w:val="en-US"/>
        </w:rPr>
        <w:t xml:space="preserve">Zeng et al. </w:t>
      </w:r>
      <w:r w:rsidR="008E07B8">
        <w:rPr>
          <w:lang w:val="en-US"/>
        </w:rPr>
        <w:t xml:space="preserve">(2021) </w:t>
      </w:r>
      <w:r w:rsidRPr="00F33B68">
        <w:rPr>
          <w:lang w:val="en-US"/>
        </w:rPr>
        <w:t xml:space="preserve">integrated human behavior into their station-level optimization framework, pointing out that station networks must accommodate user preferences </w:t>
      </w:r>
      <w:sdt>
        <w:sdtPr>
          <w:id w:val="68469786"/>
          <w:citation/>
        </w:sdtPr>
        <w:sdtContent>
          <w:r w:rsidRPr="00F33B68">
            <w:fldChar w:fldCharType="begin"/>
          </w:r>
          <w:r w:rsidRPr="00F33B68">
            <w:rPr>
              <w:lang w:val="en-US"/>
            </w:rPr>
            <w:instrText xml:space="preserve"> CITATION Zen21 \l 1031 </w:instrText>
          </w:r>
          <w:r w:rsidRPr="00F33B68">
            <w:fldChar w:fldCharType="separate"/>
          </w:r>
          <w:r w:rsidR="00225F01" w:rsidRPr="00225F01">
            <w:rPr>
              <w:noProof/>
              <w:lang w:val="en-US"/>
            </w:rPr>
            <w:t>[27]</w:t>
          </w:r>
          <w:r w:rsidRPr="00F33B68">
            <w:fldChar w:fldCharType="end"/>
          </w:r>
        </w:sdtContent>
      </w:sdt>
      <w:r w:rsidRPr="00F33B68">
        <w:rPr>
          <w:lang w:val="en-US"/>
        </w:rPr>
        <w:t>.</w:t>
      </w:r>
    </w:p>
    <w:p w14:paraId="734B40E2" w14:textId="0F30BE13" w:rsidR="00F33B68" w:rsidRPr="00F33B68" w:rsidRDefault="00F33B68" w:rsidP="00F33B68">
      <w:pPr>
        <w:rPr>
          <w:lang w:val="en-US"/>
        </w:rPr>
      </w:pPr>
      <w:r w:rsidRPr="00F33B68">
        <w:rPr>
          <w:lang w:val="en-US"/>
        </w:rPr>
        <w:t xml:space="preserve">Hodgson </w:t>
      </w:r>
      <w:r w:rsidR="00A92900">
        <w:rPr>
          <w:lang w:val="en-US"/>
        </w:rPr>
        <w:t>et al.</w:t>
      </w:r>
      <w:r w:rsidRPr="00F33B68">
        <w:rPr>
          <w:lang w:val="en-US"/>
        </w:rPr>
        <w:t xml:space="preserve"> </w:t>
      </w:r>
      <w:r w:rsidR="008E07B8">
        <w:rPr>
          <w:lang w:val="en-US"/>
        </w:rPr>
        <w:t xml:space="preserve">(1990) </w:t>
      </w:r>
      <w:r w:rsidRPr="00F33B68">
        <w:rPr>
          <w:lang w:val="en-US"/>
        </w:rPr>
        <w:t xml:space="preserve">further refined the models by considering EV charging during long trips and the limited range of EVs, which resulted in the Flow Refueling Location Problem (FRLP) </w:t>
      </w:r>
      <w:sdt>
        <w:sdtPr>
          <w:id w:val="-1822503166"/>
          <w:citation/>
        </w:sdtPr>
        <w:sdtContent>
          <w:r w:rsidRPr="00F33B68">
            <w:fldChar w:fldCharType="begin"/>
          </w:r>
          <w:r w:rsidRPr="00F33B68">
            <w:rPr>
              <w:lang w:val="en-US"/>
            </w:rPr>
            <w:instrText xml:space="preserve"> CITATION Hod90 \l 1031 </w:instrText>
          </w:r>
          <w:r w:rsidRPr="00F33B68">
            <w:fldChar w:fldCharType="separate"/>
          </w:r>
          <w:r w:rsidR="00225F01" w:rsidRPr="00225F01">
            <w:rPr>
              <w:noProof/>
              <w:lang w:val="en-US"/>
            </w:rPr>
            <w:t>[28]</w:t>
          </w:r>
          <w:r w:rsidRPr="00F33B68">
            <w:fldChar w:fldCharType="end"/>
          </w:r>
        </w:sdtContent>
      </w:sdt>
      <w:r w:rsidRPr="00F33B68">
        <w:rPr>
          <w:lang w:val="en-US"/>
        </w:rPr>
        <w:t>.</w:t>
      </w:r>
    </w:p>
    <w:p w14:paraId="42715EA4" w14:textId="428F4910" w:rsidR="00F33B68" w:rsidRPr="00F33B68" w:rsidRDefault="00F33B68" w:rsidP="00F33B68">
      <w:pPr>
        <w:rPr>
          <w:lang w:val="en-US"/>
        </w:rPr>
      </w:pPr>
      <w:r w:rsidRPr="00F33B68">
        <w:rPr>
          <w:lang w:val="en-US"/>
        </w:rPr>
        <w:t xml:space="preserve">The FRLP model has been extended to consider limited charging station capacity, alternative paths, different types of stations and vehicles, and congestion at stations </w:t>
      </w:r>
      <w:sdt>
        <w:sdtPr>
          <w:id w:val="225807229"/>
          <w:citation/>
        </w:sdtPr>
        <w:sdtContent>
          <w:r w:rsidRPr="00F33B68">
            <w:fldChar w:fldCharType="begin"/>
          </w:r>
          <w:r w:rsidRPr="00F33B68">
            <w:rPr>
              <w:lang w:val="en-US"/>
            </w:rPr>
            <w:instrText xml:space="preserve"> CITATION Upc09 \l 1031 </w:instrText>
          </w:r>
          <w:r w:rsidRPr="00F33B68">
            <w:fldChar w:fldCharType="separate"/>
          </w:r>
          <w:r w:rsidR="00225F01" w:rsidRPr="00225F01">
            <w:rPr>
              <w:noProof/>
              <w:lang w:val="en-US"/>
            </w:rPr>
            <w:t>[29]</w:t>
          </w:r>
          <w:r w:rsidRPr="00F33B68">
            <w:fldChar w:fldCharType="end"/>
          </w:r>
        </w:sdtContent>
      </w:sdt>
      <w:r w:rsidRPr="00F33B68">
        <w:rPr>
          <w:rFonts w:ascii="NimbusRomNo9L-Regu" w:hAnsi="NimbusRomNo9L-Regu" w:cs="NimbusRomNo9L-Regu"/>
          <w:color w:val="000000"/>
          <w:sz w:val="20"/>
          <w:lang w:val="en-US"/>
        </w:rPr>
        <w:t xml:space="preserve"> </w:t>
      </w:r>
      <w:sdt>
        <w:sdtPr>
          <w:id w:val="-973291255"/>
          <w:citation/>
        </w:sdtPr>
        <w:sdtContent>
          <w:r w:rsidRPr="00F33B68">
            <w:fldChar w:fldCharType="begin"/>
          </w:r>
          <w:r w:rsidRPr="00F33B68">
            <w:rPr>
              <w:lang w:val="en-US"/>
            </w:rPr>
            <w:instrText xml:space="preserve"> CITATION Hos17 \l 1031 </w:instrText>
          </w:r>
          <w:r w:rsidRPr="00F33B68">
            <w:fldChar w:fldCharType="separate"/>
          </w:r>
          <w:r w:rsidR="00225F01" w:rsidRPr="00225F01">
            <w:rPr>
              <w:noProof/>
              <w:lang w:val="en-US"/>
            </w:rPr>
            <w:t>[30]</w:t>
          </w:r>
          <w:r w:rsidRPr="00F33B68">
            <w:fldChar w:fldCharType="end"/>
          </w:r>
        </w:sdtContent>
      </w:sdt>
      <w:r w:rsidRPr="00F33B68">
        <w:rPr>
          <w:lang w:val="en-US"/>
        </w:rPr>
        <w:t xml:space="preserve"> </w:t>
      </w:r>
      <w:sdt>
        <w:sdtPr>
          <w:id w:val="-1878393691"/>
          <w:citation/>
        </w:sdtPr>
        <w:sdtContent>
          <w:r w:rsidRPr="00F33B68">
            <w:fldChar w:fldCharType="begin"/>
          </w:r>
          <w:r w:rsidRPr="00F33B68">
            <w:rPr>
              <w:lang w:val="en-US"/>
            </w:rPr>
            <w:instrText xml:space="preserve"> CITATION Yil16 \l 1031 </w:instrText>
          </w:r>
          <w:r w:rsidRPr="00F33B68">
            <w:fldChar w:fldCharType="separate"/>
          </w:r>
          <w:r w:rsidR="00225F01" w:rsidRPr="00225F01">
            <w:rPr>
              <w:noProof/>
              <w:lang w:val="en-US"/>
            </w:rPr>
            <w:t>[31]</w:t>
          </w:r>
          <w:r w:rsidRPr="00F33B68">
            <w:fldChar w:fldCharType="end"/>
          </w:r>
        </w:sdtContent>
      </w:sdt>
      <w:r w:rsidRPr="00F33B68">
        <w:rPr>
          <w:lang w:val="en-US"/>
        </w:rPr>
        <w:t xml:space="preserve"> </w:t>
      </w:r>
      <w:sdt>
        <w:sdtPr>
          <w:id w:val="1587572501"/>
          <w:citation/>
        </w:sdtPr>
        <w:sdtContent>
          <w:r w:rsidRPr="00F33B68">
            <w:fldChar w:fldCharType="begin"/>
          </w:r>
          <w:r w:rsidRPr="00F33B68">
            <w:rPr>
              <w:lang w:val="en-US"/>
            </w:rPr>
            <w:instrText xml:space="preserve"> CITATION LiS16 \l 1031 </w:instrText>
          </w:r>
          <w:r w:rsidRPr="00F33B68">
            <w:fldChar w:fldCharType="separate"/>
          </w:r>
          <w:r w:rsidR="00225F01" w:rsidRPr="00225F01">
            <w:rPr>
              <w:noProof/>
              <w:lang w:val="en-US"/>
            </w:rPr>
            <w:t>[32]</w:t>
          </w:r>
          <w:r w:rsidRPr="00F33B68">
            <w:fldChar w:fldCharType="end"/>
          </w:r>
        </w:sdtContent>
      </w:sdt>
      <w:r w:rsidRPr="00F33B68">
        <w:rPr>
          <w:lang w:val="en-US"/>
        </w:rPr>
        <w:t xml:space="preserve"> </w:t>
      </w:r>
      <w:sdt>
        <w:sdtPr>
          <w:id w:val="-122850418"/>
          <w:citation/>
        </w:sdtPr>
        <w:sdtContent>
          <w:r w:rsidRPr="00F33B68">
            <w:fldChar w:fldCharType="begin"/>
          </w:r>
          <w:r w:rsidRPr="00F33B68">
            <w:rPr>
              <w:lang w:val="en-US"/>
            </w:rPr>
            <w:instrText xml:space="preserve"> CITATION Wan13 \l 1031 </w:instrText>
          </w:r>
          <w:r w:rsidRPr="00F33B68">
            <w:fldChar w:fldCharType="separate"/>
          </w:r>
          <w:r w:rsidR="00225F01" w:rsidRPr="00225F01">
            <w:rPr>
              <w:noProof/>
              <w:lang w:val="en-US"/>
            </w:rPr>
            <w:t>[33]</w:t>
          </w:r>
          <w:r w:rsidRPr="00F33B68">
            <w:fldChar w:fldCharType="end"/>
          </w:r>
        </w:sdtContent>
      </w:sdt>
      <w:r w:rsidRPr="00F33B68">
        <w:rPr>
          <w:lang w:val="en-US"/>
        </w:rPr>
        <w:t xml:space="preserve"> </w:t>
      </w:r>
      <w:sdt>
        <w:sdtPr>
          <w:id w:val="46962122"/>
          <w:citation/>
        </w:sdtPr>
        <w:sdtContent>
          <w:r w:rsidRPr="00F33B68">
            <w:fldChar w:fldCharType="begin"/>
          </w:r>
          <w:r w:rsidRPr="00F33B68">
            <w:rPr>
              <w:lang w:val="en-US"/>
            </w:rPr>
            <w:instrText xml:space="preserve"> CITATION Ars16 \l 1031 </w:instrText>
          </w:r>
          <w:r w:rsidRPr="00F33B68">
            <w:fldChar w:fldCharType="separate"/>
          </w:r>
          <w:r w:rsidR="00225F01" w:rsidRPr="00225F01">
            <w:rPr>
              <w:noProof/>
              <w:lang w:val="en-US"/>
            </w:rPr>
            <w:t>[34]</w:t>
          </w:r>
          <w:r w:rsidRPr="00F33B68">
            <w:fldChar w:fldCharType="end"/>
          </w:r>
        </w:sdtContent>
      </w:sdt>
      <w:r w:rsidRPr="00F33B68">
        <w:rPr>
          <w:lang w:val="en-US"/>
        </w:rPr>
        <w:t xml:space="preserve"> </w:t>
      </w:r>
      <w:sdt>
        <w:sdtPr>
          <w:id w:val="944048029"/>
          <w:citation/>
        </w:sdtPr>
        <w:sdtEndPr>
          <w:rPr>
            <w:rFonts w:ascii="NimbusRomNo9L-Regu" w:hAnsi="NimbusRomNo9L-Regu" w:cs="NimbusRomNo9L-Regu"/>
            <w:color w:val="000000"/>
            <w:sz w:val="20"/>
          </w:rPr>
        </w:sdtEndPr>
        <w:sdtContent>
          <w:r w:rsidRPr="00F33B68">
            <w:fldChar w:fldCharType="begin"/>
          </w:r>
          <w:r w:rsidRPr="00F33B68">
            <w:rPr>
              <w:lang w:val="en-US"/>
            </w:rPr>
            <w:instrText xml:space="preserve"> CITATION Gha16 \l 1031 </w:instrText>
          </w:r>
          <w:r w:rsidRPr="00F33B68">
            <w:fldChar w:fldCharType="separate"/>
          </w:r>
          <w:r w:rsidR="00225F01" w:rsidRPr="00225F01">
            <w:rPr>
              <w:noProof/>
              <w:lang w:val="en-US"/>
            </w:rPr>
            <w:t>[35]</w:t>
          </w:r>
          <w:r w:rsidRPr="00F33B68">
            <w:fldChar w:fldCharType="end"/>
          </w:r>
        </w:sdtContent>
      </w:sdt>
      <w:r w:rsidRPr="00F33B68">
        <w:rPr>
          <w:lang w:val="en-US"/>
        </w:rPr>
        <w:t xml:space="preserve">. Multi-period deterministic extensions of FRLP have been suggested, allowing for </w:t>
      </w:r>
      <w:r w:rsidR="00A92900">
        <w:rPr>
          <w:lang w:val="en-US"/>
        </w:rPr>
        <w:t xml:space="preserve">a </w:t>
      </w:r>
      <w:r w:rsidRPr="00F33B68">
        <w:rPr>
          <w:lang w:val="en-US"/>
        </w:rPr>
        <w:t xml:space="preserve">dynamic opening of new stations and considering limited station capacity </w:t>
      </w:r>
      <w:sdt>
        <w:sdtPr>
          <w:id w:val="98386829"/>
          <w:citation/>
        </w:sdtPr>
        <w:sdtContent>
          <w:r w:rsidRPr="00F33B68">
            <w:fldChar w:fldCharType="begin"/>
          </w:r>
          <w:r w:rsidRPr="00F33B68">
            <w:rPr>
              <w:lang w:val="en-US"/>
            </w:rPr>
            <w:instrText xml:space="preserve">CITATION Mul15 \l 1031 </w:instrText>
          </w:r>
          <w:r w:rsidRPr="00F33B68">
            <w:fldChar w:fldCharType="separate"/>
          </w:r>
          <w:r w:rsidR="00225F01" w:rsidRPr="00225F01">
            <w:rPr>
              <w:noProof/>
              <w:lang w:val="en-US"/>
            </w:rPr>
            <w:t>[36]</w:t>
          </w:r>
          <w:r w:rsidRPr="00F33B68">
            <w:fldChar w:fldCharType="end"/>
          </w:r>
        </w:sdtContent>
      </w:sdt>
      <w:r w:rsidRPr="00F33B68">
        <w:rPr>
          <w:lang w:val="en-US"/>
        </w:rPr>
        <w:t xml:space="preserve"> </w:t>
      </w:r>
      <w:sdt>
        <w:sdtPr>
          <w:id w:val="1171143585"/>
          <w:citation/>
        </w:sdtPr>
        <w:sdtContent>
          <w:r w:rsidRPr="00F33B68">
            <w:fldChar w:fldCharType="begin"/>
          </w:r>
          <w:r w:rsidRPr="00F33B68">
            <w:rPr>
              <w:lang w:val="en-US"/>
            </w:rPr>
            <w:instrText xml:space="preserve"> CITATION Zha17 \l 1031 </w:instrText>
          </w:r>
          <w:r w:rsidRPr="00F33B68">
            <w:fldChar w:fldCharType="separate"/>
          </w:r>
          <w:r w:rsidR="00225F01" w:rsidRPr="00225F01">
            <w:rPr>
              <w:noProof/>
              <w:lang w:val="en-US"/>
            </w:rPr>
            <w:t>[37]</w:t>
          </w:r>
          <w:r w:rsidRPr="00F33B68">
            <w:fldChar w:fldCharType="end"/>
          </w:r>
        </w:sdtContent>
      </w:sdt>
      <w:r w:rsidRPr="00F33B68">
        <w:rPr>
          <w:lang w:val="en-US"/>
        </w:rPr>
        <w:t>.</w:t>
      </w:r>
    </w:p>
    <w:p w14:paraId="12488B41" w14:textId="0E4173F9" w:rsidR="00F33B68" w:rsidRPr="00F33B68" w:rsidRDefault="00F33B68" w:rsidP="00F33B68">
      <w:pPr>
        <w:rPr>
          <w:lang w:val="en-US"/>
        </w:rPr>
      </w:pPr>
      <w:r w:rsidRPr="00F33B68">
        <w:rPr>
          <w:lang w:val="en-US"/>
        </w:rPr>
        <w:t xml:space="preserve">Few studies have addressed uncertainties in EV charging infrastructure planning, such as unpredictable driving range or variability in recharging demand. Some recent works have </w:t>
      </w:r>
      <w:r w:rsidRPr="00F33B68">
        <w:rPr>
          <w:lang w:val="en-US"/>
        </w:rPr>
        <w:lastRenderedPageBreak/>
        <w:t xml:space="preserve">introduced the concept of portable charging stations and advocated for robust optimization approaches </w:t>
      </w:r>
      <w:sdt>
        <w:sdtPr>
          <w:id w:val="-451942035"/>
          <w:citation/>
        </w:sdtPr>
        <w:sdtContent>
          <w:r w:rsidRPr="00F33B68">
            <w:fldChar w:fldCharType="begin"/>
          </w:r>
          <w:r w:rsidRPr="00F33B68">
            <w:rPr>
              <w:lang w:val="en-US"/>
            </w:rPr>
            <w:instrText xml:space="preserve"> CITATION DeV17 \l 1031 </w:instrText>
          </w:r>
          <w:r w:rsidRPr="00F33B68">
            <w:fldChar w:fldCharType="separate"/>
          </w:r>
          <w:r w:rsidR="00225F01" w:rsidRPr="00225F01">
            <w:rPr>
              <w:noProof/>
              <w:lang w:val="en-US"/>
            </w:rPr>
            <w:t>[38]</w:t>
          </w:r>
          <w:r w:rsidRPr="00F33B68">
            <w:fldChar w:fldCharType="end"/>
          </w:r>
        </w:sdtContent>
      </w:sdt>
      <w:r w:rsidRPr="00F33B68">
        <w:rPr>
          <w:lang w:val="en-US"/>
        </w:rPr>
        <w:t xml:space="preserve"> </w:t>
      </w:r>
      <w:sdt>
        <w:sdtPr>
          <w:id w:val="764039696"/>
          <w:citation/>
        </w:sdtPr>
        <w:sdtContent>
          <w:r w:rsidRPr="00F33B68">
            <w:fldChar w:fldCharType="begin"/>
          </w:r>
          <w:r w:rsidRPr="00F33B68">
            <w:rPr>
              <w:lang w:val="en-US"/>
            </w:rPr>
            <w:instrText xml:space="preserve"> CITATION Lee17 \l 1031 </w:instrText>
          </w:r>
          <w:r w:rsidRPr="00F33B68">
            <w:fldChar w:fldCharType="separate"/>
          </w:r>
          <w:r w:rsidR="00225F01" w:rsidRPr="00225F01">
            <w:rPr>
              <w:noProof/>
              <w:lang w:val="en-US"/>
            </w:rPr>
            <w:t>[39]</w:t>
          </w:r>
          <w:r w:rsidRPr="00F33B68">
            <w:fldChar w:fldCharType="end"/>
          </w:r>
        </w:sdtContent>
      </w:sdt>
      <w:r w:rsidRPr="00F33B68">
        <w:rPr>
          <w:lang w:val="en-US"/>
        </w:rPr>
        <w:t xml:space="preserve"> </w:t>
      </w:r>
      <w:sdt>
        <w:sdtPr>
          <w:id w:val="-1066494911"/>
          <w:citation/>
        </w:sdtPr>
        <w:sdtContent>
          <w:r w:rsidRPr="00F33B68">
            <w:fldChar w:fldCharType="begin"/>
          </w:r>
          <w:r w:rsidRPr="00F33B68">
            <w:rPr>
              <w:lang w:val="en-US"/>
            </w:rPr>
            <w:instrText xml:space="preserve"> CITATION Hos15 \l 1031 </w:instrText>
          </w:r>
          <w:r w:rsidRPr="00F33B68">
            <w:fldChar w:fldCharType="separate"/>
          </w:r>
          <w:r w:rsidR="00225F01" w:rsidRPr="00225F01">
            <w:rPr>
              <w:noProof/>
              <w:lang w:val="en-US"/>
            </w:rPr>
            <w:t>[40]</w:t>
          </w:r>
          <w:r w:rsidRPr="00F33B68">
            <w:fldChar w:fldCharType="end"/>
          </w:r>
        </w:sdtContent>
      </w:sdt>
      <w:r w:rsidRPr="00F33B68">
        <w:rPr>
          <w:lang w:val="en-US"/>
        </w:rPr>
        <w:t xml:space="preserve"> </w:t>
      </w:r>
      <w:sdt>
        <w:sdtPr>
          <w:id w:val="658887405"/>
          <w:citation/>
        </w:sdtPr>
        <w:sdtContent>
          <w:r w:rsidRPr="00F33B68">
            <w:fldChar w:fldCharType="begin"/>
          </w:r>
          <w:r w:rsidRPr="00F33B68">
            <w:rPr>
              <w:lang w:val="en-US"/>
            </w:rPr>
            <w:instrText xml:space="preserve"> CITATION WuF17 \l 1031 </w:instrText>
          </w:r>
          <w:r w:rsidRPr="00F33B68">
            <w:fldChar w:fldCharType="separate"/>
          </w:r>
          <w:r w:rsidR="00225F01" w:rsidRPr="00225F01">
            <w:rPr>
              <w:noProof/>
              <w:lang w:val="en-US"/>
            </w:rPr>
            <w:t>[41]</w:t>
          </w:r>
          <w:r w:rsidRPr="00F33B68">
            <w:fldChar w:fldCharType="end"/>
          </w:r>
        </w:sdtContent>
      </w:sdt>
      <w:r w:rsidRPr="00F33B68">
        <w:rPr>
          <w:lang w:val="en-US"/>
        </w:rPr>
        <w:t xml:space="preserve"> </w:t>
      </w:r>
      <w:sdt>
        <w:sdtPr>
          <w:id w:val="37404861"/>
          <w:citation/>
        </w:sdtPr>
        <w:sdtContent>
          <w:r w:rsidRPr="00F33B68">
            <w:fldChar w:fldCharType="begin"/>
          </w:r>
          <w:r w:rsidRPr="00F33B68">
            <w:rPr>
              <w:lang w:val="en-US"/>
            </w:rPr>
            <w:instrText xml:space="preserve"> CITATION Mir17 \l 1031 </w:instrText>
          </w:r>
          <w:r w:rsidRPr="00F33B68">
            <w:fldChar w:fldCharType="separate"/>
          </w:r>
          <w:r w:rsidR="00225F01" w:rsidRPr="00225F01">
            <w:rPr>
              <w:noProof/>
              <w:lang w:val="en-US"/>
            </w:rPr>
            <w:t>[42]</w:t>
          </w:r>
          <w:r w:rsidRPr="00F33B68">
            <w:fldChar w:fldCharType="end"/>
          </w:r>
        </w:sdtContent>
      </w:sdt>
      <w:r w:rsidRPr="00F33B68">
        <w:rPr>
          <w:lang w:val="en-US"/>
        </w:rPr>
        <w:t>.</w:t>
      </w:r>
    </w:p>
    <w:p w14:paraId="658034CD" w14:textId="77CB3897" w:rsidR="00F33B68" w:rsidRPr="00F33B68" w:rsidRDefault="00F33B68" w:rsidP="00F33B68">
      <w:pPr>
        <w:rPr>
          <w:rFonts w:ascii="NimbusRomNo9L-Regu" w:hAnsi="NimbusRomNo9L-Regu" w:cs="NimbusRomNo9L-Regu"/>
          <w:color w:val="000000"/>
          <w:sz w:val="20"/>
          <w:lang w:val="en-US"/>
        </w:rPr>
      </w:pPr>
      <w:r w:rsidRPr="00F33B68">
        <w:rPr>
          <w:lang w:val="en-US"/>
        </w:rPr>
        <w:t xml:space="preserve">These diverse models demonstrate the multi-faceted nature of EVCS placement and the need for comprehensive, flexible approaches incorporating demand characteristics, technical specifications, cost factors, and human behaviors to promote EV adoption and environmental benefits </w:t>
      </w:r>
      <w:sdt>
        <w:sdtPr>
          <w:id w:val="-594779611"/>
          <w:citation/>
        </w:sdtPr>
        <w:sdtContent>
          <w:r w:rsidRPr="00F33B68">
            <w:fldChar w:fldCharType="begin"/>
          </w:r>
          <w:r w:rsidRPr="00F33B68">
            <w:rPr>
              <w:lang w:val="en-US"/>
            </w:rPr>
            <w:instrText xml:space="preserve"> CITATION Fra11 \l 1031 </w:instrText>
          </w:r>
          <w:r w:rsidRPr="00F33B68">
            <w:fldChar w:fldCharType="separate"/>
          </w:r>
          <w:r w:rsidR="00225F01" w:rsidRPr="00225F01">
            <w:rPr>
              <w:noProof/>
              <w:lang w:val="en-US"/>
            </w:rPr>
            <w:t>[16]</w:t>
          </w:r>
          <w:r w:rsidRPr="00F33B68">
            <w:fldChar w:fldCharType="end"/>
          </w:r>
        </w:sdtContent>
      </w:sdt>
      <w:r w:rsidRPr="00F33B68">
        <w:rPr>
          <w:lang w:val="en-US"/>
        </w:rPr>
        <w:t xml:space="preserve"> - </w:t>
      </w:r>
      <w:sdt>
        <w:sdtPr>
          <w:id w:val="-1618445815"/>
          <w:citation/>
        </w:sdtPr>
        <w:sdtContent>
          <w:r w:rsidRPr="00F33B68">
            <w:fldChar w:fldCharType="begin"/>
          </w:r>
          <w:r w:rsidRPr="00F33B68">
            <w:rPr>
              <w:lang w:val="en-US"/>
            </w:rPr>
            <w:instrText xml:space="preserve">CITATION Zen21 \l 1031 </w:instrText>
          </w:r>
          <w:r w:rsidRPr="00F33B68">
            <w:fldChar w:fldCharType="separate"/>
          </w:r>
          <w:r w:rsidR="00225F01" w:rsidRPr="00225F01">
            <w:rPr>
              <w:noProof/>
              <w:lang w:val="en-US"/>
            </w:rPr>
            <w:t>[27]</w:t>
          </w:r>
          <w:r w:rsidRPr="00F33B68">
            <w:fldChar w:fldCharType="end"/>
          </w:r>
        </w:sdtContent>
      </w:sdt>
      <w:r w:rsidRPr="00F33B68">
        <w:rPr>
          <w:rFonts w:ascii="NimbusRomNo9L-Regu" w:hAnsi="NimbusRomNo9L-Regu" w:cs="NimbusRomNo9L-Regu"/>
          <w:color w:val="000000"/>
          <w:sz w:val="20"/>
          <w:lang w:val="en-US"/>
        </w:rPr>
        <w:t>.</w:t>
      </w:r>
    </w:p>
    <w:p w14:paraId="02768E98" w14:textId="6602B491" w:rsidR="00F33B68" w:rsidRPr="00F33B68" w:rsidRDefault="00F33B68" w:rsidP="00F33B68">
      <w:pPr>
        <w:pStyle w:val="Heading2"/>
        <w:rPr>
          <w:lang w:val="en-US"/>
        </w:rPr>
      </w:pPr>
      <w:bookmarkStart w:id="79" w:name="_Toc148382771"/>
      <w:r w:rsidRPr="00F33B68">
        <w:rPr>
          <w:lang w:val="en-US"/>
        </w:rPr>
        <w:t>Algorithm for Optimal EV Charging Station Configuration</w:t>
      </w:r>
      <w:bookmarkEnd w:id="79"/>
    </w:p>
    <w:p w14:paraId="194902D6" w14:textId="7C104288" w:rsidR="00F33B68" w:rsidRPr="00F33B68" w:rsidRDefault="00546F0B" w:rsidP="00F33B68">
      <w:pPr>
        <w:rPr>
          <w:lang w:val="en-US"/>
        </w:rPr>
      </w:pPr>
      <w:r>
        <w:rPr>
          <w:lang w:val="en-US"/>
        </w:rPr>
        <w:t>The available literature propose</w:t>
      </w:r>
      <w:r w:rsidR="0059236A">
        <w:rPr>
          <w:lang w:val="en-US"/>
        </w:rPr>
        <w:t>s</w:t>
      </w:r>
      <w:r w:rsidR="00F33B68" w:rsidRPr="00F33B68">
        <w:rPr>
          <w:lang w:val="en-US"/>
        </w:rPr>
        <w:t xml:space="preserve"> various optimization techniques to determine optimal configurations of EVCS. The methods include optimization methods, genetic algorithms, decomposition algorithms, clustering methods, and combinations of these techniques.</w:t>
      </w:r>
    </w:p>
    <w:p w14:paraId="20FE8644" w14:textId="201883B7" w:rsidR="00F33B68" w:rsidRPr="00F33B68" w:rsidRDefault="00F33B68" w:rsidP="00F33B68">
      <w:pPr>
        <w:rPr>
          <w:lang w:val="en-US"/>
        </w:rPr>
      </w:pPr>
      <w:r w:rsidRPr="00F33B68">
        <w:rPr>
          <w:lang w:val="en-US"/>
        </w:rPr>
        <w:t xml:space="preserve">Sadeghi-Barzani et al. </w:t>
      </w:r>
      <w:r w:rsidR="005B66CD">
        <w:rPr>
          <w:lang w:val="en-US"/>
        </w:rPr>
        <w:t xml:space="preserve">(2014) </w:t>
      </w:r>
      <w:r w:rsidRPr="00F33B68">
        <w:rPr>
          <w:lang w:val="en-US"/>
        </w:rPr>
        <w:t xml:space="preserve">used a mixed-integer non-linear programming (MINLP) optimization method and a genetic algorithm to find </w:t>
      </w:r>
      <w:r w:rsidR="00A92900">
        <w:rPr>
          <w:lang w:val="en-US"/>
        </w:rPr>
        <w:t xml:space="preserve">the </w:t>
      </w:r>
      <w:r w:rsidRPr="00F33B68">
        <w:rPr>
          <w:lang w:val="en-US"/>
        </w:rPr>
        <w:t xml:space="preserve">optimal EVCS location and scale </w:t>
      </w:r>
      <w:sdt>
        <w:sdtPr>
          <w:id w:val="-696307058"/>
          <w:citation/>
        </w:sdtPr>
        <w:sdtContent>
          <w:r w:rsidRPr="00966EF9">
            <w:fldChar w:fldCharType="begin"/>
          </w:r>
          <w:r w:rsidRPr="00A92900">
            <w:rPr>
              <w:lang w:val="en-US"/>
            </w:rPr>
            <w:instrText xml:space="preserve"> CITATION Sad14 \l 1031 </w:instrText>
          </w:r>
          <w:r w:rsidRPr="00966EF9">
            <w:fldChar w:fldCharType="separate"/>
          </w:r>
          <w:r w:rsidR="00225F01" w:rsidRPr="00225F01">
            <w:rPr>
              <w:noProof/>
              <w:lang w:val="en-US"/>
            </w:rPr>
            <w:t>[43]</w:t>
          </w:r>
          <w:r w:rsidRPr="00966EF9">
            <w:fldChar w:fldCharType="end"/>
          </w:r>
        </w:sdtContent>
      </w:sdt>
      <w:r w:rsidRPr="00F33B68">
        <w:rPr>
          <w:lang w:val="en-US"/>
        </w:rPr>
        <w:t xml:space="preserve">. Arslan et al. utilized the Benders decomposition algorithm to optimize EVCS location, aiming to maximize mileage and minimize transportation costs </w:t>
      </w:r>
      <w:sdt>
        <w:sdtPr>
          <w:id w:val="50503601"/>
          <w:citation/>
        </w:sdtPr>
        <w:sdtContent>
          <w:r w:rsidRPr="00F33B68">
            <w:fldChar w:fldCharType="begin"/>
          </w:r>
          <w:r w:rsidRPr="00F33B68">
            <w:rPr>
              <w:lang w:val="en-US"/>
            </w:rPr>
            <w:instrText xml:space="preserve"> CITATION Ars161 \l 1031 </w:instrText>
          </w:r>
          <w:r w:rsidRPr="00F33B68">
            <w:fldChar w:fldCharType="separate"/>
          </w:r>
          <w:r w:rsidR="00225F01" w:rsidRPr="00225F01">
            <w:rPr>
              <w:noProof/>
              <w:lang w:val="en-US"/>
            </w:rPr>
            <w:t>[44]</w:t>
          </w:r>
          <w:r w:rsidRPr="00F33B68">
            <w:fldChar w:fldCharType="end"/>
          </w:r>
        </w:sdtContent>
      </w:sdt>
      <w:r w:rsidRPr="00F33B68">
        <w:rPr>
          <w:lang w:val="en-US"/>
        </w:rPr>
        <w:t>.</w:t>
      </w:r>
    </w:p>
    <w:p w14:paraId="5F71A3DC" w14:textId="655EACC3" w:rsidR="00F33B68" w:rsidRPr="00F33B68" w:rsidRDefault="00F33B68" w:rsidP="00F33B68">
      <w:pPr>
        <w:rPr>
          <w:lang w:val="en-US"/>
        </w:rPr>
      </w:pPr>
      <w:r w:rsidRPr="00F33B68">
        <w:rPr>
          <w:lang w:val="en-US"/>
        </w:rPr>
        <w:t xml:space="preserve">Zhang et al. </w:t>
      </w:r>
      <w:r w:rsidR="005B66CD">
        <w:rPr>
          <w:lang w:val="en-US"/>
        </w:rPr>
        <w:t xml:space="preserve">(20149 </w:t>
      </w:r>
      <w:r w:rsidRPr="00F33B68">
        <w:rPr>
          <w:lang w:val="en-US"/>
        </w:rPr>
        <w:t>introduced a decentralized valley-filling charging strategy that used a cost</w:t>
      </w:r>
      <w:r w:rsidR="00A92900">
        <w:rPr>
          <w:lang w:val="en-US"/>
        </w:rPr>
        <w:t>-</w:t>
      </w:r>
      <w:r w:rsidRPr="00F33B68">
        <w:rPr>
          <w:lang w:val="en-US"/>
        </w:rPr>
        <w:t xml:space="preserve">minimization pricing scheme, emphasizing the importance of pricing mechanisms </w:t>
      </w:r>
      <w:sdt>
        <w:sdtPr>
          <w:id w:val="-587618850"/>
          <w:citation/>
        </w:sdtPr>
        <w:sdtContent>
          <w:r w:rsidRPr="00966EF9">
            <w:fldChar w:fldCharType="begin"/>
          </w:r>
          <w:r w:rsidRPr="00A92900">
            <w:rPr>
              <w:lang w:val="en-US"/>
            </w:rPr>
            <w:instrText xml:space="preserve"> CITATION Zha14 \l 1031 </w:instrText>
          </w:r>
          <w:r w:rsidRPr="00966EF9">
            <w:fldChar w:fldCharType="separate"/>
          </w:r>
          <w:r w:rsidR="00225F01" w:rsidRPr="00225F01">
            <w:rPr>
              <w:noProof/>
              <w:lang w:val="en-US"/>
            </w:rPr>
            <w:t>[45]</w:t>
          </w:r>
          <w:r w:rsidRPr="00966EF9">
            <w:fldChar w:fldCharType="end"/>
          </w:r>
        </w:sdtContent>
      </w:sdt>
      <w:r w:rsidRPr="00F33B68">
        <w:rPr>
          <w:lang w:val="en-US"/>
        </w:rPr>
        <w:t xml:space="preserve">. </w:t>
      </w:r>
    </w:p>
    <w:p w14:paraId="25A821DD" w14:textId="11B1223A" w:rsidR="00F33B68" w:rsidRPr="00F33B68" w:rsidRDefault="00F33B68" w:rsidP="00F33B68">
      <w:pPr>
        <w:rPr>
          <w:lang w:val="en-US"/>
        </w:rPr>
      </w:pPr>
      <w:r w:rsidRPr="00F33B68">
        <w:rPr>
          <w:lang w:val="en-US"/>
        </w:rPr>
        <w:t xml:space="preserve">Zhu et al. </w:t>
      </w:r>
      <w:r w:rsidR="005B66CD">
        <w:rPr>
          <w:lang w:val="en-US"/>
        </w:rPr>
        <w:t xml:space="preserve">(2016) </w:t>
      </w:r>
      <w:r w:rsidRPr="00F33B68">
        <w:rPr>
          <w:lang w:val="en-US"/>
        </w:rPr>
        <w:t xml:space="preserve">and Akbari et al. </w:t>
      </w:r>
      <w:r w:rsidR="005B66CD">
        <w:rPr>
          <w:lang w:val="en-US"/>
        </w:rPr>
        <w:t xml:space="preserve">(2018) </w:t>
      </w:r>
      <w:r w:rsidRPr="00F33B68">
        <w:rPr>
          <w:lang w:val="en-US"/>
        </w:rPr>
        <w:t xml:space="preserve">used genetic algorithms for optimizing EVCS locations, acknowledging the interplay between technical specifications, user charging demand, and spatial factors </w:t>
      </w:r>
      <w:sdt>
        <w:sdtPr>
          <w:id w:val="1949974572"/>
          <w:citation/>
        </w:sdtPr>
        <w:sdtContent>
          <w:r w:rsidRPr="00F33B68">
            <w:fldChar w:fldCharType="begin"/>
          </w:r>
          <w:r w:rsidRPr="00F33B68">
            <w:rPr>
              <w:lang w:val="en-US"/>
            </w:rPr>
            <w:instrText xml:space="preserve"> CITATION Zhu16 \l 1031 </w:instrText>
          </w:r>
          <w:r w:rsidRPr="00F33B68">
            <w:fldChar w:fldCharType="separate"/>
          </w:r>
          <w:r w:rsidR="00225F01" w:rsidRPr="00225F01">
            <w:rPr>
              <w:noProof/>
              <w:lang w:val="en-US"/>
            </w:rPr>
            <w:t>[46]</w:t>
          </w:r>
          <w:r w:rsidRPr="00F33B68">
            <w:fldChar w:fldCharType="end"/>
          </w:r>
        </w:sdtContent>
      </w:sdt>
      <w:r w:rsidRPr="00F33B68">
        <w:rPr>
          <w:lang w:val="en-US"/>
        </w:rPr>
        <w:t xml:space="preserve"> </w:t>
      </w:r>
      <w:sdt>
        <w:sdtPr>
          <w:id w:val="1414281344"/>
          <w:citation/>
        </w:sdtPr>
        <w:sdtEndPr>
          <w:rPr>
            <w:rFonts w:ascii="NimbusRomNo9L-Regu" w:hAnsi="NimbusRomNo9L-Regu" w:cs="NimbusRomNo9L-Regu"/>
            <w:color w:val="000000"/>
            <w:sz w:val="20"/>
          </w:rPr>
        </w:sdtEndPr>
        <w:sdtContent>
          <w:r w:rsidRPr="00F33B68">
            <w:fldChar w:fldCharType="begin"/>
          </w:r>
          <w:r w:rsidRPr="00F33B68">
            <w:rPr>
              <w:lang w:val="en-US"/>
            </w:rPr>
            <w:instrText xml:space="preserve"> CITATION Akb18 \l 1031 </w:instrText>
          </w:r>
          <w:r w:rsidRPr="00F33B68">
            <w:fldChar w:fldCharType="separate"/>
          </w:r>
          <w:r w:rsidR="00225F01" w:rsidRPr="00225F01">
            <w:rPr>
              <w:noProof/>
              <w:lang w:val="en-US"/>
            </w:rPr>
            <w:t>[47]</w:t>
          </w:r>
          <w:r w:rsidRPr="00F33B68">
            <w:fldChar w:fldCharType="end"/>
          </w:r>
        </w:sdtContent>
      </w:sdt>
      <w:r w:rsidRPr="00F33B68">
        <w:rPr>
          <w:lang w:val="en-US"/>
        </w:rPr>
        <w:t xml:space="preserve">. Awasthi et al. </w:t>
      </w:r>
      <w:r w:rsidR="00225F01">
        <w:rPr>
          <w:lang w:val="en-US"/>
        </w:rPr>
        <w:t xml:space="preserve">(2017) </w:t>
      </w:r>
      <w:r w:rsidRPr="00F33B68">
        <w:rPr>
          <w:lang w:val="en-US"/>
        </w:rPr>
        <w:t xml:space="preserve">combined a genetic algorithm with particle swarm optimization </w:t>
      </w:r>
      <w:r w:rsidR="00A92900">
        <w:rPr>
          <w:lang w:val="en-US"/>
        </w:rPr>
        <w:t>to determine</w:t>
      </w:r>
      <w:r w:rsidRPr="00F33B68">
        <w:rPr>
          <w:lang w:val="en-US"/>
        </w:rPr>
        <w:t xml:space="preserve"> optimal EVCS location and size </w:t>
      </w:r>
      <w:sdt>
        <w:sdtPr>
          <w:id w:val="1309510941"/>
          <w:citation/>
        </w:sdtPr>
        <w:sdtContent>
          <w:r w:rsidRPr="00F33B68">
            <w:fldChar w:fldCharType="begin"/>
          </w:r>
          <w:r w:rsidRPr="00F33B68">
            <w:rPr>
              <w:lang w:val="en-US"/>
            </w:rPr>
            <w:instrText xml:space="preserve"> CITATION Awa17 \l 1031 </w:instrText>
          </w:r>
          <w:r w:rsidRPr="00F33B68">
            <w:fldChar w:fldCharType="separate"/>
          </w:r>
          <w:r w:rsidR="00225F01" w:rsidRPr="00225F01">
            <w:rPr>
              <w:noProof/>
              <w:lang w:val="en-US"/>
            </w:rPr>
            <w:t>[48]</w:t>
          </w:r>
          <w:r w:rsidRPr="00F33B68">
            <w:fldChar w:fldCharType="end"/>
          </w:r>
        </w:sdtContent>
      </w:sdt>
      <w:r w:rsidRPr="00F33B68">
        <w:rPr>
          <w:lang w:val="en-US"/>
        </w:rPr>
        <w:t>.</w:t>
      </w:r>
    </w:p>
    <w:p w14:paraId="3E27E730" w14:textId="67A507D1" w:rsidR="00F33B68" w:rsidRPr="00F33B68" w:rsidRDefault="00F33B68" w:rsidP="00F33B68">
      <w:pPr>
        <w:rPr>
          <w:lang w:val="en-US"/>
        </w:rPr>
      </w:pPr>
      <w:r w:rsidRPr="00F33B68">
        <w:rPr>
          <w:lang w:val="en-US"/>
        </w:rPr>
        <w:t xml:space="preserve">Particle swarm optimization algorithms have been used by Li et al. </w:t>
      </w:r>
      <w:r w:rsidR="00225F01">
        <w:rPr>
          <w:lang w:val="en-US"/>
        </w:rPr>
        <w:t xml:space="preserve">(2016) </w:t>
      </w:r>
      <w:r w:rsidRPr="00F33B68">
        <w:rPr>
          <w:lang w:val="en-US"/>
        </w:rPr>
        <w:t xml:space="preserve">and Chen et al. </w:t>
      </w:r>
      <w:r w:rsidR="00225F01">
        <w:rPr>
          <w:lang w:val="en-US"/>
        </w:rPr>
        <w:t xml:space="preserve">(2018) </w:t>
      </w:r>
      <w:r w:rsidRPr="00F33B68">
        <w:rPr>
          <w:lang w:val="en-US"/>
        </w:rPr>
        <w:t>to determine EVCS deployment strategy and charging facility distribution</w:t>
      </w:r>
      <w:r w:rsidR="0016704C">
        <w:rPr>
          <w:lang w:val="en-US"/>
        </w:rPr>
        <w:t xml:space="preserve"> </w:t>
      </w:r>
      <w:sdt>
        <w:sdtPr>
          <w:rPr>
            <w:lang w:val="en-US"/>
          </w:rPr>
          <w:id w:val="1678618214"/>
          <w:citation/>
        </w:sdtPr>
        <w:sdtContent>
          <w:r w:rsidR="0016704C">
            <w:rPr>
              <w:lang w:val="en-US"/>
            </w:rPr>
            <w:fldChar w:fldCharType="begin"/>
          </w:r>
          <w:r w:rsidR="0016704C" w:rsidRPr="0016704C">
            <w:rPr>
              <w:lang w:val="en-US"/>
            </w:rPr>
            <w:instrText xml:space="preserve"> CITATION LiS16 \l 1031 </w:instrText>
          </w:r>
          <w:r w:rsidR="0016704C">
            <w:rPr>
              <w:lang w:val="en-US"/>
            </w:rPr>
            <w:fldChar w:fldCharType="separate"/>
          </w:r>
          <w:r w:rsidR="00225F01" w:rsidRPr="00225F01">
            <w:rPr>
              <w:noProof/>
              <w:lang w:val="en-US"/>
            </w:rPr>
            <w:t>[32]</w:t>
          </w:r>
          <w:r w:rsidR="0016704C">
            <w:rPr>
              <w:lang w:val="en-US"/>
            </w:rPr>
            <w:fldChar w:fldCharType="end"/>
          </w:r>
        </w:sdtContent>
      </w:sdt>
      <w:r w:rsidRPr="00F33B68">
        <w:rPr>
          <w:lang w:val="en-US"/>
        </w:rPr>
        <w:t xml:space="preserve"> </w:t>
      </w:r>
      <w:sdt>
        <w:sdtPr>
          <w:id w:val="-103423563"/>
          <w:citation/>
        </w:sdtPr>
        <w:sdtContent>
          <w:r w:rsidRPr="00F33B68">
            <w:fldChar w:fldCharType="begin"/>
          </w:r>
          <w:r w:rsidR="00225F01">
            <w:rPr>
              <w:lang w:val="en-US"/>
            </w:rPr>
            <w:instrText xml:space="preserve">CITATION Cheng \l 1031 </w:instrText>
          </w:r>
          <w:r w:rsidRPr="00F33B68">
            <w:fldChar w:fldCharType="separate"/>
          </w:r>
          <w:r w:rsidR="00225F01" w:rsidRPr="00225F01">
            <w:rPr>
              <w:noProof/>
              <w:lang w:val="en-US"/>
            </w:rPr>
            <w:t>[49]</w:t>
          </w:r>
          <w:r w:rsidRPr="00F33B68">
            <w:fldChar w:fldCharType="end"/>
          </w:r>
        </w:sdtContent>
      </w:sdt>
      <w:r w:rsidRPr="00F33B68">
        <w:rPr>
          <w:lang w:val="en-US"/>
        </w:rPr>
        <w:t xml:space="preserve">. Clustering methods like k-means cluster analysis were employed by Zhang et al. </w:t>
      </w:r>
      <w:r w:rsidR="00225F01">
        <w:rPr>
          <w:lang w:val="en-US"/>
        </w:rPr>
        <w:t xml:space="preserve">(2019) </w:t>
      </w:r>
      <w:r w:rsidRPr="00F33B68">
        <w:rPr>
          <w:lang w:val="en-US"/>
        </w:rPr>
        <w:t xml:space="preserve">and Straka et al. </w:t>
      </w:r>
      <w:r w:rsidR="00225F01">
        <w:rPr>
          <w:lang w:val="en-US"/>
        </w:rPr>
        <w:t xml:space="preserve">(2019) </w:t>
      </w:r>
      <w:r w:rsidRPr="00F33B68">
        <w:rPr>
          <w:lang w:val="en-US"/>
        </w:rPr>
        <w:t xml:space="preserve">to understand dynamic charging demand trends and user behavior </w:t>
      </w:r>
      <w:sdt>
        <w:sdtPr>
          <w:id w:val="-2064715247"/>
          <w:citation/>
        </w:sdtPr>
        <w:sdtContent>
          <w:r w:rsidRPr="00F33B68">
            <w:fldChar w:fldCharType="begin"/>
          </w:r>
          <w:r w:rsidRPr="00F33B68">
            <w:rPr>
              <w:lang w:val="en-US"/>
            </w:rPr>
            <w:instrText xml:space="preserve"> CITATION Zha19 \l 1031 </w:instrText>
          </w:r>
          <w:r w:rsidRPr="00F33B68">
            <w:fldChar w:fldCharType="separate"/>
          </w:r>
          <w:r w:rsidR="00225F01" w:rsidRPr="00225F01">
            <w:rPr>
              <w:noProof/>
              <w:lang w:val="en-US"/>
            </w:rPr>
            <w:t>[50]</w:t>
          </w:r>
          <w:r w:rsidRPr="00F33B68">
            <w:fldChar w:fldCharType="end"/>
          </w:r>
        </w:sdtContent>
      </w:sdt>
      <w:r w:rsidRPr="00F33B68">
        <w:rPr>
          <w:lang w:val="en-US"/>
        </w:rPr>
        <w:t xml:space="preserve"> </w:t>
      </w:r>
      <w:sdt>
        <w:sdtPr>
          <w:id w:val="-2003731162"/>
          <w:citation/>
        </w:sdtPr>
        <w:sdtContent>
          <w:r w:rsidRPr="00F33B68">
            <w:fldChar w:fldCharType="begin"/>
          </w:r>
          <w:r w:rsidRPr="00F33B68">
            <w:rPr>
              <w:lang w:val="en-US"/>
            </w:rPr>
            <w:instrText xml:space="preserve"> CITATION Str19 \l 1031 </w:instrText>
          </w:r>
          <w:r w:rsidRPr="00F33B68">
            <w:fldChar w:fldCharType="separate"/>
          </w:r>
          <w:r w:rsidR="00225F01" w:rsidRPr="00225F01">
            <w:rPr>
              <w:noProof/>
              <w:lang w:val="en-US"/>
            </w:rPr>
            <w:t>[51]</w:t>
          </w:r>
          <w:r w:rsidRPr="00F33B68">
            <w:fldChar w:fldCharType="end"/>
          </w:r>
        </w:sdtContent>
      </w:sdt>
      <w:r w:rsidRPr="00F33B68">
        <w:rPr>
          <w:lang w:val="en-US"/>
        </w:rPr>
        <w:t>.</w:t>
      </w:r>
    </w:p>
    <w:p w14:paraId="1BDCF65B" w14:textId="2CF006C7" w:rsidR="00F33B68" w:rsidRPr="00F33B68" w:rsidRDefault="00F33B68" w:rsidP="00F33B68">
      <w:pPr>
        <w:rPr>
          <w:lang w:val="en-US"/>
        </w:rPr>
      </w:pPr>
      <w:r w:rsidRPr="00F33B68">
        <w:rPr>
          <w:lang w:val="en-US"/>
        </w:rPr>
        <w:t xml:space="preserve">Wu et al. </w:t>
      </w:r>
      <w:r w:rsidR="00225F01">
        <w:rPr>
          <w:lang w:val="en-US"/>
        </w:rPr>
        <w:t xml:space="preserve">(2019) </w:t>
      </w:r>
      <w:r w:rsidRPr="00F33B68">
        <w:rPr>
          <w:lang w:val="en-US"/>
        </w:rPr>
        <w:t xml:space="preserve">used approximate dynamic programming and an evolutionary algorithm to determine optimal charging start times for EVs, demonstrating </w:t>
      </w:r>
      <w:r w:rsidR="0059236A">
        <w:rPr>
          <w:lang w:val="en-US"/>
        </w:rPr>
        <w:t>an</w:t>
      </w:r>
      <w:r w:rsidRPr="00F33B68">
        <w:rPr>
          <w:lang w:val="en-US"/>
        </w:rPr>
        <w:t xml:space="preserve"> interest in </w:t>
      </w:r>
      <w:r w:rsidR="0059236A">
        <w:rPr>
          <w:lang w:val="en-US"/>
        </w:rPr>
        <w:t>intelligen</w:t>
      </w:r>
      <w:r w:rsidRPr="00F33B68">
        <w:rPr>
          <w:lang w:val="en-US"/>
        </w:rPr>
        <w:t xml:space="preserve">t charging strategies </w:t>
      </w:r>
      <w:sdt>
        <w:sdtPr>
          <w:id w:val="1342900454"/>
          <w:citation/>
        </w:sdtPr>
        <w:sdtContent>
          <w:r w:rsidRPr="00F33B68">
            <w:fldChar w:fldCharType="begin"/>
          </w:r>
          <w:r w:rsidRPr="00F33B68">
            <w:rPr>
              <w:lang w:val="en-US"/>
            </w:rPr>
            <w:instrText xml:space="preserve"> CITATION WuY19 \l 1031 </w:instrText>
          </w:r>
          <w:r w:rsidRPr="00F33B68">
            <w:fldChar w:fldCharType="separate"/>
          </w:r>
          <w:r w:rsidR="00225F01" w:rsidRPr="00225F01">
            <w:rPr>
              <w:noProof/>
              <w:lang w:val="en-US"/>
            </w:rPr>
            <w:t>[52]</w:t>
          </w:r>
          <w:r w:rsidRPr="00F33B68">
            <w:fldChar w:fldCharType="end"/>
          </w:r>
        </w:sdtContent>
      </w:sdt>
      <w:r w:rsidRPr="00F33B68">
        <w:rPr>
          <w:lang w:val="en-US"/>
        </w:rPr>
        <w:t>.</w:t>
      </w:r>
    </w:p>
    <w:p w14:paraId="06E3B357" w14:textId="77777777" w:rsidR="00F33B68" w:rsidRPr="00F33B68" w:rsidRDefault="00F33B68" w:rsidP="00F33B68">
      <w:pPr>
        <w:rPr>
          <w:lang w:val="en-US"/>
        </w:rPr>
      </w:pPr>
      <w:r w:rsidRPr="00F33B68">
        <w:rPr>
          <w:lang w:val="en-US"/>
        </w:rPr>
        <w:t xml:space="preserve">Despite these advancements, the article identifies gaps, including the lack of comprehensive analyses considering total social cost, underutilization of genetic </w:t>
      </w:r>
      <w:r w:rsidRPr="00F33B68">
        <w:rPr>
          <w:lang w:val="en-US"/>
        </w:rPr>
        <w:lastRenderedPageBreak/>
        <w:t>algorithms, and limited case studies of specific charging station scenarios, like those in Ireland.</w:t>
      </w:r>
    </w:p>
    <w:p w14:paraId="20046FB7" w14:textId="77777777" w:rsidR="003552EF" w:rsidRDefault="00F33B68" w:rsidP="003552EF">
      <w:pPr>
        <w:rPr>
          <w:lang w:val="en-US"/>
        </w:rPr>
      </w:pPr>
      <w:r w:rsidRPr="00F33B68">
        <w:rPr>
          <w:lang w:val="en-US"/>
        </w:rPr>
        <w:t xml:space="preserve">To address these gaps, the article proposes an optimal distribution model of EVCS based on total social cost, utilizing a genetic algorithm for iterative simulation. This model deviates from traditional reliance on Euclidean distance and includes a road bending coefficient. The article also incorporates a case study of Ireland, reflecting actual EV charging demand in five major cities. This approach provides a promising direction for future EVCS optimization research </w:t>
      </w:r>
      <w:sdt>
        <w:sdtPr>
          <w:id w:val="1563669508"/>
          <w:citation/>
        </w:sdtPr>
        <w:sdtContent>
          <w:r w:rsidRPr="00F33B68">
            <w:fldChar w:fldCharType="begin"/>
          </w:r>
          <w:r w:rsidRPr="00F33B68">
            <w:rPr>
              <w:lang w:val="en-US"/>
            </w:rPr>
            <w:instrText xml:space="preserve"> CITATION Sad14 \l 1031 </w:instrText>
          </w:r>
          <w:r w:rsidRPr="00F33B68">
            <w:fldChar w:fldCharType="separate"/>
          </w:r>
          <w:r w:rsidR="00225F01" w:rsidRPr="00225F01">
            <w:rPr>
              <w:noProof/>
              <w:lang w:val="en-US"/>
            </w:rPr>
            <w:t>[43]</w:t>
          </w:r>
          <w:r w:rsidRPr="00F33B68">
            <w:fldChar w:fldCharType="end"/>
          </w:r>
        </w:sdtContent>
      </w:sdt>
      <w:r w:rsidRPr="00F33B68">
        <w:rPr>
          <w:lang w:val="en-US"/>
        </w:rPr>
        <w:t xml:space="preserve"> - </w:t>
      </w:r>
      <w:sdt>
        <w:sdtPr>
          <w:id w:val="1379364062"/>
          <w:citation/>
        </w:sdtPr>
        <w:sdtContent>
          <w:r w:rsidRPr="00F33B68">
            <w:fldChar w:fldCharType="begin"/>
          </w:r>
          <w:r w:rsidRPr="00F33B68">
            <w:rPr>
              <w:lang w:val="en-US"/>
            </w:rPr>
            <w:instrText xml:space="preserve"> CITATION WuY19 \l 1031 </w:instrText>
          </w:r>
          <w:r w:rsidRPr="00F33B68">
            <w:fldChar w:fldCharType="separate"/>
          </w:r>
          <w:r w:rsidR="00225F01" w:rsidRPr="00225F01">
            <w:rPr>
              <w:noProof/>
              <w:lang w:val="en-US"/>
            </w:rPr>
            <w:t>[52]</w:t>
          </w:r>
          <w:r w:rsidRPr="00F33B68">
            <w:fldChar w:fldCharType="end"/>
          </w:r>
        </w:sdtContent>
      </w:sdt>
      <w:r w:rsidRPr="00F33B68">
        <w:rPr>
          <w:lang w:val="en-US"/>
        </w:rPr>
        <w:t>.</w:t>
      </w:r>
    </w:p>
    <w:p w14:paraId="6B533EC7" w14:textId="7CD6EB33" w:rsidR="00546F0B" w:rsidRDefault="003552EF" w:rsidP="003552EF">
      <w:pPr>
        <w:rPr>
          <w:lang w:val="en-US"/>
        </w:rPr>
      </w:pPr>
      <w:r w:rsidRPr="003552EF">
        <w:rPr>
          <w:lang w:val="en-US"/>
        </w:rPr>
        <w:t>Based on previous works, the most used model appears to be the genetic algorithm. this type of optimization also allows a certain flexibility in choosing the parameters to optimize and creating multi-objective functions. Taking the literature into consideration, the parameters to consider will certainly be the viability (e.g., connection between points) and the reduction of costs or diffusion of the network.</w:t>
      </w:r>
      <w:r w:rsidR="00546F0B">
        <w:rPr>
          <w:lang w:val="en-US"/>
        </w:rPr>
        <w:br w:type="page"/>
      </w:r>
    </w:p>
    <w:p w14:paraId="41FFEC5B" w14:textId="2BE65C0A" w:rsidR="00840DDF" w:rsidRDefault="008F0A17">
      <w:pPr>
        <w:pStyle w:val="Heading1"/>
        <w:rPr>
          <w:lang w:val="en-US"/>
        </w:rPr>
      </w:pPr>
      <w:bookmarkStart w:id="80" w:name="_Ref147698160"/>
      <w:bookmarkStart w:id="81" w:name="_Toc148382772"/>
      <w:r>
        <w:rPr>
          <w:lang w:val="en-US"/>
        </w:rPr>
        <w:lastRenderedPageBreak/>
        <w:t>Theoretical Background</w:t>
      </w:r>
      <w:bookmarkEnd w:id="80"/>
      <w:bookmarkEnd w:id="81"/>
    </w:p>
    <w:p w14:paraId="3F65C2C6" w14:textId="358525CE" w:rsidR="00C644C7" w:rsidRPr="00C644C7" w:rsidRDefault="00C644C7" w:rsidP="00C644C7">
      <w:pPr>
        <w:rPr>
          <w:lang w:val="en-US" w:eastAsia="de-DE"/>
        </w:rPr>
      </w:pPr>
      <w:r w:rsidRPr="00C644C7">
        <w:rPr>
          <w:lang w:val="en-US" w:eastAsia="de-DE"/>
        </w:rPr>
        <w:t xml:space="preserve">This chapter contains all the theorems, algorithms and network parameters </w:t>
      </w:r>
      <w:r w:rsidR="0059236A">
        <w:rPr>
          <w:lang w:val="en-US" w:eastAsia="de-DE"/>
        </w:rPr>
        <w:t>used to develop</w:t>
      </w:r>
      <w:r w:rsidRPr="00C644C7">
        <w:rPr>
          <w:lang w:val="en-US" w:eastAsia="de-DE"/>
        </w:rPr>
        <w:t xml:space="preserve"> the method</w:t>
      </w:r>
      <w:r w:rsidR="00516A78">
        <w:rPr>
          <w:lang w:val="en-US" w:eastAsia="de-DE"/>
        </w:rPr>
        <w:t xml:space="preserve"> (cf. Section </w:t>
      </w:r>
      <w:r w:rsidR="00516A78">
        <w:rPr>
          <w:lang w:val="en-US" w:eastAsia="de-DE"/>
        </w:rPr>
        <w:fldChar w:fldCharType="begin"/>
      </w:r>
      <w:r w:rsidR="00516A78">
        <w:rPr>
          <w:lang w:val="en-US" w:eastAsia="de-DE"/>
        </w:rPr>
        <w:instrText xml:space="preserve"> REF _Ref147698350 \r \h </w:instrText>
      </w:r>
      <w:r w:rsidR="00516A78">
        <w:rPr>
          <w:lang w:val="en-US" w:eastAsia="de-DE"/>
        </w:rPr>
      </w:r>
      <w:r w:rsidR="00516A78">
        <w:rPr>
          <w:lang w:val="en-US" w:eastAsia="de-DE"/>
        </w:rPr>
        <w:fldChar w:fldCharType="separate"/>
      </w:r>
      <w:r w:rsidR="00225F01">
        <w:rPr>
          <w:lang w:val="en-US" w:eastAsia="de-DE"/>
        </w:rPr>
        <w:t>1.2</w:t>
      </w:r>
      <w:r w:rsidR="00516A78">
        <w:rPr>
          <w:lang w:val="en-US" w:eastAsia="de-DE"/>
        </w:rPr>
        <w:fldChar w:fldCharType="end"/>
      </w:r>
      <w:r w:rsidR="00516A78">
        <w:rPr>
          <w:lang w:val="en-US" w:eastAsia="de-DE"/>
        </w:rPr>
        <w:t>)</w:t>
      </w:r>
      <w:r w:rsidRPr="00C644C7">
        <w:rPr>
          <w:lang w:val="en-US" w:eastAsia="de-DE"/>
        </w:rPr>
        <w:t>.</w:t>
      </w:r>
      <w:r>
        <w:rPr>
          <w:lang w:val="en-US" w:eastAsia="de-DE"/>
        </w:rPr>
        <w:t xml:space="preserve"> Section</w:t>
      </w:r>
      <w:r w:rsidRPr="00C644C7">
        <w:rPr>
          <w:lang w:val="en-US" w:eastAsia="de-DE"/>
        </w:rPr>
        <w:t xml:space="preserve"> </w:t>
      </w:r>
      <w:r>
        <w:rPr>
          <w:lang w:val="en-US" w:eastAsia="de-DE"/>
        </w:rPr>
        <w:fldChar w:fldCharType="begin"/>
      </w:r>
      <w:r>
        <w:rPr>
          <w:lang w:val="en-US" w:eastAsia="de-DE"/>
        </w:rPr>
        <w:instrText xml:space="preserve"> REF _Ref147431928 \r \h </w:instrText>
      </w:r>
      <w:r>
        <w:rPr>
          <w:lang w:val="en-US" w:eastAsia="de-DE"/>
        </w:rPr>
      </w:r>
      <w:r>
        <w:rPr>
          <w:lang w:val="en-US" w:eastAsia="de-DE"/>
        </w:rPr>
        <w:fldChar w:fldCharType="separate"/>
      </w:r>
      <w:r w:rsidR="00225F01">
        <w:rPr>
          <w:lang w:val="en-US" w:eastAsia="de-DE"/>
        </w:rPr>
        <w:t>3.1</w:t>
      </w:r>
      <w:r>
        <w:rPr>
          <w:lang w:val="en-US" w:eastAsia="de-DE"/>
        </w:rPr>
        <w:fldChar w:fldCharType="end"/>
      </w:r>
      <w:r w:rsidRPr="00C644C7">
        <w:rPr>
          <w:lang w:val="en-US" w:eastAsia="de-DE"/>
        </w:rPr>
        <w:t xml:space="preserve"> mathematically describes the three </w:t>
      </w:r>
      <w:r w:rsidR="0059236A">
        <w:rPr>
          <w:lang w:val="en-US" w:eastAsia="de-DE"/>
        </w:rPr>
        <w:t>primary</w:t>
      </w:r>
      <w:r w:rsidRPr="00C644C7">
        <w:rPr>
          <w:lang w:val="en-US" w:eastAsia="de-DE"/>
        </w:rPr>
        <w:t xml:space="preserve"> parameters used to establish the quality of a network. Section </w:t>
      </w:r>
      <w:r>
        <w:rPr>
          <w:lang w:val="en-US" w:eastAsia="de-DE"/>
        </w:rPr>
        <w:fldChar w:fldCharType="begin"/>
      </w:r>
      <w:r>
        <w:rPr>
          <w:lang w:val="en-US" w:eastAsia="de-DE"/>
        </w:rPr>
        <w:instrText xml:space="preserve"> REF _Ref147431946 \r \h </w:instrText>
      </w:r>
      <w:r>
        <w:rPr>
          <w:lang w:val="en-US" w:eastAsia="de-DE"/>
        </w:rPr>
      </w:r>
      <w:r>
        <w:rPr>
          <w:lang w:val="en-US" w:eastAsia="de-DE"/>
        </w:rPr>
        <w:fldChar w:fldCharType="separate"/>
      </w:r>
      <w:r w:rsidR="00225F01">
        <w:rPr>
          <w:lang w:val="en-US" w:eastAsia="de-DE"/>
        </w:rPr>
        <w:t>3.2</w:t>
      </w:r>
      <w:r>
        <w:rPr>
          <w:lang w:val="en-US" w:eastAsia="de-DE"/>
        </w:rPr>
        <w:fldChar w:fldCharType="end"/>
      </w:r>
      <w:r w:rsidRPr="00C644C7">
        <w:rPr>
          <w:lang w:val="en-US" w:eastAsia="de-DE"/>
        </w:rPr>
        <w:t xml:space="preserve"> contains a general explanation </w:t>
      </w:r>
      <w:r w:rsidR="0059236A">
        <w:rPr>
          <w:lang w:val="en-US" w:eastAsia="de-DE"/>
        </w:rPr>
        <w:t>of</w:t>
      </w:r>
      <w:r w:rsidRPr="00C644C7">
        <w:rPr>
          <w:lang w:val="en-US" w:eastAsia="de-DE"/>
        </w:rPr>
        <w:t xml:space="preserve"> the genetic algorithm used to optimize the graph. Finally, </w:t>
      </w:r>
      <w:r>
        <w:rPr>
          <w:lang w:val="en-US" w:eastAsia="de-DE"/>
        </w:rPr>
        <w:t>S</w:t>
      </w:r>
      <w:r w:rsidRPr="00C644C7">
        <w:rPr>
          <w:lang w:val="en-US" w:eastAsia="de-DE"/>
        </w:rPr>
        <w:t xml:space="preserve">ection </w:t>
      </w:r>
      <w:r>
        <w:rPr>
          <w:lang w:val="en-US" w:eastAsia="de-DE"/>
        </w:rPr>
        <w:fldChar w:fldCharType="begin"/>
      </w:r>
      <w:r>
        <w:rPr>
          <w:lang w:val="en-US" w:eastAsia="de-DE"/>
        </w:rPr>
        <w:instrText xml:space="preserve"> REF _Ref147431954 \r \h </w:instrText>
      </w:r>
      <w:r>
        <w:rPr>
          <w:lang w:val="en-US" w:eastAsia="de-DE"/>
        </w:rPr>
      </w:r>
      <w:r>
        <w:rPr>
          <w:lang w:val="en-US" w:eastAsia="de-DE"/>
        </w:rPr>
        <w:fldChar w:fldCharType="separate"/>
      </w:r>
      <w:r w:rsidR="00225F01">
        <w:rPr>
          <w:lang w:val="en-US" w:eastAsia="de-DE"/>
        </w:rPr>
        <w:t>3.3</w:t>
      </w:r>
      <w:r>
        <w:rPr>
          <w:lang w:val="en-US" w:eastAsia="de-DE"/>
        </w:rPr>
        <w:fldChar w:fldCharType="end"/>
      </w:r>
      <w:r w:rsidRPr="00C644C7">
        <w:rPr>
          <w:lang w:val="en-US" w:eastAsia="de-DE"/>
        </w:rPr>
        <w:t xml:space="preserve"> presents the two methods that were compared for the general initial population.</w:t>
      </w:r>
    </w:p>
    <w:p w14:paraId="121B2D23" w14:textId="0E7F9C7E" w:rsidR="00840DDF" w:rsidRPr="00B61C9D" w:rsidRDefault="005B5030">
      <w:pPr>
        <w:pStyle w:val="Heading2"/>
        <w:rPr>
          <w:lang w:val="en-US"/>
        </w:rPr>
      </w:pPr>
      <w:bookmarkStart w:id="82" w:name="_Ref147431928"/>
      <w:bookmarkStart w:id="83" w:name="_Toc148382773"/>
      <w:r w:rsidRPr="00B61C9D">
        <w:rPr>
          <w:lang w:val="en-US"/>
        </w:rPr>
        <w:t>Network Theory</w:t>
      </w:r>
      <w:bookmarkEnd w:id="82"/>
      <w:bookmarkEnd w:id="83"/>
    </w:p>
    <w:p w14:paraId="379F5588" w14:textId="0C1A1BC7" w:rsidR="00840DDF" w:rsidRPr="00B61C9D" w:rsidRDefault="005B5030">
      <w:pPr>
        <w:pStyle w:val="Heading3"/>
        <w:rPr>
          <w:lang w:val="en-US"/>
        </w:rPr>
      </w:pPr>
      <w:bookmarkStart w:id="84" w:name="_Ref147689637"/>
      <w:bookmarkStart w:id="85" w:name="_Toc148382774"/>
      <w:r w:rsidRPr="00B61C9D">
        <w:rPr>
          <w:lang w:val="en-US"/>
        </w:rPr>
        <w:t>Diameter</w:t>
      </w:r>
      <w:bookmarkEnd w:id="84"/>
      <w:bookmarkEnd w:id="85"/>
    </w:p>
    <w:p w14:paraId="04D434D8" w14:textId="6ADF1B74" w:rsidR="00F855A4" w:rsidRPr="00F855A4" w:rsidRDefault="00B8521E" w:rsidP="00F855A4">
      <w:pPr>
        <w:rPr>
          <w:lang w:val="en-US"/>
        </w:rPr>
      </w:pPr>
      <w:r>
        <w:rPr>
          <w:lang w:val="en-US"/>
        </w:rPr>
        <w:t>The concept of graph diameter has fundamental importance in the study of a graph, providing valuable insights into the general structural characteristics of a graph. The formal definition of the diameter graph refers to the maximum length of the shortest route between any two vertices in the graph</w:t>
      </w:r>
      <w:r w:rsidR="005C6B92" w:rsidRPr="00B61C9D">
        <w:rPr>
          <w:lang w:val="en-US"/>
        </w:rPr>
        <w:t xml:space="preserve">. It signifies the longest of all the shortest paths </w:t>
      </w:r>
      <w:r w:rsidR="0059236A">
        <w:rPr>
          <w:lang w:val="en-US"/>
        </w:rPr>
        <w:t>that</w:t>
      </w:r>
      <w:r w:rsidR="005C6B92" w:rsidRPr="00B61C9D">
        <w:rPr>
          <w:lang w:val="en-US"/>
        </w:rPr>
        <w:t xml:space="preserve"> can be navigated from one vertex to any other vertex within the graph</w:t>
      </w:r>
      <w:r w:rsidR="00A01119" w:rsidRPr="00B61C9D">
        <w:rPr>
          <w:lang w:val="en-US"/>
        </w:rPr>
        <w:t xml:space="preserve"> </w:t>
      </w:r>
      <w:sdt>
        <w:sdtPr>
          <w:rPr>
            <w:lang w:val="en-US"/>
          </w:rPr>
          <w:id w:val="215857171"/>
          <w:citation/>
        </w:sdtPr>
        <w:sdtContent>
          <w:r w:rsidR="00A01119" w:rsidRPr="00B61C9D">
            <w:rPr>
              <w:lang w:val="en-US"/>
            </w:rPr>
            <w:fldChar w:fldCharType="begin"/>
          </w:r>
          <w:r w:rsidR="00A01119" w:rsidRPr="00B61C9D">
            <w:rPr>
              <w:lang w:val="en-US"/>
            </w:rPr>
            <w:instrText xml:space="preserve"> CITATION Die10 \l 1031 </w:instrText>
          </w:r>
          <w:r w:rsidR="00A01119" w:rsidRPr="00B61C9D">
            <w:rPr>
              <w:lang w:val="en-US"/>
            </w:rPr>
            <w:fldChar w:fldCharType="separate"/>
          </w:r>
          <w:r w:rsidR="00225F01" w:rsidRPr="00225F01">
            <w:rPr>
              <w:noProof/>
              <w:lang w:val="en-US"/>
            </w:rPr>
            <w:t>[53]</w:t>
          </w:r>
          <w:r w:rsidR="00A01119" w:rsidRPr="00B61C9D">
            <w:rPr>
              <w:lang w:val="en-US"/>
            </w:rPr>
            <w:fldChar w:fldCharType="end"/>
          </w:r>
        </w:sdtContent>
      </w:sdt>
      <w:r w:rsidR="005C6B92" w:rsidRPr="00B61C9D">
        <w:rPr>
          <w:lang w:val="en-US"/>
        </w:rPr>
        <w:t>.</w:t>
      </w:r>
      <w:r w:rsidR="00464D41" w:rsidRPr="00B61C9D">
        <w:rPr>
          <w:lang w:val="en-US"/>
        </w:rPr>
        <w:t xml:space="preserve"> </w:t>
      </w:r>
      <w:r w:rsidR="005C6B92" w:rsidRPr="00B61C9D">
        <w:rPr>
          <w:lang w:val="en-US"/>
        </w:rPr>
        <w:t xml:space="preserve">To </w:t>
      </w:r>
      <w:r w:rsidR="0013248D">
        <w:rPr>
          <w:lang w:val="en-US"/>
        </w:rPr>
        <w:t>formally represent this concept</w:t>
      </w:r>
      <w:r w:rsidR="005C6B92" w:rsidRPr="00B61C9D">
        <w:rPr>
          <w:lang w:val="en-US"/>
        </w:rPr>
        <w:t>, let</w:t>
      </w:r>
      <w:r w:rsidR="0059236A">
        <w:rPr>
          <w:lang w:val="en-US"/>
        </w:rPr>
        <w:t>'</w:t>
      </w:r>
      <w:r w:rsidR="005C6B92" w:rsidRPr="00B61C9D">
        <w:rPr>
          <w:lang w:val="en-US"/>
        </w:rPr>
        <w:t xml:space="preserve">s </w:t>
      </w:r>
      <w:r w:rsidR="0013248D">
        <w:rPr>
          <w:lang w:val="en-US"/>
        </w:rPr>
        <w:t>define</w:t>
      </w:r>
      <w:r w:rsidR="005C6B92" w:rsidRPr="00B61C9D">
        <w:rPr>
          <w:lang w:val="en-US"/>
        </w:rPr>
        <w:t xml:space="preserve"> a graph as </w:t>
      </w:r>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V</m:t>
            </m:r>
            <m:r>
              <w:rPr>
                <w:rFonts w:ascii="Cambria Math" w:hAnsi="Cambria Math"/>
                <w:lang w:val="en-US"/>
              </w:rPr>
              <m:t xml:space="preserve">, </m:t>
            </m:r>
            <m:r>
              <m:rPr>
                <m:sty m:val="bi"/>
              </m:rPr>
              <w:rPr>
                <w:rFonts w:ascii="Cambria Math" w:hAnsi="Cambria Math"/>
                <w:lang w:val="en-US"/>
              </w:rPr>
              <m:t>E</m:t>
            </m:r>
          </m:e>
        </m:d>
      </m:oMath>
      <w:r w:rsidR="005C6B92" w:rsidRPr="00B61C9D">
        <w:rPr>
          <w:lang w:val="en-US"/>
        </w:rPr>
        <w:t xml:space="preserve">, where </w:t>
      </w:r>
      <m:oMath>
        <m:r>
          <m:rPr>
            <m:sty m:val="bi"/>
          </m:rPr>
          <w:rPr>
            <w:rFonts w:ascii="Cambria Math" w:hAnsi="Cambria Math"/>
            <w:lang w:val="en-US"/>
          </w:rPr>
          <m:t>V</m:t>
        </m:r>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e>
        </m:d>
      </m:oMath>
      <w:r w:rsidR="005C6B92" w:rsidRPr="00B61C9D">
        <w:rPr>
          <w:lang w:val="en-US"/>
        </w:rPr>
        <w:t xml:space="preserve"> is the set of </w:t>
      </w:r>
      <m:oMath>
        <m:r>
          <w:rPr>
            <w:rFonts w:ascii="Cambria Math" w:hAnsi="Cambria Math"/>
            <w:lang w:val="en-US"/>
          </w:rPr>
          <m:t>N</m:t>
        </m:r>
      </m:oMath>
      <w:r w:rsidR="00B343D9">
        <w:rPr>
          <w:lang w:val="en-US"/>
        </w:rPr>
        <w:t xml:space="preserve"> </w:t>
      </w:r>
      <w:r w:rsidR="005C6B92" w:rsidRPr="00B61C9D">
        <w:rPr>
          <w:lang w:val="en-US"/>
        </w:rPr>
        <w:t xml:space="preserve">vertices and </w:t>
      </w:r>
      <m:oMath>
        <m:r>
          <m:rPr>
            <m:sty m:val="bi"/>
          </m:rPr>
          <w:rPr>
            <w:rFonts w:ascii="Cambria Math" w:hAnsi="Cambria Math"/>
            <w:lang w:val="en-US"/>
          </w:rPr>
          <m:t>E</m:t>
        </m:r>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m:t>
                </m:r>
              </m:sub>
            </m:sSub>
          </m:e>
        </m:d>
      </m:oMath>
      <w:r w:rsidR="005C6B92" w:rsidRPr="00B61C9D">
        <w:rPr>
          <w:lang w:val="en-US"/>
        </w:rPr>
        <w:t xml:space="preserve"> is the set of </w:t>
      </w:r>
      <m:oMath>
        <m:r>
          <w:rPr>
            <w:rFonts w:ascii="Cambria Math" w:hAnsi="Cambria Math"/>
            <w:lang w:val="en-US"/>
          </w:rPr>
          <m:t>M</m:t>
        </m:r>
      </m:oMath>
      <w:r w:rsidR="00B343D9">
        <w:rPr>
          <w:lang w:val="en-US"/>
        </w:rPr>
        <w:t xml:space="preserve"> </w:t>
      </w:r>
      <w:r w:rsidR="005C6B92" w:rsidRPr="00B61C9D">
        <w:rPr>
          <w:lang w:val="en-US"/>
        </w:rPr>
        <w:t xml:space="preserve">edges </w:t>
      </w:r>
      <w:r w:rsidR="0013248D">
        <w:rPr>
          <w:lang w:val="en-US"/>
        </w:rPr>
        <w:t>that exist inside the</w:t>
      </w:r>
      <w:r w:rsidR="005C6B92" w:rsidRPr="00B61C9D">
        <w:rPr>
          <w:lang w:val="en-US"/>
        </w:rPr>
        <w:t xml:space="preserve"> graph. </w:t>
      </w:r>
      <w:r w:rsidR="0013248D">
        <w:rPr>
          <w:lang w:val="en-US"/>
        </w:rPr>
        <w:t xml:space="preserve">The shortest route distance, denoted as </w:t>
      </w:r>
      <m:oMath>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oMath>
      <w:r w:rsidR="0013248D">
        <w:rPr>
          <w:lang w:val="en-US"/>
        </w:rPr>
        <w:t xml:space="preserve">, between any pair of vertices, </w:t>
      </w:r>
      <m:oMath>
        <m:r>
          <w:rPr>
            <w:rFonts w:ascii="Cambria Math" w:hAnsi="Cambria Math"/>
            <w:lang w:val="en-US"/>
          </w:rPr>
          <m:t>u</m:t>
        </m:r>
      </m:oMath>
      <w:r w:rsidR="0013248D" w:rsidRPr="00B61C9D">
        <w:rPr>
          <w:lang w:val="en-US"/>
        </w:rPr>
        <w:t xml:space="preserve"> and </w:t>
      </w:r>
      <m:oMath>
        <m:r>
          <w:rPr>
            <w:rFonts w:ascii="Cambria Math" w:hAnsi="Cambria Math"/>
            <w:lang w:val="en-US"/>
          </w:rPr>
          <m:t>v</m:t>
        </m:r>
      </m:oMath>
      <w:r w:rsidR="0013248D">
        <w:rPr>
          <w:lang w:val="en-US"/>
        </w:rPr>
        <w:t>,</w:t>
      </w:r>
      <w:r w:rsidR="0013248D" w:rsidRPr="00B61C9D">
        <w:rPr>
          <w:lang w:val="en-US"/>
        </w:rPr>
        <w:t xml:space="preserve"> in</w:t>
      </w:r>
      <w:r w:rsidR="0013248D">
        <w:rPr>
          <w:lang w:val="en-US"/>
        </w:rPr>
        <w:t xml:space="preserve"> the set of vertices</w:t>
      </w:r>
      <w:r w:rsidR="0013248D" w:rsidRPr="00B61C9D">
        <w:rPr>
          <w:lang w:val="en-US"/>
        </w:rPr>
        <w:t xml:space="preserve"> </w:t>
      </w:r>
      <m:oMath>
        <m:r>
          <m:rPr>
            <m:sty m:val="bi"/>
          </m:rPr>
          <w:rPr>
            <w:rFonts w:ascii="Cambria Math" w:hAnsi="Cambria Math"/>
            <w:lang w:val="en-US"/>
          </w:rPr>
          <m:t>V</m:t>
        </m:r>
      </m:oMath>
      <w:r w:rsidR="0013248D">
        <w:rPr>
          <w:lang w:val="en-US"/>
        </w:rPr>
        <w:t>, is stated in</w:t>
      </w:r>
      <w:r w:rsidR="005C6B92" w:rsidRPr="00B61C9D">
        <w:rPr>
          <w:lang w:val="en-US"/>
        </w:rPr>
        <w:t xml:space="preserve"> </w:t>
      </w:r>
      <w:r w:rsidR="00F855A4">
        <w:rPr>
          <w:lang w:val="en-US"/>
        </w:rPr>
        <w:t xml:space="preserve">Equation </w:t>
      </w:r>
      <w:r w:rsidR="00F855A4">
        <w:rPr>
          <w:lang w:val="en-US"/>
        </w:rPr>
        <w:fldChar w:fldCharType="begin"/>
      </w:r>
      <w:r w:rsidR="00F855A4">
        <w:rPr>
          <w:lang w:val="en-US"/>
        </w:rPr>
        <w:instrText xml:space="preserve"> REF _Ref140238669 \h </w:instrText>
      </w:r>
      <w:r w:rsidR="00F855A4">
        <w:rPr>
          <w:lang w:val="en-US"/>
        </w:rPr>
      </w:r>
      <w:r w:rsidR="00F855A4">
        <w:rPr>
          <w:lang w:val="en-US"/>
        </w:rPr>
        <w:fldChar w:fldCharType="separate"/>
      </w:r>
      <w:r w:rsidR="00225F01" w:rsidRPr="00225F01">
        <w:rPr>
          <w:noProof/>
          <w:lang w:val="en-US"/>
        </w:rPr>
        <w:t>3</w:t>
      </w:r>
      <w:r w:rsidR="00225F01" w:rsidRPr="00225F01">
        <w:rPr>
          <w:lang w:val="en-US"/>
        </w:rPr>
        <w:noBreakHyphen/>
      </w:r>
      <w:r w:rsidR="00225F01" w:rsidRPr="00225F01">
        <w:rPr>
          <w:noProof/>
          <w:lang w:val="en-US"/>
        </w:rPr>
        <w:t>1</w:t>
      </w:r>
      <w:r w:rsidR="00F855A4">
        <w:rPr>
          <w:lang w:val="en-US"/>
        </w:rPr>
        <w:fldChar w:fldCharType="end"/>
      </w:r>
      <w:r w:rsidR="00F855A4">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F855A4" w14:paraId="47F6A0C6" w14:textId="77777777" w:rsidTr="00F855A4">
        <w:tc>
          <w:tcPr>
            <w:tcW w:w="567" w:type="dxa"/>
          </w:tcPr>
          <w:p w14:paraId="73FDFE6D" w14:textId="77777777" w:rsidR="00F855A4" w:rsidRDefault="00F855A4" w:rsidP="00F855A4">
            <w:pPr>
              <w:spacing w:before="100" w:beforeAutospacing="1" w:after="100" w:afterAutospacing="1"/>
              <w:rPr>
                <w:lang w:val="en-US"/>
              </w:rPr>
            </w:pPr>
          </w:p>
        </w:tc>
        <w:tc>
          <w:tcPr>
            <w:tcW w:w="5894" w:type="dxa"/>
            <w:vAlign w:val="center"/>
          </w:tcPr>
          <w:p w14:paraId="72169700" w14:textId="325FAC6C" w:rsidR="00F855A4" w:rsidRPr="00F855A4" w:rsidRDefault="00F855A4" w:rsidP="00F855A4">
            <w:pPr>
              <w:spacing w:before="100" w:beforeAutospacing="1" w:after="100" w:afterAutospacing="1"/>
              <w:jc w:val="left"/>
              <w:rPr>
                <w:lang w:val="en-US"/>
              </w:rPr>
            </w:pPr>
            <m:oMathPara>
              <m:oMathParaPr>
                <m:jc m:val="left"/>
              </m:oMathParaPr>
              <m:oMath>
                <m:r>
                  <w:rPr>
                    <w:rFonts w:ascii="Cambria Math" w:hAnsi="Cambria Math"/>
                    <w:lang w:val="en-US"/>
                  </w:rPr>
                  <m:t>D</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r>
                          <w:rPr>
                            <w:rFonts w:ascii="Cambria Math" w:hAnsi="Cambria Math"/>
                            <w:lang w:val="en-US"/>
                          </w:rPr>
                          <m:t xml:space="preserve">u,v ∈ </m:t>
                        </m:r>
                        <m:r>
                          <m:rPr>
                            <m:sty m:val="bi"/>
                          </m:rPr>
                          <w:rPr>
                            <w:rFonts w:ascii="Cambria Math" w:hAnsi="Cambria Math"/>
                            <w:lang w:val="en-US"/>
                          </w:rPr>
                          <m:t>V</m:t>
                        </m:r>
                      </m:lim>
                    </m:limLow>
                  </m:fName>
                  <m:e>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e>
                </m:func>
              </m:oMath>
            </m:oMathPara>
          </w:p>
        </w:tc>
        <w:bookmarkStart w:id="86" w:name="_Ref140238669"/>
        <w:tc>
          <w:tcPr>
            <w:tcW w:w="3285" w:type="dxa"/>
            <w:vAlign w:val="center"/>
          </w:tcPr>
          <w:p w14:paraId="67ABE17F" w14:textId="41D9E861" w:rsidR="00F855A4" w:rsidRDefault="00F855A4" w:rsidP="00F855A4">
            <w:pPr>
              <w:spacing w:before="100" w:beforeAutospacing="1" w:after="100" w:afterAutospacing="1"/>
              <w:jc w:val="right"/>
              <w:rPr>
                <w:lang w:val="en-US"/>
              </w:rPr>
            </w:pPr>
            <w:r>
              <w:fldChar w:fldCharType="begin"/>
            </w:r>
            <w:r>
              <w:instrText xml:space="preserve"> STYLEREF 1 \s </w:instrText>
            </w:r>
            <w:r>
              <w:fldChar w:fldCharType="separate"/>
            </w:r>
            <w:r w:rsidR="00225F01">
              <w:rPr>
                <w:noProof/>
              </w:rPr>
              <w:t>3</w:t>
            </w:r>
            <w:r>
              <w:fldChar w:fldCharType="end"/>
            </w:r>
            <w:r>
              <w:noBreakHyphen/>
            </w:r>
            <w:fldSimple w:instr=" SEQ Equation \* ARABIC \s 1 ">
              <w:r w:rsidR="00225F01">
                <w:rPr>
                  <w:noProof/>
                </w:rPr>
                <w:t>1</w:t>
              </w:r>
            </w:fldSimple>
            <w:bookmarkEnd w:id="86"/>
          </w:p>
        </w:tc>
      </w:tr>
    </w:tbl>
    <w:p w14:paraId="3E6B8DC6" w14:textId="7849B523" w:rsidR="005C6B92" w:rsidRPr="00B61C9D" w:rsidRDefault="005C6B92" w:rsidP="005C6B92">
      <w:pPr>
        <w:rPr>
          <w:lang w:val="en-US"/>
        </w:rPr>
      </w:pPr>
      <w:r w:rsidRPr="00B61C9D">
        <w:rPr>
          <w:lang w:val="en-US"/>
        </w:rPr>
        <w:t xml:space="preserve">Here, the diameter </w:t>
      </w:r>
      <m:oMath>
        <m:r>
          <w:rPr>
            <w:rFonts w:ascii="Cambria Math" w:hAnsi="Cambria Math"/>
            <w:lang w:val="en-US"/>
          </w:rPr>
          <m:t>D</m:t>
        </m:r>
      </m:oMath>
      <w:r w:rsidRPr="00B61C9D">
        <w:rPr>
          <w:lang w:val="en-US"/>
        </w:rPr>
        <w:t xml:space="preserve"> is the maximum over all shortest path distances </w:t>
      </w:r>
      <m:oMath>
        <m:r>
          <w:rPr>
            <w:rFonts w:ascii="Cambria Math" w:hAnsi="Cambria Math"/>
            <w:lang w:val="en-US"/>
          </w:rPr>
          <m:t>dist(u,v)</m:t>
        </m:r>
      </m:oMath>
      <w:r w:rsidRPr="00B61C9D">
        <w:rPr>
          <w:lang w:val="en-US"/>
        </w:rPr>
        <w:t xml:space="preserve"> for every pair of vertices </w:t>
      </w:r>
      <m:oMath>
        <m:r>
          <w:rPr>
            <w:rFonts w:ascii="Cambria Math" w:hAnsi="Cambria Math"/>
            <w:lang w:val="en-US"/>
          </w:rPr>
          <m:t>u</m:t>
        </m:r>
      </m:oMath>
      <w:r w:rsidRPr="00B61C9D">
        <w:rPr>
          <w:lang w:val="en-US"/>
        </w:rPr>
        <w:t xml:space="preserve"> and </w:t>
      </w:r>
      <m:oMath>
        <m:r>
          <w:rPr>
            <w:rFonts w:ascii="Cambria Math" w:hAnsi="Cambria Math"/>
            <w:lang w:val="en-US"/>
          </w:rPr>
          <m:t>v</m:t>
        </m:r>
      </m:oMath>
      <w:r w:rsidRPr="00B61C9D">
        <w:rPr>
          <w:lang w:val="en-US"/>
        </w:rPr>
        <w:t xml:space="preserve"> in the graph</w:t>
      </w:r>
      <w:r w:rsidR="00A01119" w:rsidRPr="00B61C9D">
        <w:rPr>
          <w:lang w:val="en-US"/>
        </w:rPr>
        <w:t xml:space="preserve"> </w:t>
      </w:r>
      <w:sdt>
        <w:sdtPr>
          <w:rPr>
            <w:lang w:val="en-US"/>
          </w:rPr>
          <w:id w:val="276684648"/>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225F01" w:rsidRPr="00225F01">
            <w:rPr>
              <w:noProof/>
              <w:lang w:val="en-US"/>
            </w:rPr>
            <w:t>[54]</w:t>
          </w:r>
          <w:r w:rsidR="00A01119" w:rsidRPr="00B61C9D">
            <w:rPr>
              <w:lang w:val="en-US"/>
            </w:rPr>
            <w:fldChar w:fldCharType="end"/>
          </w:r>
        </w:sdtContent>
      </w:sdt>
      <w:r w:rsidR="00A01119" w:rsidRPr="00B61C9D">
        <w:rPr>
          <w:lang w:val="en-US"/>
        </w:rPr>
        <w:t xml:space="preserve">. </w:t>
      </w:r>
      <w:r w:rsidRPr="00B61C9D">
        <w:rPr>
          <w:lang w:val="en-US"/>
        </w:rPr>
        <w:t>In the case of a disconnected graph, where there exist vertices that do not have a path between them, the diameter is often defined as infinity. For a graph containing only a single vertex, the diameter is defined as 0.</w:t>
      </w:r>
      <w:r w:rsidR="00464D41" w:rsidRPr="00B61C9D">
        <w:rPr>
          <w:lang w:val="en-US"/>
        </w:rPr>
        <w:t xml:space="preserve"> </w:t>
      </w:r>
      <w:r w:rsidRPr="00B61C9D">
        <w:rPr>
          <w:lang w:val="en-US"/>
        </w:rPr>
        <w:t xml:space="preserve">The concept of the diameter of a graph is applied in numerous applications, such as in network design and analysis, devising algorithms for effective information routing in distributed systems, and discerning the structure of social networks </w:t>
      </w:r>
      <w:sdt>
        <w:sdtPr>
          <w:rPr>
            <w:lang w:val="en-US"/>
          </w:rPr>
          <w:id w:val="-56116741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225F01" w:rsidRPr="00225F01">
            <w:rPr>
              <w:noProof/>
              <w:lang w:val="en-US"/>
            </w:rPr>
            <w:t>[55]</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It</w:t>
      </w:r>
      <w:r w:rsidR="0059236A">
        <w:rPr>
          <w:lang w:val="en-US"/>
        </w:rPr>
        <w:t>'</w:t>
      </w:r>
      <w:r w:rsidRPr="00B61C9D">
        <w:rPr>
          <w:lang w:val="en-US"/>
        </w:rPr>
        <w:t xml:space="preserve">s important to note that the process of calculating the diameter of a graph can be computationally expensive, particularly for large graphs. </w:t>
      </w:r>
      <w:r w:rsidR="0059236A">
        <w:rPr>
          <w:lang w:val="en-US"/>
        </w:rPr>
        <w:t>Several algorithms have been developed to compute the diameter of a graph, including but not limited to t</w:t>
      </w:r>
      <w:r w:rsidRPr="00B61C9D">
        <w:rPr>
          <w:lang w:val="en-US"/>
        </w:rPr>
        <w:t>he Floyd-Warshall algorithm and Johnson</w:t>
      </w:r>
      <w:r w:rsidR="0059236A">
        <w:rPr>
          <w:lang w:val="en-US"/>
        </w:rPr>
        <w:t>'</w:t>
      </w:r>
      <w:r w:rsidRPr="00B61C9D">
        <w:rPr>
          <w:lang w:val="en-US"/>
        </w:rPr>
        <w:t>s algorithm</w:t>
      </w:r>
      <w:r w:rsidR="00A01119" w:rsidRPr="00B61C9D">
        <w:rPr>
          <w:lang w:val="en-US"/>
        </w:rPr>
        <w:t xml:space="preserve"> </w:t>
      </w:r>
      <w:sdt>
        <w:sdtPr>
          <w:rPr>
            <w:lang w:val="en-US"/>
          </w:rPr>
          <w:id w:val="803353730"/>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225F01" w:rsidRPr="00225F01">
            <w:rPr>
              <w:noProof/>
              <w:lang w:val="en-US"/>
            </w:rPr>
            <w:t>[54]</w:t>
          </w:r>
          <w:r w:rsidR="00A01119" w:rsidRPr="00B61C9D">
            <w:rPr>
              <w:lang w:val="en-US"/>
            </w:rPr>
            <w:fldChar w:fldCharType="end"/>
          </w:r>
        </w:sdtContent>
      </w:sdt>
      <w:r w:rsidRPr="00B61C9D">
        <w:rPr>
          <w:lang w:val="en-US"/>
        </w:rPr>
        <w:t>.</w:t>
      </w:r>
    </w:p>
    <w:p w14:paraId="76A1169F" w14:textId="352F1F9E" w:rsidR="00840DDF" w:rsidRPr="00B61C9D" w:rsidRDefault="005B5030">
      <w:pPr>
        <w:pStyle w:val="Heading3"/>
        <w:rPr>
          <w:lang w:val="en-US"/>
        </w:rPr>
      </w:pPr>
      <w:bookmarkStart w:id="87" w:name="_Ref147689406"/>
      <w:bookmarkStart w:id="88" w:name="_Ref147689420"/>
      <w:bookmarkStart w:id="89" w:name="_Toc148382775"/>
      <w:r w:rsidRPr="00B61C9D">
        <w:rPr>
          <w:lang w:val="en-US"/>
        </w:rPr>
        <w:lastRenderedPageBreak/>
        <w:t>Average Distance</w:t>
      </w:r>
      <w:bookmarkEnd w:id="87"/>
      <w:bookmarkEnd w:id="88"/>
      <w:bookmarkEnd w:id="89"/>
    </w:p>
    <w:p w14:paraId="074CD9BD" w14:textId="7D463607" w:rsidR="00A46819" w:rsidRPr="00B61C9D" w:rsidRDefault="005C6B92" w:rsidP="005C6B92">
      <w:pPr>
        <w:rPr>
          <w:lang w:val="en-US"/>
        </w:rPr>
      </w:pPr>
      <w:r w:rsidRPr="00B61C9D">
        <w:rPr>
          <w:lang w:val="en-US"/>
        </w:rPr>
        <w:t xml:space="preserve">The average distance in a graph, also known as the average path length or the characteristic path length, is another crucial concept in graph theory. This metric </w:t>
      </w:r>
      <w:r w:rsidR="0059236A">
        <w:rPr>
          <w:lang w:val="en-US"/>
        </w:rPr>
        <w:t>indicates</w:t>
      </w:r>
      <w:r w:rsidRPr="00B61C9D">
        <w:rPr>
          <w:lang w:val="en-US"/>
        </w:rPr>
        <w:t xml:space="preserve"> the overall navigability and connectivity of the graph.</w:t>
      </w:r>
      <w:r w:rsidR="00464D41" w:rsidRPr="00B61C9D">
        <w:rPr>
          <w:lang w:val="en-US"/>
        </w:rPr>
        <w:t xml:space="preserve"> </w:t>
      </w:r>
      <w:r w:rsidRPr="00B61C9D">
        <w:rPr>
          <w:lang w:val="en-US"/>
        </w:rPr>
        <w:t xml:space="preserve">Formally, the average distance </w:t>
      </w: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oMath>
      <w:r w:rsidRPr="00B61C9D">
        <w:rPr>
          <w:lang w:val="en-US"/>
        </w:rPr>
        <w:t xml:space="preserve"> is the mean shortest path length between all pairs of vertices in the graph. </w:t>
      </w:r>
      <w:r w:rsidR="0059236A">
        <w:rPr>
          <w:lang w:val="en-US"/>
        </w:rPr>
        <w:t xml:space="preserve">It </w:t>
      </w:r>
      <w:r w:rsidRPr="00B61C9D">
        <w:rPr>
          <w:lang w:val="en-US"/>
        </w:rPr>
        <w:t xml:space="preserve">represents the expected distance between two vertices chosen uniformly at random </w:t>
      </w:r>
      <w:sdt>
        <w:sdtPr>
          <w:rPr>
            <w:lang w:val="en-US"/>
          </w:rPr>
          <w:id w:val="2001308730"/>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225F01" w:rsidRPr="00225F01">
            <w:rPr>
              <w:noProof/>
              <w:lang w:val="en-US"/>
            </w:rPr>
            <w:t>[55]</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The average distance </w:t>
      </w: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oMath>
      <w:r w:rsidR="007E0A3C">
        <w:rPr>
          <w:lang w:val="en-US"/>
        </w:rPr>
        <w:t xml:space="preserve"> </w:t>
      </w:r>
      <w:r w:rsidRPr="00B61C9D">
        <w:rPr>
          <w:lang w:val="en-US"/>
        </w:rPr>
        <w:t>can be given by the formula</w:t>
      </w:r>
      <w:r w:rsidR="00A46819">
        <w:rPr>
          <w:lang w:val="en-US"/>
        </w:rPr>
        <w:t xml:space="preserve"> stated in Equation </w:t>
      </w:r>
      <w:r w:rsidR="00A46819">
        <w:rPr>
          <w:lang w:val="en-US"/>
        </w:rPr>
        <w:fldChar w:fldCharType="begin"/>
      </w:r>
      <w:r w:rsidR="00A46819">
        <w:rPr>
          <w:lang w:val="en-US"/>
        </w:rPr>
        <w:instrText xml:space="preserve"> REF _Ref140238953 \h </w:instrText>
      </w:r>
      <w:r w:rsidR="00A46819">
        <w:rPr>
          <w:lang w:val="en-US"/>
        </w:rPr>
      </w:r>
      <w:r w:rsidR="00A46819">
        <w:rPr>
          <w:lang w:val="en-US"/>
        </w:rPr>
        <w:fldChar w:fldCharType="separate"/>
      </w:r>
      <w:r w:rsidR="00225F01" w:rsidRPr="00225F01">
        <w:rPr>
          <w:noProof/>
          <w:lang w:val="en-US"/>
        </w:rPr>
        <w:t>3</w:t>
      </w:r>
      <w:r w:rsidR="00225F01" w:rsidRPr="00225F01">
        <w:rPr>
          <w:lang w:val="en-US"/>
        </w:rPr>
        <w:noBreakHyphen/>
      </w:r>
      <w:r w:rsidR="00225F01" w:rsidRPr="00225F01">
        <w:rPr>
          <w:noProof/>
          <w:lang w:val="en-US"/>
        </w:rPr>
        <w:t>2</w:t>
      </w:r>
      <w:r w:rsidR="00A46819">
        <w:rPr>
          <w:lang w:val="en-US"/>
        </w:rPr>
        <w:fldChar w:fldCharType="end"/>
      </w:r>
      <w:r w:rsidR="00A46819">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A46819" w14:paraId="50EEFEF8" w14:textId="77777777" w:rsidTr="00A46819">
        <w:tc>
          <w:tcPr>
            <w:tcW w:w="567" w:type="dxa"/>
          </w:tcPr>
          <w:p w14:paraId="2A49D0A6" w14:textId="77777777" w:rsidR="00A46819" w:rsidRDefault="00A46819" w:rsidP="00C1138D">
            <w:pPr>
              <w:spacing w:before="100" w:beforeAutospacing="1" w:after="100" w:afterAutospacing="1"/>
              <w:rPr>
                <w:lang w:val="en-US"/>
              </w:rPr>
            </w:pPr>
          </w:p>
        </w:tc>
        <w:tc>
          <w:tcPr>
            <w:tcW w:w="5894" w:type="dxa"/>
            <w:vAlign w:val="center"/>
          </w:tcPr>
          <w:p w14:paraId="6CD6317D" w14:textId="00FA9845" w:rsidR="00A46819" w:rsidRPr="00F855A4" w:rsidRDefault="00A46819" w:rsidP="00C1138D">
            <w:pPr>
              <w:spacing w:before="100" w:beforeAutospacing="1" w:after="100" w:afterAutospacing="1"/>
              <w:jc w:val="left"/>
              <w:rPr>
                <w:lang w:val="en-US"/>
              </w:rPr>
            </w:pPr>
            <m:oMathPara>
              <m:oMathParaPr>
                <m:jc m:val="left"/>
              </m:oMathParaP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den>
                </m:f>
                <m:nary>
                  <m:naryPr>
                    <m:chr m:val="∑"/>
                    <m:limLoc m:val="undOvr"/>
                    <m:supHide m:val="1"/>
                    <m:ctrlPr>
                      <w:rPr>
                        <w:rFonts w:ascii="Cambria Math" w:hAnsi="Cambria Math"/>
                        <w:i/>
                        <w:lang w:val="en-US"/>
                      </w:rPr>
                    </m:ctrlPr>
                  </m:naryPr>
                  <m:sub>
                    <m:r>
                      <w:rPr>
                        <w:rFonts w:ascii="Cambria Math" w:hAnsi="Cambria Math"/>
                        <w:lang w:val="en-US"/>
                      </w:rPr>
                      <m:t>u,v ∈</m:t>
                    </m:r>
                    <m:r>
                      <m:rPr>
                        <m:sty m:val="bi"/>
                      </m:rPr>
                      <w:rPr>
                        <w:rFonts w:ascii="Cambria Math" w:hAnsi="Cambria Math"/>
                        <w:lang w:val="en-US"/>
                      </w:rPr>
                      <m:t>V</m:t>
                    </m:r>
                  </m:sub>
                  <m:sup/>
                  <m:e>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e>
                </m:nary>
              </m:oMath>
            </m:oMathPara>
          </w:p>
        </w:tc>
        <w:bookmarkStart w:id="90" w:name="_Ref140238953"/>
        <w:tc>
          <w:tcPr>
            <w:tcW w:w="3285" w:type="dxa"/>
            <w:vAlign w:val="center"/>
          </w:tcPr>
          <w:p w14:paraId="703589A9" w14:textId="1722961E" w:rsidR="00A46819" w:rsidRDefault="00A46819" w:rsidP="00C1138D">
            <w:pPr>
              <w:spacing w:before="100" w:beforeAutospacing="1" w:after="100" w:afterAutospacing="1"/>
              <w:jc w:val="right"/>
              <w:rPr>
                <w:lang w:val="en-US"/>
              </w:rPr>
            </w:pPr>
            <w:r>
              <w:fldChar w:fldCharType="begin"/>
            </w:r>
            <w:r>
              <w:instrText xml:space="preserve"> STYLEREF 1 \s </w:instrText>
            </w:r>
            <w:r>
              <w:fldChar w:fldCharType="separate"/>
            </w:r>
            <w:r w:rsidR="00225F01">
              <w:rPr>
                <w:noProof/>
              </w:rPr>
              <w:t>3</w:t>
            </w:r>
            <w:r>
              <w:fldChar w:fldCharType="end"/>
            </w:r>
            <w:r>
              <w:noBreakHyphen/>
            </w:r>
            <w:fldSimple w:instr=" SEQ Equation \* ARABIC \s 1 ">
              <w:r w:rsidR="00225F01">
                <w:rPr>
                  <w:noProof/>
                </w:rPr>
                <w:t>2</w:t>
              </w:r>
            </w:fldSimple>
            <w:bookmarkEnd w:id="90"/>
          </w:p>
        </w:tc>
      </w:tr>
    </w:tbl>
    <w:p w14:paraId="0E2DCB33" w14:textId="78325A5B" w:rsidR="005C6B92" w:rsidRPr="00B61C9D" w:rsidRDefault="0013248D" w:rsidP="005C6B92">
      <w:pPr>
        <w:rPr>
          <w:lang w:val="en-US"/>
        </w:rPr>
      </w:pPr>
      <w:r>
        <w:rPr>
          <w:lang w:val="en-US"/>
        </w:rPr>
        <w:t xml:space="preserve">The summation is performed over all distances between distinct vertices. The calculation is composed of the </w:t>
      </w:r>
      <w:r w:rsidR="0059236A">
        <w:rPr>
          <w:lang w:val="en-US"/>
        </w:rPr>
        <w:t>sum of the shortest route lengths between every possible pair of vertices</w:t>
      </w:r>
      <w:r>
        <w:rPr>
          <w:lang w:val="en-US"/>
        </w:rPr>
        <w:t xml:space="preserve"> divided by the total amount of vertices </w:t>
      </w:r>
      <m:oMath>
        <m:r>
          <w:rPr>
            <w:rFonts w:ascii="Cambria Math" w:hAnsi="Cambria Math"/>
            <w:lang w:val="en-US"/>
          </w:rPr>
          <m:t>N</m:t>
        </m:r>
      </m:oMath>
      <w:r w:rsidR="005C6B92" w:rsidRPr="00B61C9D">
        <w:rPr>
          <w:lang w:val="en-US"/>
        </w:rPr>
        <w:t xml:space="preserve"> </w:t>
      </w:r>
      <w:sdt>
        <w:sdtPr>
          <w:rPr>
            <w:lang w:val="en-US"/>
          </w:rPr>
          <w:id w:val="1615706563"/>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225F01" w:rsidRPr="00225F01">
            <w:rPr>
              <w:noProof/>
              <w:lang w:val="en-US"/>
            </w:rPr>
            <w:t>[54]</w:t>
          </w:r>
          <w:r w:rsidR="00A01119" w:rsidRPr="00B61C9D">
            <w:rPr>
              <w:lang w:val="en-US"/>
            </w:rPr>
            <w:fldChar w:fldCharType="end"/>
          </w:r>
        </w:sdtContent>
      </w:sdt>
      <w:r w:rsidR="005C6B92" w:rsidRPr="00B61C9D">
        <w:rPr>
          <w:lang w:val="en-US"/>
        </w:rPr>
        <w:t>.</w:t>
      </w:r>
      <w:r w:rsidR="00464D41" w:rsidRPr="00B61C9D">
        <w:rPr>
          <w:lang w:val="en-US"/>
        </w:rPr>
        <w:t xml:space="preserve"> </w:t>
      </w:r>
      <w:r w:rsidR="005C6B92" w:rsidRPr="00B61C9D">
        <w:rPr>
          <w:lang w:val="en-US"/>
        </w:rPr>
        <w:t>The average distance is a critical metric in understanding the properties of real-world networks, which often exhibit small-world propert</w:t>
      </w:r>
      <w:r w:rsidR="0059236A">
        <w:rPr>
          <w:lang w:val="en-US"/>
        </w:rPr>
        <w:t>ies</w:t>
      </w:r>
      <w:r w:rsidR="005C6B92" w:rsidRPr="00B61C9D">
        <w:rPr>
          <w:lang w:val="en-US"/>
        </w:rPr>
        <w:t xml:space="preserve">. The small-world property describes networks where the average path length is relatively small, meaning that one can get from any given node to any other node in the network through a small number of steps </w:t>
      </w:r>
      <w:sdt>
        <w:sdtPr>
          <w:rPr>
            <w:lang w:val="en-US"/>
          </w:rPr>
          <w:id w:val="-650291222"/>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225F01" w:rsidRPr="00225F01">
            <w:rPr>
              <w:noProof/>
              <w:lang w:val="en-US"/>
            </w:rPr>
            <w:t>[55]</w:t>
          </w:r>
          <w:r w:rsidR="00A01119" w:rsidRPr="00B61C9D">
            <w:rPr>
              <w:lang w:val="en-US"/>
            </w:rPr>
            <w:fldChar w:fldCharType="end"/>
          </w:r>
        </w:sdtContent>
      </w:sdt>
      <w:r w:rsidR="005C6B92" w:rsidRPr="00B61C9D">
        <w:rPr>
          <w:lang w:val="en-US"/>
        </w:rPr>
        <w:t>.</w:t>
      </w:r>
      <w:r w:rsidR="00464D41" w:rsidRPr="00B61C9D">
        <w:rPr>
          <w:lang w:val="en-US"/>
        </w:rPr>
        <w:t xml:space="preserve"> </w:t>
      </w:r>
      <w:r w:rsidR="005C6B92" w:rsidRPr="00B61C9D">
        <w:rPr>
          <w:lang w:val="en-US"/>
        </w:rPr>
        <w:t>It</w:t>
      </w:r>
      <w:r w:rsidR="0059236A">
        <w:rPr>
          <w:lang w:val="en-US"/>
        </w:rPr>
        <w:t>'</w:t>
      </w:r>
      <w:r w:rsidR="005C6B92" w:rsidRPr="00B61C9D">
        <w:rPr>
          <w:lang w:val="en-US"/>
        </w:rPr>
        <w:t xml:space="preserve">s important to note that the average distance only makes sense for connected graphs, where a path exists between every pair of vertices. </w:t>
      </w:r>
      <w:r w:rsidR="0059236A">
        <w:rPr>
          <w:lang w:val="en-US"/>
        </w:rPr>
        <w:t>This metric can't be defined without modification if a graph is not connected</w:t>
      </w:r>
      <w:r w:rsidR="005C6B92" w:rsidRPr="00B61C9D">
        <w:rPr>
          <w:lang w:val="en-US"/>
        </w:rPr>
        <w:t>.</w:t>
      </w:r>
    </w:p>
    <w:p w14:paraId="050FF819" w14:textId="5A445BD5" w:rsidR="005B5030" w:rsidRPr="00B61C9D" w:rsidRDefault="005B5030" w:rsidP="005B5030">
      <w:pPr>
        <w:pStyle w:val="Heading3"/>
        <w:rPr>
          <w:lang w:val="en-US"/>
        </w:rPr>
      </w:pPr>
      <w:bookmarkStart w:id="91" w:name="_Ref147689617"/>
      <w:bookmarkStart w:id="92" w:name="_Toc148382776"/>
      <w:r w:rsidRPr="00B61C9D">
        <w:rPr>
          <w:lang w:val="en-US"/>
        </w:rPr>
        <w:t>Average Clustering</w:t>
      </w:r>
      <w:bookmarkEnd w:id="91"/>
      <w:bookmarkEnd w:id="92"/>
    </w:p>
    <w:p w14:paraId="7A0FC6C1" w14:textId="6B910022" w:rsidR="004D28FB" w:rsidRDefault="004A6723" w:rsidP="004D28FB">
      <w:pPr>
        <w:rPr>
          <w:lang w:val="en-US"/>
        </w:rPr>
      </w:pPr>
      <w:r>
        <w:rPr>
          <w:lang w:val="en-US"/>
        </w:rPr>
        <w:t xml:space="preserve">The average clustering coefficient is a commonly used metric for assessing </w:t>
      </w:r>
      <w:r w:rsidR="0059236A">
        <w:rPr>
          <w:lang w:val="en-US"/>
        </w:rPr>
        <w:t>nodes' propensity</w:t>
      </w:r>
      <w:r>
        <w:rPr>
          <w:lang w:val="en-US"/>
        </w:rPr>
        <w:t xml:space="preserve"> </w:t>
      </w:r>
      <w:r w:rsidR="0059236A">
        <w:rPr>
          <w:lang w:val="en-US"/>
        </w:rPr>
        <w:t xml:space="preserve">to </w:t>
      </w:r>
      <w:r>
        <w:rPr>
          <w:lang w:val="en-US"/>
        </w:rPr>
        <w:t>form clusters</w:t>
      </w:r>
      <w:r w:rsidR="004B1BC3">
        <w:rPr>
          <w:lang w:val="en-US"/>
        </w:rPr>
        <w:t xml:space="preserve"> </w:t>
      </w:r>
      <w:sdt>
        <w:sdtPr>
          <w:rPr>
            <w:lang w:val="en-US"/>
          </w:rPr>
          <w:id w:val="1594593495"/>
          <w:citation/>
        </w:sdtPr>
        <w:sdtContent>
          <w:r w:rsidR="004B1BC3" w:rsidRPr="00B61C9D">
            <w:rPr>
              <w:lang w:val="en-US"/>
            </w:rPr>
            <w:fldChar w:fldCharType="begin"/>
          </w:r>
          <w:r w:rsidR="004B1BC3" w:rsidRPr="00B61C9D">
            <w:rPr>
              <w:lang w:val="en-US"/>
            </w:rPr>
            <w:instrText xml:space="preserve"> CITATION New10 \l 1031 </w:instrText>
          </w:r>
          <w:r w:rsidR="004B1BC3" w:rsidRPr="00B61C9D">
            <w:rPr>
              <w:lang w:val="en-US"/>
            </w:rPr>
            <w:fldChar w:fldCharType="separate"/>
          </w:r>
          <w:r w:rsidR="00225F01" w:rsidRPr="00225F01">
            <w:rPr>
              <w:noProof/>
              <w:lang w:val="en-US"/>
            </w:rPr>
            <w:t>[55]</w:t>
          </w:r>
          <w:r w:rsidR="004B1BC3" w:rsidRPr="00B61C9D">
            <w:rPr>
              <w:lang w:val="en-US"/>
            </w:rPr>
            <w:fldChar w:fldCharType="end"/>
          </w:r>
        </w:sdtContent>
      </w:sdt>
      <w:r>
        <w:rPr>
          <w:lang w:val="en-US"/>
        </w:rPr>
        <w:t>. The metric offers valuable insights on the global clustering patterns shown by the network as well as the interconnections between its individual nodes. The quantification of the clustering coefficient for an individual node in a graph measures the degree of proximity between its neighboring nodes in terms of forming a full network. A full graph is defined as a graph in which each vertex is linked to every other vertex by</w:t>
      </w:r>
      <w:r w:rsidR="0059236A">
        <w:rPr>
          <w:lang w:val="en-US"/>
        </w:rPr>
        <w:t xml:space="preserve"> a</w:t>
      </w:r>
      <w:r>
        <w:rPr>
          <w:lang w:val="en-US"/>
        </w:rPr>
        <w:t xml:space="preserve"> distinct edge. The average clustering coefficient is calculated as the arithmetic mean of the clustering coefficient of all nodes inside the network </w:t>
      </w:r>
      <w:sdt>
        <w:sdtPr>
          <w:rPr>
            <w:lang w:val="en-US"/>
          </w:rPr>
          <w:id w:val="-66439549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225F01" w:rsidRPr="00225F01">
            <w:rPr>
              <w:noProof/>
              <w:lang w:val="en-US"/>
            </w:rPr>
            <w:t>[55]</w:t>
          </w:r>
          <w:r w:rsidR="00A01119" w:rsidRPr="00B61C9D">
            <w:rPr>
              <w:lang w:val="en-US"/>
            </w:rPr>
            <w:fldChar w:fldCharType="end"/>
          </w:r>
        </w:sdtContent>
      </w:sdt>
      <w:r w:rsidR="004D28FB" w:rsidRPr="00B61C9D">
        <w:rPr>
          <w:lang w:val="en-US"/>
        </w:rPr>
        <w:t>.</w:t>
      </w:r>
      <w:r w:rsidR="00464D41" w:rsidRPr="00B61C9D">
        <w:rPr>
          <w:lang w:val="en-US"/>
        </w:rPr>
        <w:t xml:space="preserve"> </w:t>
      </w:r>
      <w:r w:rsidR="005951D4">
        <w:rPr>
          <w:lang w:val="en-US"/>
        </w:rPr>
        <w:t xml:space="preserve">Considering the previous nomenclature for graph </w:t>
      </w:r>
      <m:oMath>
        <m:r>
          <w:rPr>
            <w:rFonts w:ascii="Cambria Math" w:hAnsi="Cambria Math"/>
            <w:lang w:val="en-US"/>
          </w:rPr>
          <m:t>G</m:t>
        </m:r>
      </m:oMath>
      <w:r w:rsidR="004D28FB" w:rsidRPr="00B61C9D">
        <w:rPr>
          <w:lang w:val="en-US"/>
        </w:rPr>
        <w:t>,</w:t>
      </w:r>
      <w:r w:rsidR="000146A4">
        <w:rPr>
          <w:lang w:val="en-US"/>
        </w:rPr>
        <w:t xml:space="preserve"> </w:t>
      </w:r>
      <w:r w:rsidR="004D28FB" w:rsidRPr="00B61C9D">
        <w:rPr>
          <w:lang w:val="en-US"/>
        </w:rPr>
        <w:t>let</w:t>
      </w:r>
      <w:r w:rsidR="005951D4">
        <w:rPr>
          <w:lang w:val="en-US"/>
        </w:rPr>
        <w:t xml:space="preserve"> define</w:t>
      </w:r>
      <w:r w:rsidR="004D28FB" w:rsidRPr="00B61C9D">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m:t>
            </m:r>
          </m:sub>
        </m:sSub>
      </m:oMath>
      <w:r w:rsidR="004D28FB" w:rsidRPr="00B61C9D">
        <w:rPr>
          <w:lang w:val="en-US"/>
        </w:rPr>
        <w:t xml:space="preserve"> </w:t>
      </w:r>
      <w:r w:rsidR="005951D4">
        <w:rPr>
          <w:lang w:val="en-US"/>
        </w:rPr>
        <w:t xml:space="preserve">as </w:t>
      </w:r>
      <w:r w:rsidR="004D28FB" w:rsidRPr="00B61C9D">
        <w:rPr>
          <w:lang w:val="en-US"/>
        </w:rPr>
        <w:t xml:space="preserve">the </w:t>
      </w:r>
      <w:r>
        <w:rPr>
          <w:lang w:val="en-US"/>
        </w:rPr>
        <w:t xml:space="preserve">count </w:t>
      </w:r>
      <w:r w:rsidR="004D28FB" w:rsidRPr="00B61C9D">
        <w:rPr>
          <w:lang w:val="en-US"/>
        </w:rPr>
        <w:t xml:space="preserve">of vertices that are </w:t>
      </w:r>
      <w:r>
        <w:rPr>
          <w:lang w:val="en-US"/>
        </w:rPr>
        <w:t>next</w:t>
      </w:r>
      <w:r w:rsidR="004D28FB" w:rsidRPr="00B61C9D">
        <w:rPr>
          <w:lang w:val="en-US"/>
        </w:rPr>
        <w:t xml:space="preserve"> of</w:t>
      </w:r>
      <w:r w:rsidR="00F10FCA">
        <w:rPr>
          <w:lang w:val="en-US"/>
        </w:rPr>
        <w:t xml:space="preserve"> node</w:t>
      </w:r>
      <w:r w:rsidR="004D28FB" w:rsidRPr="00B61C9D">
        <w:rPr>
          <w:lang w:val="en-US"/>
        </w:rPr>
        <w:t xml:space="preserve"> </w:t>
      </w:r>
      <m:oMath>
        <m:r>
          <w:rPr>
            <w:rFonts w:ascii="Cambria Math" w:hAnsi="Cambria Math"/>
            <w:lang w:val="en-US"/>
          </w:rPr>
          <m:t>v</m:t>
        </m:r>
      </m:oMath>
      <w:r w:rsidR="004D28FB" w:rsidRPr="00B61C9D">
        <w:rPr>
          <w:lang w:val="en-US"/>
        </w:rPr>
        <w:t xml:space="preserve">, and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v</m:t>
            </m:r>
          </m:sub>
        </m:sSub>
      </m:oMath>
      <w:r w:rsidR="004D28FB" w:rsidRPr="00B61C9D">
        <w:rPr>
          <w:lang w:val="en-US"/>
        </w:rPr>
        <w:t xml:space="preserve"> </w:t>
      </w:r>
      <w:r w:rsidR="005951D4">
        <w:rPr>
          <w:lang w:val="en-US"/>
        </w:rPr>
        <w:t xml:space="preserve">as </w:t>
      </w:r>
      <w:r w:rsidR="004D28FB" w:rsidRPr="00B61C9D">
        <w:rPr>
          <w:lang w:val="en-US"/>
        </w:rPr>
        <w:t xml:space="preserve">the </w:t>
      </w:r>
      <w:r>
        <w:rPr>
          <w:lang w:val="en-US"/>
        </w:rPr>
        <w:t xml:space="preserve">count </w:t>
      </w:r>
      <w:r w:rsidR="004D28FB" w:rsidRPr="00B61C9D">
        <w:rPr>
          <w:lang w:val="en-US"/>
        </w:rPr>
        <w:t xml:space="preserve">of edges </w:t>
      </w:r>
      <w:r>
        <w:rPr>
          <w:lang w:val="en-US"/>
        </w:rPr>
        <w:t>connecting the adjacent vertices</w:t>
      </w:r>
      <w:r w:rsidR="004D28FB" w:rsidRPr="00B61C9D">
        <w:rPr>
          <w:lang w:val="en-US"/>
        </w:rPr>
        <w:t xml:space="preserve"> of</w:t>
      </w:r>
      <w:r w:rsidR="00F10FCA">
        <w:rPr>
          <w:lang w:val="en-US"/>
        </w:rPr>
        <w:t xml:space="preserve"> node</w:t>
      </w:r>
      <w:r w:rsidR="004D28FB" w:rsidRPr="00B61C9D">
        <w:rPr>
          <w:lang w:val="en-US"/>
        </w:rPr>
        <w:t xml:space="preserve"> </w:t>
      </w:r>
      <m:oMath>
        <m:r>
          <w:rPr>
            <w:rFonts w:ascii="Cambria Math" w:hAnsi="Cambria Math"/>
            <w:lang w:val="en-US"/>
          </w:rPr>
          <m:t>v</m:t>
        </m:r>
      </m:oMath>
      <w:r w:rsidR="004D28FB" w:rsidRPr="00B61C9D">
        <w:rPr>
          <w:lang w:val="en-US"/>
        </w:rPr>
        <w:t xml:space="preserve">. The clustering coefficient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oMath>
      <w:r w:rsidR="004D28FB" w:rsidRPr="00B61C9D">
        <w:rPr>
          <w:lang w:val="en-US"/>
        </w:rPr>
        <w:t xml:space="preserve"> for the node </w:t>
      </w:r>
      <m:oMath>
        <m:r>
          <w:rPr>
            <w:rFonts w:ascii="Cambria Math" w:hAnsi="Cambria Math"/>
            <w:lang w:val="en-US"/>
          </w:rPr>
          <m:t>v</m:t>
        </m:r>
      </m:oMath>
      <w:r w:rsidR="004D28FB" w:rsidRPr="00B61C9D">
        <w:rPr>
          <w:lang w:val="en-US"/>
        </w:rPr>
        <w:t xml:space="preserve"> </w:t>
      </w:r>
      <w:r>
        <w:rPr>
          <w:lang w:val="en-US"/>
        </w:rPr>
        <w:t xml:space="preserve">can be calculated using the Equation </w:t>
      </w:r>
      <w:r>
        <w:rPr>
          <w:lang w:val="en-US"/>
        </w:rPr>
        <w:fldChar w:fldCharType="begin"/>
      </w:r>
      <w:r>
        <w:rPr>
          <w:lang w:val="en-US"/>
        </w:rPr>
        <w:instrText xml:space="preserve"> REF _Ref147742940 \h </w:instrText>
      </w:r>
      <w:r>
        <w:rPr>
          <w:lang w:val="en-US"/>
        </w:rPr>
      </w:r>
      <w:r>
        <w:rPr>
          <w:lang w:val="en-US"/>
        </w:rPr>
        <w:fldChar w:fldCharType="separate"/>
      </w:r>
      <w:r w:rsidR="00225F01" w:rsidRPr="00225F01">
        <w:rPr>
          <w:noProof/>
          <w:lang w:val="en-US"/>
        </w:rPr>
        <w:t>3</w:t>
      </w:r>
      <w:r w:rsidR="00225F01" w:rsidRPr="00225F01">
        <w:rPr>
          <w:lang w:val="en-US"/>
        </w:rPr>
        <w:noBreakHyphen/>
      </w:r>
      <w:r w:rsidR="00225F01" w:rsidRPr="00225F01">
        <w:rPr>
          <w:noProof/>
          <w:lang w:val="en-US"/>
        </w:rPr>
        <w:t>3</w:t>
      </w:r>
      <w:r>
        <w:rPr>
          <w:lang w:val="en-US"/>
        </w:rPr>
        <w:fldChar w:fldCharType="end"/>
      </w:r>
      <w:r>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E666F1" w14:paraId="4E68B8C6" w14:textId="77777777" w:rsidTr="00CD6270">
        <w:tc>
          <w:tcPr>
            <w:tcW w:w="567" w:type="dxa"/>
          </w:tcPr>
          <w:p w14:paraId="485ECF9D" w14:textId="77777777" w:rsidR="00E666F1" w:rsidRDefault="00E666F1" w:rsidP="00CD6270">
            <w:pPr>
              <w:spacing w:before="100" w:beforeAutospacing="1" w:after="100" w:afterAutospacing="1"/>
              <w:rPr>
                <w:lang w:val="en-US"/>
              </w:rPr>
            </w:pPr>
          </w:p>
        </w:tc>
        <w:tc>
          <w:tcPr>
            <w:tcW w:w="5894" w:type="dxa"/>
            <w:vAlign w:val="center"/>
          </w:tcPr>
          <w:p w14:paraId="784F9346" w14:textId="303C5C3F" w:rsidR="00E666F1" w:rsidRPr="00F855A4" w:rsidRDefault="00000000" w:rsidP="00CD6270">
            <w:pPr>
              <w:spacing w:before="100" w:beforeAutospacing="1" w:after="100" w:afterAutospacing="1"/>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v</m:t>
                        </m:r>
                      </m:sub>
                    </m:sSub>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v</m:t>
                            </m:r>
                          </m:sub>
                        </m:sSub>
                        <m:r>
                          <w:rPr>
                            <w:rFonts w:ascii="Cambria Math" w:hAnsi="Cambria Math"/>
                            <w:lang w:val="en-US"/>
                          </w:rPr>
                          <m:t>-1</m:t>
                        </m:r>
                      </m:e>
                    </m:d>
                  </m:den>
                </m:f>
              </m:oMath>
            </m:oMathPara>
          </w:p>
        </w:tc>
        <w:bookmarkStart w:id="93" w:name="_Ref147742940"/>
        <w:tc>
          <w:tcPr>
            <w:tcW w:w="3285" w:type="dxa"/>
            <w:vAlign w:val="center"/>
          </w:tcPr>
          <w:p w14:paraId="1FD1CB15" w14:textId="78C9090B" w:rsidR="00E666F1" w:rsidRDefault="00000000" w:rsidP="00CD6270">
            <w:pPr>
              <w:spacing w:before="100" w:beforeAutospacing="1" w:after="100" w:afterAutospacing="1"/>
              <w:jc w:val="right"/>
              <w:rPr>
                <w:lang w:val="en-US"/>
              </w:rPr>
            </w:pPr>
            <w:r>
              <w:fldChar w:fldCharType="begin"/>
            </w:r>
            <w:r>
              <w:instrText xml:space="preserve"> STYLEREF 1 \s </w:instrText>
            </w:r>
            <w:r>
              <w:fldChar w:fldCharType="separate"/>
            </w:r>
            <w:r w:rsidR="00225F01">
              <w:rPr>
                <w:noProof/>
              </w:rPr>
              <w:t>3</w:t>
            </w:r>
            <w:r>
              <w:rPr>
                <w:noProof/>
              </w:rPr>
              <w:fldChar w:fldCharType="end"/>
            </w:r>
            <w:r w:rsidR="00E666F1">
              <w:noBreakHyphen/>
            </w:r>
            <w:fldSimple w:instr=" SEQ Equation \* ARABIC \s 1 ">
              <w:r w:rsidR="00225F01">
                <w:rPr>
                  <w:noProof/>
                </w:rPr>
                <w:t>3</w:t>
              </w:r>
            </w:fldSimple>
            <w:bookmarkEnd w:id="93"/>
          </w:p>
        </w:tc>
      </w:tr>
    </w:tbl>
    <w:p w14:paraId="2E2A128F" w14:textId="4EA49208" w:rsidR="004D28FB" w:rsidRPr="00B61C9D" w:rsidRDefault="004D28FB" w:rsidP="004D28FB">
      <w:pPr>
        <w:rPr>
          <w:lang w:val="en-US"/>
        </w:rPr>
      </w:pPr>
      <w:r w:rsidRPr="00B61C9D">
        <w:rPr>
          <w:lang w:val="en-US"/>
        </w:rPr>
        <w:lastRenderedPageBreak/>
        <w:t xml:space="preserve">The average clustering coefficient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avg</m:t>
            </m:r>
          </m:sub>
        </m:sSub>
      </m:oMath>
      <w:r w:rsidRPr="00B61C9D">
        <w:rPr>
          <w:lang w:val="en-US"/>
        </w:rPr>
        <w:t xml:space="preserve"> of the graph is then calculated as</w:t>
      </w:r>
      <w:r w:rsidR="004A6723">
        <w:rPr>
          <w:lang w:val="en-US"/>
        </w:rPr>
        <w:t xml:space="preserve"> stated in Equation </w:t>
      </w:r>
      <w:r w:rsidR="004A6723">
        <w:rPr>
          <w:lang w:val="en-US"/>
        </w:rPr>
        <w:fldChar w:fldCharType="begin"/>
      </w:r>
      <w:r w:rsidR="004A6723">
        <w:rPr>
          <w:lang w:val="en-US"/>
        </w:rPr>
        <w:instrText xml:space="preserve"> REF _Ref147742967 \h </w:instrText>
      </w:r>
      <w:r w:rsidR="004A6723">
        <w:rPr>
          <w:lang w:val="en-US"/>
        </w:rPr>
      </w:r>
      <w:r w:rsidR="004A6723">
        <w:rPr>
          <w:lang w:val="en-US"/>
        </w:rPr>
        <w:fldChar w:fldCharType="separate"/>
      </w:r>
      <w:r w:rsidR="00225F01" w:rsidRPr="00225F01">
        <w:rPr>
          <w:noProof/>
          <w:lang w:val="en-US"/>
        </w:rPr>
        <w:t>3</w:t>
      </w:r>
      <w:r w:rsidR="00225F01" w:rsidRPr="00225F01">
        <w:rPr>
          <w:lang w:val="en-US"/>
        </w:rPr>
        <w:noBreakHyphen/>
      </w:r>
      <w:r w:rsidR="00225F01" w:rsidRPr="00225F01">
        <w:rPr>
          <w:noProof/>
          <w:lang w:val="en-US"/>
        </w:rPr>
        <w:t>4</w:t>
      </w:r>
      <w:r w:rsidR="004A6723">
        <w:rPr>
          <w:lang w:val="en-US"/>
        </w:rPr>
        <w:fldChar w:fldCharType="end"/>
      </w:r>
      <w:r w:rsidR="004A6723">
        <w:rPr>
          <w:lang w:val="en-US"/>
        </w:rPr>
        <w:t xml:space="preserve">, where </w:t>
      </w:r>
      <w:r w:rsidR="004A6723" w:rsidRPr="00B61C9D">
        <w:rPr>
          <w:lang w:val="en-US"/>
        </w:rPr>
        <w:t xml:space="preserve">sum is over all vertices in the graph, and </w:t>
      </w:r>
      <m:oMath>
        <m:r>
          <w:rPr>
            <w:rFonts w:ascii="Cambria Math" w:hAnsi="Cambria Math"/>
            <w:lang w:val="en-US"/>
          </w:rPr>
          <m:t>N</m:t>
        </m:r>
      </m:oMath>
      <w:r w:rsidR="004A6723" w:rsidRPr="00B61C9D">
        <w:rPr>
          <w:lang w:val="en-US"/>
        </w:rPr>
        <w:t xml:space="preserve"> is the total number of vertices </w:t>
      </w:r>
      <w:sdt>
        <w:sdtPr>
          <w:rPr>
            <w:lang w:val="en-US"/>
          </w:rPr>
          <w:id w:val="-1274779443"/>
          <w:citation/>
        </w:sdtPr>
        <w:sdtContent>
          <w:r w:rsidR="004A6723" w:rsidRPr="00B61C9D">
            <w:rPr>
              <w:lang w:val="en-US"/>
            </w:rPr>
            <w:fldChar w:fldCharType="begin"/>
          </w:r>
          <w:r w:rsidR="004A6723" w:rsidRPr="00B61C9D">
            <w:rPr>
              <w:lang w:val="en-US"/>
            </w:rPr>
            <w:instrText xml:space="preserve"> CITATION Cor09 \l 1031 </w:instrText>
          </w:r>
          <w:r w:rsidR="004A6723" w:rsidRPr="00B61C9D">
            <w:rPr>
              <w:lang w:val="en-US"/>
            </w:rPr>
            <w:fldChar w:fldCharType="separate"/>
          </w:r>
          <w:r w:rsidR="00225F01" w:rsidRPr="00225F01">
            <w:rPr>
              <w:noProof/>
              <w:lang w:val="en-US"/>
            </w:rPr>
            <w:t>[54]</w:t>
          </w:r>
          <w:r w:rsidR="004A6723" w:rsidRPr="00B61C9D">
            <w:rPr>
              <w:lang w:val="en-US"/>
            </w:rPr>
            <w:fldChar w:fldCharType="end"/>
          </w:r>
        </w:sdtContent>
      </w:sdt>
      <w:r w:rsidR="004A6723">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E666F1" w14:paraId="29790745" w14:textId="77777777" w:rsidTr="00CD6270">
        <w:tc>
          <w:tcPr>
            <w:tcW w:w="567" w:type="dxa"/>
          </w:tcPr>
          <w:p w14:paraId="15FB18C3" w14:textId="77777777" w:rsidR="00E666F1" w:rsidRDefault="00E666F1" w:rsidP="00CD6270">
            <w:pPr>
              <w:spacing w:before="100" w:beforeAutospacing="1" w:after="100" w:afterAutospacing="1"/>
              <w:rPr>
                <w:lang w:val="en-US"/>
              </w:rPr>
            </w:pPr>
          </w:p>
        </w:tc>
        <w:tc>
          <w:tcPr>
            <w:tcW w:w="5894" w:type="dxa"/>
            <w:vAlign w:val="center"/>
          </w:tcPr>
          <w:p w14:paraId="5CF1C13D" w14:textId="0E564E8E" w:rsidR="00E666F1" w:rsidRPr="00F855A4" w:rsidRDefault="00000000" w:rsidP="00CD6270">
            <w:pPr>
              <w:spacing w:before="100" w:beforeAutospacing="1" w:after="100" w:afterAutospacing="1"/>
              <w:jc w:val="left"/>
              <w:rPr>
                <w:lang w:val="en-US"/>
              </w:rPr>
            </w:pPr>
            <m:oMathPara>
              <m:oMathParaPr>
                <m:jc m:val="left"/>
              </m:oMathPara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avg</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v</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num>
                      <m:den>
                        <m:r>
                          <w:rPr>
                            <w:rFonts w:ascii="Cambria Math" w:hAnsi="Cambria Math"/>
                            <w:lang w:val="en-US"/>
                          </w:rPr>
                          <m:t>N</m:t>
                        </m:r>
                      </m:den>
                    </m:f>
                  </m:e>
                </m:nary>
              </m:oMath>
            </m:oMathPara>
          </w:p>
        </w:tc>
        <w:bookmarkStart w:id="94" w:name="_Ref147742967"/>
        <w:tc>
          <w:tcPr>
            <w:tcW w:w="3285" w:type="dxa"/>
            <w:vAlign w:val="center"/>
          </w:tcPr>
          <w:p w14:paraId="418F172E" w14:textId="6E7C56D0" w:rsidR="00E666F1" w:rsidRDefault="00000000" w:rsidP="00CD6270">
            <w:pPr>
              <w:spacing w:before="100" w:beforeAutospacing="1" w:after="100" w:afterAutospacing="1"/>
              <w:jc w:val="right"/>
              <w:rPr>
                <w:lang w:val="en-US"/>
              </w:rPr>
            </w:pPr>
            <w:r>
              <w:fldChar w:fldCharType="begin"/>
            </w:r>
            <w:r>
              <w:instrText xml:space="preserve"> STYLEREF 1 \s </w:instrText>
            </w:r>
            <w:r>
              <w:fldChar w:fldCharType="separate"/>
            </w:r>
            <w:r w:rsidR="00225F01">
              <w:rPr>
                <w:noProof/>
              </w:rPr>
              <w:t>3</w:t>
            </w:r>
            <w:r>
              <w:rPr>
                <w:noProof/>
              </w:rPr>
              <w:fldChar w:fldCharType="end"/>
            </w:r>
            <w:r w:rsidR="00E666F1">
              <w:noBreakHyphen/>
            </w:r>
            <w:fldSimple w:instr=" SEQ Equation \* ARABIC \s 1 ">
              <w:r w:rsidR="00225F01">
                <w:rPr>
                  <w:noProof/>
                </w:rPr>
                <w:t>4</w:t>
              </w:r>
            </w:fldSimple>
            <w:bookmarkEnd w:id="94"/>
          </w:p>
        </w:tc>
      </w:tr>
    </w:tbl>
    <w:p w14:paraId="26209575" w14:textId="628E22F8" w:rsidR="004D28FB" w:rsidRDefault="004B1BC3" w:rsidP="004D28FB">
      <w:pPr>
        <w:rPr>
          <w:lang w:val="en-US"/>
        </w:rPr>
      </w:pPr>
      <w:r>
        <w:rPr>
          <w:lang w:val="en-US"/>
        </w:rPr>
        <w:t xml:space="preserve">When computing the average clustering coefficient, it is </w:t>
      </w:r>
      <w:r w:rsidR="0059236A">
        <w:rPr>
          <w:lang w:val="en-US"/>
        </w:rPr>
        <w:t>essential</w:t>
      </w:r>
      <w:r>
        <w:rPr>
          <w:lang w:val="en-US"/>
        </w:rPr>
        <w:t xml:space="preserve"> to underline that this metric </w:t>
      </w:r>
      <w:r w:rsidR="0059236A">
        <w:rPr>
          <w:lang w:val="en-US"/>
        </w:rPr>
        <w:t>generally applies only to nodes with</w:t>
      </w:r>
      <w:r>
        <w:rPr>
          <w:lang w:val="en-US"/>
        </w:rPr>
        <w:t xml:space="preserve"> a minimum of two neighbors. This condition arises from the fact that the denominator of the formula used to calculate the clustering coefficient, denoted as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oMath>
      <w:r>
        <w:rPr>
          <w:lang w:val="en-US"/>
        </w:rPr>
        <w:t xml:space="preserve">, would provide a zero value for nodes with less than two neighbors. </w:t>
      </w:r>
      <w:r w:rsidR="0059236A">
        <w:rPr>
          <w:lang w:val="en-US"/>
        </w:rPr>
        <w:t>Calculating</w:t>
      </w:r>
      <w:r w:rsidRPr="004B1BC3">
        <w:rPr>
          <w:lang w:val="en-US"/>
        </w:rPr>
        <w:t xml:space="preserve"> the average clustering coefficient may pose significant processing challenges, </w:t>
      </w:r>
      <w:r w:rsidR="0059236A">
        <w:rPr>
          <w:lang w:val="en-US"/>
        </w:rPr>
        <w:t>main</w:t>
      </w:r>
      <w:r w:rsidRPr="004B1BC3">
        <w:rPr>
          <w:lang w:val="en-US"/>
        </w:rPr>
        <w:t xml:space="preserve">ly when dealing with </w:t>
      </w:r>
      <w:r w:rsidR="0059236A">
        <w:rPr>
          <w:lang w:val="en-US"/>
        </w:rPr>
        <w:t>more extensive</w:t>
      </w:r>
      <w:r w:rsidRPr="004B1BC3">
        <w:rPr>
          <w:lang w:val="en-US"/>
        </w:rPr>
        <w:t xml:space="preserve"> networks.</w:t>
      </w:r>
      <w:r>
        <w:rPr>
          <w:lang w:val="en-US"/>
        </w:rPr>
        <w:t xml:space="preserve"> </w:t>
      </w:r>
      <w:r w:rsidR="004D28FB" w:rsidRPr="00B61C9D">
        <w:rPr>
          <w:lang w:val="en-US"/>
        </w:rPr>
        <w:t xml:space="preserve">Various algorithms have been developed to </w:t>
      </w:r>
      <w:r w:rsidR="0059236A">
        <w:rPr>
          <w:lang w:val="en-US"/>
        </w:rPr>
        <w:t>estimate it more efficiently</w:t>
      </w:r>
      <w:r w:rsidR="004D28FB" w:rsidRPr="00B61C9D">
        <w:rPr>
          <w:lang w:val="en-US"/>
        </w:rPr>
        <w:t xml:space="preserve">, but the computational complexity is generally high due to the need to examine the local neighborhood of each node </w:t>
      </w:r>
      <w:sdt>
        <w:sdtPr>
          <w:rPr>
            <w:lang w:val="en-US"/>
          </w:rPr>
          <w:id w:val="274535446"/>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225F01" w:rsidRPr="00225F01">
            <w:rPr>
              <w:noProof/>
              <w:lang w:val="en-US"/>
            </w:rPr>
            <w:t>[54]</w:t>
          </w:r>
          <w:r w:rsidR="00A01119" w:rsidRPr="00B61C9D">
            <w:rPr>
              <w:lang w:val="en-US"/>
            </w:rPr>
            <w:fldChar w:fldCharType="end"/>
          </w:r>
        </w:sdtContent>
      </w:sdt>
      <w:r w:rsidR="004D28FB" w:rsidRPr="00B61C9D">
        <w:rPr>
          <w:lang w:val="en-US"/>
        </w:rPr>
        <w:t>.</w:t>
      </w:r>
    </w:p>
    <w:p w14:paraId="3A82E2DE" w14:textId="22370C71" w:rsidR="007E0A3C" w:rsidRDefault="007E0A3C" w:rsidP="000B3EEA">
      <w:pPr>
        <w:pStyle w:val="Heading3"/>
        <w:rPr>
          <w:lang w:val="en-US"/>
        </w:rPr>
      </w:pPr>
      <w:bookmarkStart w:id="95" w:name="_Ref147692638"/>
      <w:bookmarkStart w:id="96" w:name="_Toc148382777"/>
      <w:r>
        <w:rPr>
          <w:lang w:val="en-US"/>
        </w:rPr>
        <w:t>Density</w:t>
      </w:r>
      <w:bookmarkEnd w:id="95"/>
      <w:bookmarkEnd w:id="96"/>
    </w:p>
    <w:p w14:paraId="34E50EC9" w14:textId="42E6862B" w:rsidR="007E0A3C" w:rsidRDefault="007E0A3C" w:rsidP="004D28FB">
      <w:pPr>
        <w:rPr>
          <w:lang w:val="en-US"/>
        </w:rPr>
      </w:pPr>
      <w:r>
        <w:rPr>
          <w:lang w:val="en-US"/>
        </w:rPr>
        <w:t>Network density is a metric that serves as a barometer for understanding the proportion of potential connections within a network that have been realized.</w:t>
      </w:r>
    </w:p>
    <w:p w14:paraId="4CD2BF2F" w14:textId="13D36BB4" w:rsidR="007E0A3C" w:rsidRDefault="007E0A3C" w:rsidP="004D28FB">
      <w:pPr>
        <w:rPr>
          <w:lang w:val="en-US"/>
        </w:rPr>
      </w:pPr>
      <w:r>
        <w:rPr>
          <w:lang w:val="en-US"/>
        </w:rPr>
        <w:t>Formally speaking, the density of a network is computed as the ratio of the number of actual edges present over the maximum possible number of edges that the network could have given its vertices</w:t>
      </w:r>
      <w:r w:rsidR="00C2376F">
        <w:rPr>
          <w:lang w:val="en-US"/>
        </w:rPr>
        <w:t xml:space="preserve"> </w:t>
      </w:r>
      <w:sdt>
        <w:sdtPr>
          <w:rPr>
            <w:lang w:val="en-US"/>
          </w:rPr>
          <w:id w:val="-1244635420"/>
          <w:citation/>
        </w:sdtPr>
        <w:sdtContent>
          <w:r w:rsidR="002D08CD">
            <w:rPr>
              <w:lang w:val="en-US"/>
            </w:rPr>
            <w:fldChar w:fldCharType="begin"/>
          </w:r>
          <w:r w:rsidR="002D08CD" w:rsidRPr="002D08CD">
            <w:rPr>
              <w:lang w:val="en-US"/>
            </w:rPr>
            <w:instrText xml:space="preserve"> CITATION New10 \l 1031 </w:instrText>
          </w:r>
          <w:r w:rsidR="002D08CD">
            <w:rPr>
              <w:lang w:val="en-US"/>
            </w:rPr>
            <w:fldChar w:fldCharType="separate"/>
          </w:r>
          <w:r w:rsidR="00225F01" w:rsidRPr="00225F01">
            <w:rPr>
              <w:noProof/>
              <w:lang w:val="en-US"/>
            </w:rPr>
            <w:t>[55]</w:t>
          </w:r>
          <w:r w:rsidR="002D08CD">
            <w:rPr>
              <w:lang w:val="en-US"/>
            </w:rPr>
            <w:fldChar w:fldCharType="end"/>
          </w:r>
        </w:sdtContent>
      </w:sdt>
      <w:r>
        <w:rPr>
          <w:lang w:val="en-US"/>
        </w:rPr>
        <w:t>.</w:t>
      </w:r>
    </w:p>
    <w:p w14:paraId="6FA718E8" w14:textId="28D97BF9" w:rsidR="007E0A3C" w:rsidRDefault="007E0A3C" w:rsidP="004D28FB">
      <w:pPr>
        <w:rPr>
          <w:lang w:val="en-US"/>
        </w:rPr>
      </w:pPr>
      <w:r>
        <w:rPr>
          <w:lang w:val="en-US"/>
        </w:rPr>
        <w:t xml:space="preserve">Considering the previous nomenclature for graph </w:t>
      </w:r>
      <m:oMath>
        <m:r>
          <w:rPr>
            <w:rFonts w:ascii="Cambria Math" w:hAnsi="Cambria Math"/>
            <w:lang w:val="en-US"/>
          </w:rPr>
          <m:t>G</m:t>
        </m:r>
      </m:oMath>
      <w:r>
        <w:rPr>
          <w:lang w:val="en-US"/>
        </w:rPr>
        <w:t xml:space="preserve">, the maximum possible number of edges can be expressed as </w:t>
      </w:r>
      <m:oMath>
        <m:f>
          <m:fPr>
            <m:type m:val="lin"/>
            <m:ctrlPr>
              <w:rPr>
                <w:rFonts w:ascii="Cambria Math" w:hAnsi="Cambria Math"/>
                <w:i/>
                <w:lang w:val="en-U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num>
          <m:den>
            <m:r>
              <w:rPr>
                <w:rFonts w:ascii="Cambria Math" w:hAnsi="Cambria Math"/>
                <w:lang w:val="en-US"/>
              </w:rPr>
              <m:t>2</m:t>
            </m:r>
          </m:den>
        </m:f>
      </m:oMath>
      <w:r>
        <w:rPr>
          <w:lang w:val="en-US"/>
        </w:rPr>
        <w:t xml:space="preserve">. Thus, the density </w:t>
      </w:r>
      <m:oMath>
        <m:r>
          <w:rPr>
            <w:rFonts w:ascii="Cambria Math" w:hAnsi="Cambria Math"/>
            <w:lang w:val="en-US"/>
          </w:rPr>
          <m:t>δ</m:t>
        </m:r>
        <m:d>
          <m:dPr>
            <m:ctrlPr>
              <w:rPr>
                <w:rFonts w:ascii="Cambria Math" w:hAnsi="Cambria Math"/>
                <w:i/>
                <w:lang w:val="en-US"/>
              </w:rPr>
            </m:ctrlPr>
          </m:dPr>
          <m:e>
            <m:r>
              <w:rPr>
                <w:rFonts w:ascii="Cambria Math" w:hAnsi="Cambria Math"/>
                <w:lang w:val="en-US"/>
              </w:rPr>
              <m:t>G</m:t>
            </m:r>
          </m:e>
        </m:d>
      </m:oMath>
      <w:r>
        <w:rPr>
          <w:lang w:val="en-US"/>
        </w:rPr>
        <w:t xml:space="preserve"> can be formalized as in Equation </w:t>
      </w:r>
      <w:r w:rsidR="00C2376F">
        <w:rPr>
          <w:lang w:val="en-US"/>
        </w:rPr>
        <w:fldChar w:fldCharType="begin"/>
      </w:r>
      <w:r w:rsidR="00C2376F">
        <w:rPr>
          <w:lang w:val="en-US"/>
        </w:rPr>
        <w:instrText xml:space="preserve"> REF _Ref147691620 \h </w:instrText>
      </w:r>
      <w:r w:rsidR="00C2376F">
        <w:rPr>
          <w:lang w:val="en-US"/>
        </w:rPr>
      </w:r>
      <w:r w:rsidR="00C2376F">
        <w:rPr>
          <w:lang w:val="en-US"/>
        </w:rPr>
        <w:fldChar w:fldCharType="separate"/>
      </w:r>
      <w:r w:rsidR="00225F01" w:rsidRPr="00225F01">
        <w:rPr>
          <w:noProof/>
          <w:lang w:val="en-US"/>
        </w:rPr>
        <w:t>3</w:t>
      </w:r>
      <w:r w:rsidR="00225F01" w:rsidRPr="00225F01">
        <w:rPr>
          <w:lang w:val="en-US"/>
        </w:rPr>
        <w:noBreakHyphen/>
      </w:r>
      <w:r w:rsidR="00225F01" w:rsidRPr="00225F01">
        <w:rPr>
          <w:noProof/>
          <w:lang w:val="en-US"/>
        </w:rPr>
        <w:t>5</w:t>
      </w:r>
      <w:r w:rsidR="00C2376F">
        <w:rPr>
          <w:lang w:val="en-US"/>
        </w:rPr>
        <w:fldChar w:fldCharType="end"/>
      </w:r>
      <w:r w:rsidR="002D08CD">
        <w:rPr>
          <w:lang w:val="en-US"/>
        </w:rPr>
        <w:t xml:space="preserve"> </w:t>
      </w:r>
      <w:sdt>
        <w:sdtPr>
          <w:rPr>
            <w:lang w:val="en-US"/>
          </w:rPr>
          <w:id w:val="-508757497"/>
          <w:citation/>
        </w:sdtPr>
        <w:sdtContent>
          <w:r w:rsidR="002D08CD">
            <w:rPr>
              <w:lang w:val="en-US"/>
            </w:rPr>
            <w:fldChar w:fldCharType="begin"/>
          </w:r>
          <w:r w:rsidR="002D08CD" w:rsidRPr="002D08CD">
            <w:rPr>
              <w:lang w:val="en-US"/>
            </w:rPr>
            <w:instrText xml:space="preserve"> CITATION Ham20 \l 1031 </w:instrText>
          </w:r>
          <w:r w:rsidR="002D08CD">
            <w:rPr>
              <w:lang w:val="en-US"/>
            </w:rPr>
            <w:fldChar w:fldCharType="separate"/>
          </w:r>
          <w:r w:rsidR="00225F01" w:rsidRPr="00225F01">
            <w:rPr>
              <w:noProof/>
              <w:lang w:val="en-US"/>
            </w:rPr>
            <w:t>[56]</w:t>
          </w:r>
          <w:r w:rsidR="002D08CD">
            <w:rPr>
              <w:lang w:val="en-US"/>
            </w:rPr>
            <w:fldChar w:fldCharType="end"/>
          </w:r>
        </w:sdtContent>
      </w:sdt>
      <w:r>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7E0A3C" w14:paraId="26FAED33" w14:textId="77777777" w:rsidTr="002C20BC">
        <w:tc>
          <w:tcPr>
            <w:tcW w:w="567" w:type="dxa"/>
          </w:tcPr>
          <w:p w14:paraId="00754405" w14:textId="77777777" w:rsidR="007E0A3C" w:rsidRDefault="007E0A3C" w:rsidP="002C20BC">
            <w:pPr>
              <w:spacing w:before="100" w:beforeAutospacing="1" w:after="100" w:afterAutospacing="1"/>
              <w:rPr>
                <w:lang w:val="en-US"/>
              </w:rPr>
            </w:pPr>
          </w:p>
        </w:tc>
        <w:tc>
          <w:tcPr>
            <w:tcW w:w="5894" w:type="dxa"/>
            <w:vAlign w:val="center"/>
          </w:tcPr>
          <w:p w14:paraId="2DBF2499" w14:textId="054CD4B6" w:rsidR="007E0A3C" w:rsidRPr="00F855A4" w:rsidRDefault="007E0A3C" w:rsidP="002C20BC">
            <w:pPr>
              <w:spacing w:before="100" w:beforeAutospacing="1" w:after="100" w:afterAutospacing="1"/>
              <w:jc w:val="left"/>
              <w:rPr>
                <w:lang w:val="en-US"/>
              </w:rPr>
            </w:pPr>
            <m:oMathPara>
              <m:oMathParaPr>
                <m:jc m:val="left"/>
              </m:oMathParaPr>
              <m:oMath>
                <m:r>
                  <w:rPr>
                    <w:rFonts w:ascii="Cambria Math" w:hAnsi="Cambria Math"/>
                    <w:lang w:val="en-US"/>
                  </w:rPr>
                  <m:t>δ</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
                  <m:fPr>
                    <m:ctrlPr>
                      <w:rPr>
                        <w:rFonts w:ascii="Cambria Math" w:hAnsi="Cambria Math"/>
                        <w:i/>
                        <w:lang w:val="en-US"/>
                      </w:rPr>
                    </m:ctrlPr>
                  </m:fPr>
                  <m:num>
                    <m:r>
                      <w:rPr>
                        <w:rFonts w:ascii="Cambria Math" w:hAnsi="Cambria Math"/>
                        <w:lang w:val="en-US"/>
                      </w:rPr>
                      <m:t>2∙M</m:t>
                    </m:r>
                  </m:num>
                  <m:den>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den>
                </m:f>
              </m:oMath>
            </m:oMathPara>
          </w:p>
        </w:tc>
        <w:bookmarkStart w:id="97" w:name="_Ref147691620"/>
        <w:tc>
          <w:tcPr>
            <w:tcW w:w="3285" w:type="dxa"/>
            <w:vAlign w:val="center"/>
          </w:tcPr>
          <w:p w14:paraId="18EBBE94" w14:textId="01A4ED8E" w:rsidR="007E0A3C" w:rsidRDefault="007E0A3C" w:rsidP="002C20BC">
            <w:pPr>
              <w:spacing w:before="100" w:beforeAutospacing="1" w:after="100" w:afterAutospacing="1"/>
              <w:jc w:val="right"/>
              <w:rPr>
                <w:lang w:val="en-US"/>
              </w:rPr>
            </w:pPr>
            <w:r>
              <w:fldChar w:fldCharType="begin"/>
            </w:r>
            <w:r>
              <w:instrText xml:space="preserve"> STYLEREF 1 \s </w:instrText>
            </w:r>
            <w:r>
              <w:fldChar w:fldCharType="separate"/>
            </w:r>
            <w:r w:rsidR="00225F01">
              <w:rPr>
                <w:noProof/>
              </w:rPr>
              <w:t>3</w:t>
            </w:r>
            <w:r>
              <w:rPr>
                <w:noProof/>
              </w:rPr>
              <w:fldChar w:fldCharType="end"/>
            </w:r>
            <w:r>
              <w:noBreakHyphen/>
            </w:r>
            <w:fldSimple w:instr=" SEQ Equation \* ARABIC \s 1 ">
              <w:r w:rsidR="00225F01">
                <w:rPr>
                  <w:noProof/>
                </w:rPr>
                <w:t>5</w:t>
              </w:r>
            </w:fldSimple>
            <w:bookmarkEnd w:id="97"/>
          </w:p>
        </w:tc>
      </w:tr>
    </w:tbl>
    <w:p w14:paraId="4E344B25" w14:textId="360D12C0" w:rsidR="007E0A3C" w:rsidRDefault="00C2376F" w:rsidP="004D28FB">
      <w:pPr>
        <w:rPr>
          <w:lang w:val="en-US"/>
        </w:rPr>
      </w:pPr>
      <w:r>
        <w:rPr>
          <w:lang w:val="en-US"/>
        </w:rPr>
        <w:t>For a fully connected graph, the density will be 1, whereas a graph devoid of edges will have a density of 0</w:t>
      </w:r>
      <w:r w:rsidR="002D08CD">
        <w:rPr>
          <w:lang w:val="en-US"/>
        </w:rPr>
        <w:t xml:space="preserve"> </w:t>
      </w:r>
      <w:sdt>
        <w:sdtPr>
          <w:rPr>
            <w:lang w:val="en-US"/>
          </w:rPr>
          <w:id w:val="-817875142"/>
          <w:citation/>
        </w:sdtPr>
        <w:sdtContent>
          <w:r w:rsidR="002D08CD">
            <w:rPr>
              <w:lang w:val="en-US"/>
            </w:rPr>
            <w:fldChar w:fldCharType="begin"/>
          </w:r>
          <w:r w:rsidR="002D08CD" w:rsidRPr="002D08CD">
            <w:rPr>
              <w:lang w:val="en-US"/>
            </w:rPr>
            <w:instrText xml:space="preserve"> CITATION Spo18 \l 1031 </w:instrText>
          </w:r>
          <w:r w:rsidR="002D08CD">
            <w:rPr>
              <w:lang w:val="en-US"/>
            </w:rPr>
            <w:fldChar w:fldCharType="separate"/>
          </w:r>
          <w:r w:rsidR="00225F01" w:rsidRPr="00225F01">
            <w:rPr>
              <w:noProof/>
              <w:lang w:val="en-US"/>
            </w:rPr>
            <w:t>[57]</w:t>
          </w:r>
          <w:r w:rsidR="002D08CD">
            <w:rPr>
              <w:lang w:val="en-US"/>
            </w:rPr>
            <w:fldChar w:fldCharType="end"/>
          </w:r>
        </w:sdtContent>
      </w:sdt>
      <w:r>
        <w:rPr>
          <w:lang w:val="en-US"/>
        </w:rPr>
        <w:t>.</w:t>
      </w:r>
    </w:p>
    <w:p w14:paraId="57826479" w14:textId="4A5A7D7B" w:rsidR="00C2376F" w:rsidRDefault="00C2376F" w:rsidP="004D28FB">
      <w:pPr>
        <w:rPr>
          <w:lang w:val="en-US"/>
        </w:rPr>
      </w:pPr>
      <w:r>
        <w:rPr>
          <w:lang w:val="en-US"/>
        </w:rPr>
        <w:t xml:space="preserve">The density of a network provides intuitive insights into its interconnectedness. A denser network </w:t>
      </w:r>
      <w:r w:rsidR="0059236A">
        <w:rPr>
          <w:lang w:val="en-US"/>
        </w:rPr>
        <w:t>signifies</w:t>
      </w:r>
      <w:r>
        <w:rPr>
          <w:lang w:val="en-US"/>
        </w:rPr>
        <w:t xml:space="preserve"> a more robust connection and possibly greater redundancy. Conversely, a sparser network might indicate modules or clusters and potential bottlenecks.</w:t>
      </w:r>
    </w:p>
    <w:p w14:paraId="0ED55D17" w14:textId="73C8698E" w:rsidR="00C2376F" w:rsidRPr="00B61C9D" w:rsidRDefault="00C2376F" w:rsidP="004D28FB">
      <w:pPr>
        <w:rPr>
          <w:lang w:val="en-US"/>
        </w:rPr>
      </w:pPr>
      <w:r>
        <w:rPr>
          <w:lang w:val="en-US"/>
        </w:rPr>
        <w:t>As for the other metrics, the computational effort for large netwo</w:t>
      </w:r>
      <w:r w:rsidR="0059236A">
        <w:rPr>
          <w:lang w:val="en-US"/>
        </w:rPr>
        <w:t>r</w:t>
      </w:r>
      <w:r>
        <w:rPr>
          <w:lang w:val="en-US"/>
        </w:rPr>
        <w:t>ks can be a challenge. This has spurred a suite of algorithms and approximations</w:t>
      </w:r>
      <w:r w:rsidR="002D08CD">
        <w:rPr>
          <w:lang w:val="en-US"/>
        </w:rPr>
        <w:t xml:space="preserve"> </w:t>
      </w:r>
      <w:sdt>
        <w:sdtPr>
          <w:rPr>
            <w:lang w:val="en-US"/>
          </w:rPr>
          <w:id w:val="-1166020503"/>
          <w:citation/>
        </w:sdtPr>
        <w:sdtContent>
          <w:r w:rsidR="002D08CD">
            <w:rPr>
              <w:lang w:val="en-US"/>
            </w:rPr>
            <w:fldChar w:fldCharType="begin"/>
          </w:r>
          <w:r w:rsidR="002D08CD">
            <w:instrText xml:space="preserve"> CITATION Mat20 \l 1031 </w:instrText>
          </w:r>
          <w:r w:rsidR="002D08CD">
            <w:rPr>
              <w:lang w:val="en-US"/>
            </w:rPr>
            <w:fldChar w:fldCharType="separate"/>
          </w:r>
          <w:r w:rsidR="00225F01" w:rsidRPr="00225F01">
            <w:rPr>
              <w:noProof/>
            </w:rPr>
            <w:t>[58]</w:t>
          </w:r>
          <w:r w:rsidR="002D08CD">
            <w:rPr>
              <w:lang w:val="en-US"/>
            </w:rPr>
            <w:fldChar w:fldCharType="end"/>
          </w:r>
        </w:sdtContent>
      </w:sdt>
      <w:r>
        <w:rPr>
          <w:lang w:val="en-US"/>
        </w:rPr>
        <w:t>.</w:t>
      </w:r>
    </w:p>
    <w:p w14:paraId="6707957D" w14:textId="05288290" w:rsidR="005B5030" w:rsidRPr="00B61C9D" w:rsidRDefault="005B5030" w:rsidP="005B5030">
      <w:pPr>
        <w:pStyle w:val="Heading2"/>
        <w:rPr>
          <w:lang w:val="en-US"/>
        </w:rPr>
      </w:pPr>
      <w:bookmarkStart w:id="98" w:name="_Ref147431946"/>
      <w:bookmarkStart w:id="99" w:name="_Toc148382778"/>
      <w:r w:rsidRPr="00B61C9D">
        <w:rPr>
          <w:lang w:val="en-US"/>
        </w:rPr>
        <w:lastRenderedPageBreak/>
        <w:t>Genetic Algorithm</w:t>
      </w:r>
      <w:r w:rsidR="00A141C9">
        <w:rPr>
          <w:rStyle w:val="FootnoteReference"/>
          <w:lang w:val="en-US"/>
        </w:rPr>
        <w:footnoteReference w:id="2"/>
      </w:r>
      <w:bookmarkEnd w:id="98"/>
      <w:bookmarkEnd w:id="99"/>
    </w:p>
    <w:p w14:paraId="14DDEFBF" w14:textId="4B110297" w:rsidR="00B7423C" w:rsidRDefault="00B7423C" w:rsidP="00B7423C">
      <w:pPr>
        <w:rPr>
          <w:lang w:val="en-US"/>
        </w:rPr>
      </w:pPr>
      <w:r w:rsidRPr="00411854">
        <w:rPr>
          <w:lang w:val="en-US"/>
        </w:rPr>
        <w:t>Genetic Algorithms (GAs) are a family of search and optimization techniques inspired by the concept of natural selection</w:t>
      </w:r>
      <w:r>
        <w:rPr>
          <w:lang w:val="en-US"/>
        </w:rPr>
        <w:t xml:space="preserve"> </w:t>
      </w:r>
      <w:sdt>
        <w:sdtPr>
          <w:rPr>
            <w:lang w:val="en-US"/>
          </w:rPr>
          <w:id w:val="-1232073016"/>
          <w:citation/>
        </w:sdtPr>
        <w:sdtContent>
          <w:r>
            <w:rPr>
              <w:lang w:val="en-US"/>
            </w:rPr>
            <w:fldChar w:fldCharType="begin"/>
          </w:r>
          <w:r w:rsidRPr="00CF6BF8">
            <w:rPr>
              <w:lang w:val="en-US"/>
            </w:rPr>
            <w:instrText xml:space="preserve"> CITATION Hol92 \l 1031 </w:instrText>
          </w:r>
          <w:r>
            <w:rPr>
              <w:lang w:val="en-US"/>
            </w:rPr>
            <w:fldChar w:fldCharType="separate"/>
          </w:r>
          <w:r w:rsidR="00225F01" w:rsidRPr="00225F01">
            <w:rPr>
              <w:noProof/>
              <w:lang w:val="en-US"/>
            </w:rPr>
            <w:t>[59]</w:t>
          </w:r>
          <w:r>
            <w:rPr>
              <w:lang w:val="en-US"/>
            </w:rPr>
            <w:fldChar w:fldCharType="end"/>
          </w:r>
        </w:sdtContent>
      </w:sdt>
      <w:r w:rsidRPr="00CF6BF8">
        <w:rPr>
          <w:lang w:val="en-US"/>
        </w:rPr>
        <w:t xml:space="preserve">. </w:t>
      </w:r>
      <w:r w:rsidRPr="00411854">
        <w:rPr>
          <w:lang w:val="en-US"/>
        </w:rPr>
        <w:t xml:space="preserve">Throughout time, </w:t>
      </w:r>
      <w:r>
        <w:rPr>
          <w:lang w:val="en-US"/>
        </w:rPr>
        <w:t>GAs</w:t>
      </w:r>
      <w:r w:rsidRPr="00411854">
        <w:rPr>
          <w:lang w:val="en-US"/>
        </w:rPr>
        <w:t xml:space="preserve"> have been effectively </w:t>
      </w:r>
      <w:r>
        <w:rPr>
          <w:lang w:val="en-US"/>
        </w:rPr>
        <w:t>used</w:t>
      </w:r>
      <w:r w:rsidRPr="00411854">
        <w:rPr>
          <w:lang w:val="en-US"/>
        </w:rPr>
        <w:t xml:space="preserve"> to resolve a</w:t>
      </w:r>
      <w:r>
        <w:rPr>
          <w:lang w:val="en-US"/>
        </w:rPr>
        <w:t xml:space="preserve"> vast</w:t>
      </w:r>
      <w:r w:rsidRPr="00411854">
        <w:rPr>
          <w:lang w:val="en-US"/>
        </w:rPr>
        <w:t xml:space="preserve"> variety of </w:t>
      </w:r>
      <w:r>
        <w:rPr>
          <w:lang w:val="en-US"/>
        </w:rPr>
        <w:t>engineering</w:t>
      </w:r>
      <w:r w:rsidRPr="00411854">
        <w:rPr>
          <w:lang w:val="en-US"/>
        </w:rPr>
        <w:t xml:space="preserve"> challenges, covering function optimization, machine learning, and scheduling, as cited in reference</w:t>
      </w:r>
      <w:r>
        <w:rPr>
          <w:lang w:val="en-US"/>
        </w:rPr>
        <w:t xml:space="preserve"> </w:t>
      </w:r>
      <w:sdt>
        <w:sdtPr>
          <w:rPr>
            <w:lang w:val="en-US"/>
          </w:rPr>
          <w:id w:val="-1911223217"/>
          <w:citation/>
        </w:sdtPr>
        <w:sdtContent>
          <w:r>
            <w:rPr>
              <w:lang w:val="en-US"/>
            </w:rPr>
            <w:fldChar w:fldCharType="begin"/>
          </w:r>
          <w:r w:rsidRPr="00CF6BF8">
            <w:rPr>
              <w:lang w:val="en-US"/>
            </w:rPr>
            <w:instrText xml:space="preserve"> CITATION Gol89 \l 1031 </w:instrText>
          </w:r>
          <w:r>
            <w:rPr>
              <w:lang w:val="en-US"/>
            </w:rPr>
            <w:fldChar w:fldCharType="separate"/>
          </w:r>
          <w:r w:rsidR="00225F01" w:rsidRPr="00225F01">
            <w:rPr>
              <w:noProof/>
              <w:lang w:val="en-US"/>
            </w:rPr>
            <w:t>[60]</w:t>
          </w:r>
          <w:r>
            <w:rPr>
              <w:lang w:val="en-US"/>
            </w:rPr>
            <w:fldChar w:fldCharType="end"/>
          </w:r>
        </w:sdtContent>
      </w:sdt>
      <w:r w:rsidRPr="00CF6BF8">
        <w:rPr>
          <w:lang w:val="en-US"/>
        </w:rPr>
        <w:t xml:space="preserve">. </w:t>
      </w:r>
      <w:r w:rsidRPr="00411854">
        <w:rPr>
          <w:lang w:val="en-US"/>
        </w:rPr>
        <w:t>This section provides a comprehensive overview of Genetic Algorithms, addressing their theoretical basis, elements, and variants. It also points out the positive and negative aspects of GAs</w:t>
      </w:r>
      <w:r w:rsidRPr="00CF6BF8">
        <w:rPr>
          <w:lang w:val="en-US"/>
        </w:rPr>
        <w:t>.</w:t>
      </w:r>
      <w:r>
        <w:rPr>
          <w:lang w:val="en-US"/>
        </w:rPr>
        <w:t xml:space="preserve"> </w:t>
      </w:r>
    </w:p>
    <w:p w14:paraId="21433C91" w14:textId="06D3682F" w:rsidR="00B7423C" w:rsidRPr="00BB7A9D" w:rsidRDefault="00B7423C" w:rsidP="00B7423C">
      <w:pPr>
        <w:rPr>
          <w:lang w:val="en-US"/>
        </w:rPr>
      </w:pPr>
      <w:r w:rsidRPr="00411854">
        <w:rPr>
          <w:lang w:val="en-US"/>
        </w:rPr>
        <w:t xml:space="preserve">The theoretical </w:t>
      </w:r>
      <w:r>
        <w:rPr>
          <w:lang w:val="en-US"/>
        </w:rPr>
        <w:t>inspiration</w:t>
      </w:r>
      <w:r w:rsidRPr="00411854">
        <w:rPr>
          <w:lang w:val="en-US"/>
        </w:rPr>
        <w:t xml:space="preserve"> of </w:t>
      </w:r>
      <w:r>
        <w:rPr>
          <w:lang w:val="en-US"/>
        </w:rPr>
        <w:t xml:space="preserve">GAs </w:t>
      </w:r>
      <w:r w:rsidRPr="00411854">
        <w:rPr>
          <w:lang w:val="en-US"/>
        </w:rPr>
        <w:t xml:space="preserve">is based on the fundamental principles of biological evolution. </w:t>
      </w:r>
      <w:r w:rsidR="005951D4" w:rsidRPr="005951D4">
        <w:rPr>
          <w:lang w:val="en-US"/>
        </w:rPr>
        <w:t>Darwin</w:t>
      </w:r>
      <w:r w:rsidR="0059236A">
        <w:rPr>
          <w:lang w:val="en-US"/>
        </w:rPr>
        <w:t>'</w:t>
      </w:r>
      <w:r w:rsidR="005951D4" w:rsidRPr="005951D4">
        <w:rPr>
          <w:lang w:val="en-US"/>
        </w:rPr>
        <w:t>s theory of evolution posits that individuals with superior physical fitness are selected for reproductive purposes, transmitting their advantageous traits to subsequent generations. Over a temporal duration, this phenomen</w:t>
      </w:r>
      <w:r w:rsidR="0059236A">
        <w:rPr>
          <w:lang w:val="en-US"/>
        </w:rPr>
        <w:t>on</w:t>
      </w:r>
      <w:r w:rsidR="005951D4" w:rsidRPr="005951D4">
        <w:rPr>
          <w:lang w:val="en-US"/>
        </w:rPr>
        <w:t xml:space="preserve"> leads to the adaptation of species to their environment, thereby increasing their probability of survival.</w:t>
      </w:r>
    </w:p>
    <w:p w14:paraId="18581226" w14:textId="2A284D65" w:rsidR="005B5030" w:rsidRPr="00B61C9D" w:rsidRDefault="00B7423C" w:rsidP="005B5030">
      <w:pPr>
        <w:rPr>
          <w:lang w:val="en-US"/>
        </w:rPr>
      </w:pPr>
      <w:r>
        <w:rPr>
          <w:lang w:val="en-US"/>
        </w:rPr>
        <w:t xml:space="preserve">In GAs, a population consists of a set of potential solutions, each referred to as </w:t>
      </w:r>
      <w:r w:rsidR="0059236A">
        <w:rPr>
          <w:lang w:val="en-US"/>
        </w:rPr>
        <w:t>individuals</w:t>
      </w:r>
      <w:r>
        <w:rPr>
          <w:lang w:val="en-US"/>
        </w:rPr>
        <w:t xml:space="preserve">. Genetic operators such as selection, crossover, and mutation are applied to this population. There operators simulate an evolutionary process that occurs over multiple generations </w:t>
      </w:r>
      <w:sdt>
        <w:sdtPr>
          <w:rPr>
            <w:lang w:val="en-US"/>
          </w:rPr>
          <w:id w:val="-285818205"/>
          <w:citation/>
        </w:sdtPr>
        <w:sdtContent>
          <w:r>
            <w:rPr>
              <w:lang w:val="en-US"/>
            </w:rPr>
            <w:fldChar w:fldCharType="begin"/>
          </w:r>
          <w:r w:rsidRPr="00BB7A9D">
            <w:rPr>
              <w:lang w:val="en-US"/>
            </w:rPr>
            <w:instrText xml:space="preserve"> CITATION Hol92 \l 1031 </w:instrText>
          </w:r>
          <w:r>
            <w:rPr>
              <w:lang w:val="en-US"/>
            </w:rPr>
            <w:fldChar w:fldCharType="separate"/>
          </w:r>
          <w:r w:rsidR="00225F01" w:rsidRPr="00225F01">
            <w:rPr>
              <w:noProof/>
              <w:lang w:val="en-US"/>
            </w:rPr>
            <w:t>[59]</w:t>
          </w:r>
          <w:r>
            <w:rPr>
              <w:lang w:val="en-US"/>
            </w:rPr>
            <w:fldChar w:fldCharType="end"/>
          </w:r>
        </w:sdtContent>
      </w:sdt>
      <w:r w:rsidRPr="00BB7A9D">
        <w:rPr>
          <w:lang w:val="en-US"/>
        </w:rPr>
        <w:t xml:space="preserve">. </w:t>
      </w:r>
      <w:r w:rsidRPr="00411854">
        <w:rPr>
          <w:lang w:val="en-US"/>
        </w:rPr>
        <w:t xml:space="preserve">The iterative nature of GAs enables efficient </w:t>
      </w:r>
      <w:r>
        <w:rPr>
          <w:lang w:val="en-US"/>
        </w:rPr>
        <w:t>search space exploration a</w:t>
      </w:r>
      <w:r w:rsidRPr="00411854">
        <w:rPr>
          <w:lang w:val="en-US"/>
        </w:rPr>
        <w:t>nd convergence to optimal or near-optimal solutions</w:t>
      </w:r>
      <w:r>
        <w:rPr>
          <w:lang w:val="en-US"/>
        </w:rPr>
        <w:t xml:space="preserve"> </w:t>
      </w:r>
      <w:sdt>
        <w:sdtPr>
          <w:rPr>
            <w:lang w:val="en-US"/>
          </w:rPr>
          <w:id w:val="2114553339"/>
          <w:citation/>
        </w:sdtPr>
        <w:sdtContent>
          <w:r>
            <w:rPr>
              <w:lang w:val="en-US"/>
            </w:rPr>
            <w:fldChar w:fldCharType="begin"/>
          </w:r>
          <w:r w:rsidRPr="00BB7A9D">
            <w:rPr>
              <w:lang w:val="en-US"/>
            </w:rPr>
            <w:instrText xml:space="preserve"> CITATION DeJ75 \l 1031 </w:instrText>
          </w:r>
          <w:r>
            <w:rPr>
              <w:lang w:val="en-US"/>
            </w:rPr>
            <w:fldChar w:fldCharType="separate"/>
          </w:r>
          <w:r w:rsidR="00225F01" w:rsidRPr="00225F01">
            <w:rPr>
              <w:noProof/>
              <w:lang w:val="en-US"/>
            </w:rPr>
            <w:t>[61]</w:t>
          </w:r>
          <w:r>
            <w:rPr>
              <w:lang w:val="en-US"/>
            </w:rPr>
            <w:fldChar w:fldCharType="end"/>
          </w:r>
        </w:sdtContent>
      </w:sdt>
      <w:r w:rsidRPr="00BB7A9D">
        <w:rPr>
          <w:lang w:val="en-US"/>
        </w:rPr>
        <w:t>.</w:t>
      </w:r>
    </w:p>
    <w:p w14:paraId="05A75FAC" w14:textId="743137C9" w:rsidR="005B5030" w:rsidRPr="00B61C9D" w:rsidRDefault="00C31486" w:rsidP="005B5030">
      <w:pPr>
        <w:pStyle w:val="Heading3"/>
        <w:rPr>
          <w:lang w:val="en-US"/>
        </w:rPr>
      </w:pPr>
      <w:bookmarkStart w:id="100" w:name="_Toc148382779"/>
      <w:r>
        <w:rPr>
          <w:lang w:val="en-US"/>
        </w:rPr>
        <w:t>Algorithm components</w:t>
      </w:r>
      <w:bookmarkEnd w:id="100"/>
    </w:p>
    <w:p w14:paraId="60AFE060" w14:textId="4526B7B7" w:rsidR="00B7423C" w:rsidRDefault="00B7423C" w:rsidP="00B7423C">
      <w:pPr>
        <w:rPr>
          <w:lang w:val="en-US"/>
        </w:rPr>
      </w:pPr>
      <w:r w:rsidRPr="00EE5BE9">
        <w:rPr>
          <w:b/>
          <w:lang w:val="en-US"/>
        </w:rPr>
        <w:t>Representation</w:t>
      </w:r>
      <w:r w:rsidRPr="00756532">
        <w:rPr>
          <w:lang w:val="en-US"/>
        </w:rPr>
        <w:t xml:space="preserve"> </w:t>
      </w:r>
      <w:r w:rsidRPr="00B22A7C">
        <w:rPr>
          <w:lang w:val="en-US"/>
        </w:rPr>
        <w:t xml:space="preserve">is an </w:t>
      </w:r>
      <w:r>
        <w:rPr>
          <w:lang w:val="en-US"/>
        </w:rPr>
        <w:t>essential</w:t>
      </w:r>
      <w:r w:rsidRPr="00B22A7C">
        <w:rPr>
          <w:lang w:val="en-US"/>
        </w:rPr>
        <w:t xml:space="preserve"> component of Genetic Algorithms, as it defines how potential solutions are encoded for the manipulation within the algorithm. The format that is used the most often is the binary string, where each possible answer is represented as a series of binary digits (0s and 1s)</w:t>
      </w:r>
      <w:r>
        <w:rPr>
          <w:lang w:val="en-US"/>
        </w:rPr>
        <w:t xml:space="preserve"> </w:t>
      </w:r>
      <w:sdt>
        <w:sdtPr>
          <w:rPr>
            <w:lang w:val="en-US"/>
          </w:rPr>
          <w:id w:val="-1888559915"/>
          <w:citation/>
        </w:sdtPr>
        <w:sdtContent>
          <w:r>
            <w:rPr>
              <w:lang w:val="en-US"/>
            </w:rPr>
            <w:fldChar w:fldCharType="begin"/>
          </w:r>
          <w:r w:rsidRPr="00756532">
            <w:rPr>
              <w:lang w:val="en-US"/>
            </w:rPr>
            <w:instrText xml:space="preserve"> CITATION Hol92 \l 1031 </w:instrText>
          </w:r>
          <w:r>
            <w:rPr>
              <w:lang w:val="en-US"/>
            </w:rPr>
            <w:fldChar w:fldCharType="separate"/>
          </w:r>
          <w:r w:rsidR="00225F01" w:rsidRPr="00225F01">
            <w:rPr>
              <w:noProof/>
              <w:lang w:val="en-US"/>
            </w:rPr>
            <w:t>[59]</w:t>
          </w:r>
          <w:r>
            <w:rPr>
              <w:lang w:val="en-US"/>
            </w:rPr>
            <w:fldChar w:fldCharType="end"/>
          </w:r>
        </w:sdtContent>
      </w:sdt>
      <w:r w:rsidRPr="00756532">
        <w:rPr>
          <w:lang w:val="en-US"/>
        </w:rPr>
        <w:t xml:space="preserve">. </w:t>
      </w:r>
      <w:r w:rsidRPr="00B22A7C">
        <w:rPr>
          <w:lang w:val="en-US"/>
        </w:rPr>
        <w:t xml:space="preserve">According </w:t>
      </w:r>
      <w:r>
        <w:rPr>
          <w:lang w:val="en-US"/>
        </w:rPr>
        <w:t>to</w:t>
      </w:r>
      <w:r w:rsidRPr="00B22A7C">
        <w:rPr>
          <w:lang w:val="en-US"/>
        </w:rPr>
        <w:t xml:space="preserve"> the nature of the issue, different representations, such as real-valued vectors, integers, and permutations, may also be utilized</w:t>
      </w:r>
      <w:r>
        <w:rPr>
          <w:lang w:val="en-US"/>
        </w:rPr>
        <w:t xml:space="preserve"> </w:t>
      </w:r>
      <w:sdt>
        <w:sdtPr>
          <w:rPr>
            <w:lang w:val="en-US"/>
          </w:rPr>
          <w:id w:val="1221710861"/>
          <w:citation/>
        </w:sdtPr>
        <w:sdtContent>
          <w:r>
            <w:rPr>
              <w:lang w:val="en-US"/>
            </w:rPr>
            <w:fldChar w:fldCharType="begin"/>
          </w:r>
          <w:r w:rsidRPr="00756532">
            <w:rPr>
              <w:lang w:val="en-US"/>
            </w:rPr>
            <w:instrText xml:space="preserve"> CITATION Gol89 \l 1031 </w:instrText>
          </w:r>
          <w:r>
            <w:rPr>
              <w:lang w:val="en-US"/>
            </w:rPr>
            <w:fldChar w:fldCharType="separate"/>
          </w:r>
          <w:r w:rsidR="00225F01" w:rsidRPr="00225F01">
            <w:rPr>
              <w:noProof/>
              <w:lang w:val="en-US"/>
            </w:rPr>
            <w:t>[60]</w:t>
          </w:r>
          <w:r>
            <w:rPr>
              <w:lang w:val="en-US"/>
            </w:rPr>
            <w:fldChar w:fldCharType="end"/>
          </w:r>
        </w:sdtContent>
      </w:sdt>
      <w:r>
        <w:rPr>
          <w:lang w:val="en-US"/>
        </w:rPr>
        <w:t>.</w:t>
      </w:r>
    </w:p>
    <w:p w14:paraId="563FB18B" w14:textId="139387CC" w:rsidR="00B7423C" w:rsidRDefault="00B7423C" w:rsidP="00B7423C">
      <w:pPr>
        <w:rPr>
          <w:lang w:val="en-US"/>
        </w:rPr>
      </w:pPr>
      <w:r w:rsidRPr="00035ED4">
        <w:rPr>
          <w:lang w:val="en-US"/>
        </w:rPr>
        <w:t xml:space="preserve">An </w:t>
      </w:r>
      <w:r w:rsidRPr="00035ED4">
        <w:rPr>
          <w:b/>
          <w:lang w:val="en-US"/>
        </w:rPr>
        <w:t>initial population</w:t>
      </w:r>
      <w:r w:rsidRPr="00035ED4">
        <w:rPr>
          <w:lang w:val="en-US"/>
        </w:rPr>
        <w:t xml:space="preserve"> of potential solutions is created during the startup phase</w:t>
      </w:r>
      <w:r>
        <w:rPr>
          <w:lang w:val="en-US"/>
        </w:rPr>
        <w:t xml:space="preserve"> (cf.</w:t>
      </w:r>
      <w:r w:rsidR="00D621DD">
        <w:rPr>
          <w:lang w:val="en-US"/>
        </w:rPr>
        <w:t xml:space="preserve"> </w:t>
      </w:r>
      <w:r w:rsidR="00D621DD">
        <w:rPr>
          <w:lang w:val="en-US"/>
        </w:rPr>
        <w:fldChar w:fldCharType="begin"/>
      </w:r>
      <w:r w:rsidR="00D621DD">
        <w:rPr>
          <w:lang w:val="en-US"/>
        </w:rPr>
        <w:instrText xml:space="preserve"> REF _Ref140480538 \h  \* MERGEFORMAT </w:instrText>
      </w:r>
      <w:r w:rsidR="00D621DD">
        <w:rPr>
          <w:lang w:val="en-US"/>
        </w:rPr>
      </w:r>
      <w:r w:rsidR="00D621DD">
        <w:rPr>
          <w:lang w:val="en-US"/>
        </w:rPr>
        <w:fldChar w:fldCharType="separate"/>
      </w:r>
      <w:r w:rsidR="00225F01" w:rsidRPr="00225F01">
        <w:rPr>
          <w:lang w:val="en-US"/>
        </w:rPr>
        <w:t>Figure 1</w:t>
      </w:r>
      <w:r w:rsidR="00D621DD">
        <w:rPr>
          <w:lang w:val="en-US"/>
        </w:rPr>
        <w:fldChar w:fldCharType="end"/>
      </w:r>
      <w:r>
        <w:rPr>
          <w:lang w:val="en-US"/>
        </w:rPr>
        <w:t>)</w:t>
      </w:r>
      <w:r w:rsidRPr="00035ED4">
        <w:rPr>
          <w:lang w:val="en-US"/>
        </w:rPr>
        <w:t>. Both random and domain-specific information may be used to create this population</w:t>
      </w:r>
      <w:r>
        <w:rPr>
          <w:lang w:val="en-US"/>
        </w:rPr>
        <w:t xml:space="preserve"> </w:t>
      </w:r>
      <w:sdt>
        <w:sdtPr>
          <w:rPr>
            <w:lang w:val="en-US"/>
          </w:rPr>
          <w:id w:val="-47071582"/>
          <w:citation/>
        </w:sdtPr>
        <w:sdtContent>
          <w:r>
            <w:rPr>
              <w:lang w:val="en-US"/>
            </w:rPr>
            <w:fldChar w:fldCharType="begin"/>
          </w:r>
          <w:r w:rsidRPr="00756532">
            <w:rPr>
              <w:lang w:val="en-US"/>
            </w:rPr>
            <w:instrText xml:space="preserve"> CITATION Mit98 \l 1031 </w:instrText>
          </w:r>
          <w:r>
            <w:rPr>
              <w:lang w:val="en-US"/>
            </w:rPr>
            <w:fldChar w:fldCharType="separate"/>
          </w:r>
          <w:r w:rsidR="00225F01" w:rsidRPr="00225F01">
            <w:rPr>
              <w:noProof/>
              <w:lang w:val="en-US"/>
            </w:rPr>
            <w:t>[62]</w:t>
          </w:r>
          <w:r>
            <w:rPr>
              <w:lang w:val="en-US"/>
            </w:rPr>
            <w:fldChar w:fldCharType="end"/>
          </w:r>
        </w:sdtContent>
      </w:sdt>
      <w:r w:rsidRPr="00756532">
        <w:rPr>
          <w:lang w:val="en-US"/>
        </w:rPr>
        <w:t xml:space="preserve">. </w:t>
      </w:r>
      <w:r w:rsidRPr="00035ED4">
        <w:rPr>
          <w:lang w:val="en-US"/>
        </w:rPr>
        <w:t>The choice of population size is based on the complexity of the issue at hand and the preferred ratio of exploitation to exploration</w:t>
      </w:r>
      <w:r>
        <w:rPr>
          <w:lang w:val="en-US"/>
        </w:rPr>
        <w:t xml:space="preserve"> </w:t>
      </w:r>
      <w:sdt>
        <w:sdtPr>
          <w:rPr>
            <w:lang w:val="en-US"/>
          </w:rPr>
          <w:id w:val="704914535"/>
          <w:citation/>
        </w:sdtPr>
        <w:sdtContent>
          <w:r>
            <w:rPr>
              <w:lang w:val="en-US"/>
            </w:rPr>
            <w:fldChar w:fldCharType="begin"/>
          </w:r>
          <w:r w:rsidRPr="00756532">
            <w:rPr>
              <w:lang w:val="en-US"/>
            </w:rPr>
            <w:instrText xml:space="preserve"> CITATION Eib03 \l 1031 </w:instrText>
          </w:r>
          <w:r>
            <w:rPr>
              <w:lang w:val="en-US"/>
            </w:rPr>
            <w:fldChar w:fldCharType="separate"/>
          </w:r>
          <w:r w:rsidR="00225F01" w:rsidRPr="00225F01">
            <w:rPr>
              <w:noProof/>
              <w:lang w:val="en-US"/>
            </w:rPr>
            <w:t>[63]</w:t>
          </w:r>
          <w:r>
            <w:rPr>
              <w:lang w:val="en-US"/>
            </w:rPr>
            <w:fldChar w:fldCharType="end"/>
          </w:r>
        </w:sdtContent>
      </w:sdt>
      <w:r w:rsidRPr="00756532">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621DD" w14:paraId="7A45AF9D" w14:textId="77777777" w:rsidTr="00D621DD">
        <w:trPr>
          <w:jc w:val="center"/>
        </w:trPr>
        <w:tc>
          <w:tcPr>
            <w:tcW w:w="9854" w:type="dxa"/>
            <w:vAlign w:val="center"/>
          </w:tcPr>
          <w:p w14:paraId="13FA095B" w14:textId="483F3B8C" w:rsidR="00D621DD" w:rsidRDefault="00D621DD" w:rsidP="00B326CA">
            <w:pPr>
              <w:keepNext/>
              <w:keepLines/>
              <w:spacing w:before="100" w:beforeAutospacing="1" w:after="100" w:afterAutospacing="1"/>
              <w:jc w:val="center"/>
              <w:rPr>
                <w:lang w:val="en-US"/>
              </w:rPr>
            </w:pPr>
            <w:r w:rsidRPr="002C5870">
              <w:rPr>
                <w:noProof/>
                <w:lang w:val="en-US"/>
              </w:rPr>
              <w:lastRenderedPageBreak/>
              <w:drawing>
                <wp:inline distT="0" distB="0" distL="0" distR="0" wp14:anchorId="3CDC49FE" wp14:editId="6A0F70D5">
                  <wp:extent cx="2501798" cy="22149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358" t="8446" r="995" b="2799"/>
                          <a:stretch/>
                        </pic:blipFill>
                        <pic:spPr bwMode="auto">
                          <a:xfrm>
                            <a:off x="0" y="0"/>
                            <a:ext cx="2511913" cy="2223858"/>
                          </a:xfrm>
                          <a:prstGeom prst="rect">
                            <a:avLst/>
                          </a:prstGeom>
                          <a:ln>
                            <a:noFill/>
                          </a:ln>
                          <a:extLst>
                            <a:ext uri="{53640926-AAD7-44D8-BBD7-CCE9431645EC}">
                              <a14:shadowObscured xmlns:a14="http://schemas.microsoft.com/office/drawing/2010/main"/>
                            </a:ext>
                          </a:extLst>
                        </pic:spPr>
                      </pic:pic>
                    </a:graphicData>
                  </a:graphic>
                </wp:inline>
              </w:drawing>
            </w:r>
          </w:p>
        </w:tc>
      </w:tr>
      <w:tr w:rsidR="00D621DD" w:rsidRPr="00070A50" w14:paraId="65F6E752" w14:textId="77777777" w:rsidTr="00D621DD">
        <w:trPr>
          <w:jc w:val="center"/>
        </w:trPr>
        <w:tc>
          <w:tcPr>
            <w:tcW w:w="9854" w:type="dxa"/>
            <w:vAlign w:val="center"/>
          </w:tcPr>
          <w:p w14:paraId="5E6F1148" w14:textId="5918065E" w:rsidR="00D621DD" w:rsidRPr="00D621DD" w:rsidRDefault="00D621DD" w:rsidP="00B326CA">
            <w:pPr>
              <w:pStyle w:val="Caption"/>
              <w:keepNext/>
              <w:keepLines/>
              <w:spacing w:before="100" w:beforeAutospacing="1" w:after="100" w:afterAutospacing="1"/>
              <w:jc w:val="center"/>
              <w:rPr>
                <w:sz w:val="16"/>
                <w:szCs w:val="16"/>
                <w:lang w:val="en-US"/>
              </w:rPr>
            </w:pPr>
            <w:bookmarkStart w:id="101" w:name="_Ref140480538"/>
            <w:bookmarkStart w:id="102" w:name="_Toc148382800"/>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225F01">
              <w:rPr>
                <w:noProof/>
                <w:sz w:val="16"/>
                <w:szCs w:val="16"/>
                <w:lang w:val="en-US"/>
              </w:rPr>
              <w:t>1</w:t>
            </w:r>
            <w:r w:rsidRPr="00B62CF9">
              <w:rPr>
                <w:sz w:val="16"/>
                <w:szCs w:val="16"/>
                <w:lang w:val="en-US"/>
              </w:rPr>
              <w:fldChar w:fldCharType="end"/>
            </w:r>
            <w:bookmarkEnd w:id="101"/>
            <w:r w:rsidRPr="00B62CF9">
              <w:rPr>
                <w:sz w:val="16"/>
                <w:szCs w:val="16"/>
                <w:lang w:val="en-US"/>
              </w:rPr>
              <w:t xml:space="preserve">: </w:t>
            </w:r>
            <w:r>
              <w:rPr>
                <w:sz w:val="16"/>
                <w:szCs w:val="16"/>
                <w:lang w:val="en-US"/>
              </w:rPr>
              <w:t>Initial population on Wave function</w:t>
            </w:r>
            <w:bookmarkEnd w:id="102"/>
          </w:p>
        </w:tc>
      </w:tr>
    </w:tbl>
    <w:p w14:paraId="2D3FBBFC" w14:textId="77777777" w:rsidR="00D621DD" w:rsidRDefault="00D621DD" w:rsidP="00B7423C">
      <w:pPr>
        <w:rPr>
          <w:lang w:val="en-US"/>
        </w:rPr>
      </w:pPr>
    </w:p>
    <w:p w14:paraId="14F60393" w14:textId="6CDA193E" w:rsidR="00B7423C" w:rsidRDefault="00B7423C" w:rsidP="00B7423C">
      <w:pPr>
        <w:rPr>
          <w:lang w:val="en-US"/>
        </w:rPr>
      </w:pPr>
      <w:r>
        <w:rPr>
          <w:lang w:val="en-US"/>
        </w:rPr>
        <w:t>T</w:t>
      </w:r>
      <w:r w:rsidRPr="00035ED4">
        <w:rPr>
          <w:lang w:val="en-US"/>
        </w:rPr>
        <w:t xml:space="preserve">he </w:t>
      </w:r>
      <w:r w:rsidRPr="00035ED4">
        <w:rPr>
          <w:b/>
          <w:lang w:val="en-US"/>
        </w:rPr>
        <w:t>fitness function</w:t>
      </w:r>
      <w:r w:rsidRPr="00035ED4">
        <w:rPr>
          <w:lang w:val="en-US"/>
        </w:rPr>
        <w:t xml:space="preserve"> </w:t>
      </w:r>
      <w:r>
        <w:rPr>
          <w:lang w:val="en-US"/>
        </w:rPr>
        <w:t>is a way to measure the</w:t>
      </w:r>
      <w:r w:rsidRPr="00035ED4">
        <w:rPr>
          <w:lang w:val="en-US"/>
        </w:rPr>
        <w:t xml:space="preserve"> </w:t>
      </w:r>
      <w:r w:rsidR="0059236A">
        <w:rPr>
          <w:lang w:val="en-US"/>
        </w:rPr>
        <w:t>"</w:t>
      </w:r>
      <w:r w:rsidRPr="00035ED4">
        <w:rPr>
          <w:lang w:val="en-US"/>
        </w:rPr>
        <w:t>quality</w:t>
      </w:r>
      <w:r w:rsidR="0059236A">
        <w:rPr>
          <w:lang w:val="en-US"/>
        </w:rPr>
        <w:t>"</w:t>
      </w:r>
      <w:r>
        <w:rPr>
          <w:lang w:val="en-US"/>
        </w:rPr>
        <w:t xml:space="preserve"> of each individual in the population</w:t>
      </w:r>
      <w:r w:rsidRPr="00035ED4">
        <w:rPr>
          <w:lang w:val="en-US"/>
        </w:rPr>
        <w:t>. It acts as a gauge of how effectively the solution fulfills both the objectives and the constraints of the challenge</w:t>
      </w:r>
      <w:r w:rsidRPr="00756532">
        <w:rPr>
          <w:lang w:val="en-US"/>
        </w:rPr>
        <w:t xml:space="preserve"> </w:t>
      </w:r>
      <w:sdt>
        <w:sdtPr>
          <w:rPr>
            <w:lang w:val="en-US"/>
          </w:rPr>
          <w:id w:val="-1323436092"/>
          <w:citation/>
        </w:sdtPr>
        <w:sdtContent>
          <w:r>
            <w:rPr>
              <w:lang w:val="en-US"/>
            </w:rPr>
            <w:fldChar w:fldCharType="begin"/>
          </w:r>
          <w:r w:rsidRPr="00F63448">
            <w:rPr>
              <w:lang w:val="en-US"/>
            </w:rPr>
            <w:instrText xml:space="preserve"> CITATION Hol92 \l 1031 </w:instrText>
          </w:r>
          <w:r>
            <w:rPr>
              <w:lang w:val="en-US"/>
            </w:rPr>
            <w:fldChar w:fldCharType="separate"/>
          </w:r>
          <w:r w:rsidR="00225F01" w:rsidRPr="00225F01">
            <w:rPr>
              <w:noProof/>
              <w:lang w:val="en-US"/>
            </w:rPr>
            <w:t>[59]</w:t>
          </w:r>
          <w:r>
            <w:rPr>
              <w:lang w:val="en-US"/>
            </w:rPr>
            <w:fldChar w:fldCharType="end"/>
          </w:r>
        </w:sdtContent>
      </w:sdt>
      <w:r w:rsidRPr="00756532">
        <w:rPr>
          <w:lang w:val="en-US"/>
        </w:rPr>
        <w:t xml:space="preserve">. </w:t>
      </w:r>
      <w:r w:rsidRPr="00035ED4">
        <w:rPr>
          <w:lang w:val="en-US"/>
        </w:rPr>
        <w:t xml:space="preserve">The fitness function must </w:t>
      </w:r>
      <w:r w:rsidR="0059236A">
        <w:rPr>
          <w:lang w:val="en-US"/>
        </w:rPr>
        <w:t>represent the intended result and</w:t>
      </w:r>
      <w:r>
        <w:rPr>
          <w:lang w:val="en-US"/>
        </w:rPr>
        <w:t>irect t</w:t>
      </w:r>
      <w:r w:rsidRPr="00035ED4">
        <w:rPr>
          <w:lang w:val="en-US"/>
        </w:rPr>
        <w:t>he search for the best solutions</w:t>
      </w:r>
      <w:r>
        <w:rPr>
          <w:lang w:val="en-US"/>
        </w:rPr>
        <w:t xml:space="preserve"> </w:t>
      </w:r>
      <w:sdt>
        <w:sdtPr>
          <w:rPr>
            <w:lang w:val="en-US"/>
          </w:rPr>
          <w:id w:val="-1310630016"/>
          <w:citation/>
        </w:sdtPr>
        <w:sdtContent>
          <w:r>
            <w:rPr>
              <w:lang w:val="en-US"/>
            </w:rPr>
            <w:fldChar w:fldCharType="begin"/>
          </w:r>
          <w:r w:rsidRPr="00F63448">
            <w:rPr>
              <w:lang w:val="en-US"/>
            </w:rPr>
            <w:instrText xml:space="preserve"> CITATION Deb01 \l 1031 </w:instrText>
          </w:r>
          <w:r>
            <w:rPr>
              <w:lang w:val="en-US"/>
            </w:rPr>
            <w:fldChar w:fldCharType="separate"/>
          </w:r>
          <w:r w:rsidR="00225F01" w:rsidRPr="00225F01">
            <w:rPr>
              <w:noProof/>
              <w:lang w:val="en-US"/>
            </w:rPr>
            <w:t>[64]</w:t>
          </w:r>
          <w:r>
            <w:rPr>
              <w:lang w:val="en-US"/>
            </w:rPr>
            <w:fldChar w:fldCharType="end"/>
          </w:r>
        </w:sdtContent>
      </w:sdt>
      <w:r w:rsidRPr="00756532">
        <w:rPr>
          <w:lang w:val="en-US"/>
        </w:rPr>
        <w:t>.</w:t>
      </w:r>
    </w:p>
    <w:p w14:paraId="3CF3ECD1" w14:textId="59D93F5A" w:rsidR="00B7423C" w:rsidRDefault="00B7423C" w:rsidP="00B7423C">
      <w:pPr>
        <w:rPr>
          <w:lang w:val="en-US"/>
        </w:rPr>
      </w:pPr>
      <w:r>
        <w:rPr>
          <w:b/>
          <w:lang w:val="en-US"/>
        </w:rPr>
        <w:t>S</w:t>
      </w:r>
      <w:r w:rsidRPr="004E1875">
        <w:rPr>
          <w:b/>
          <w:lang w:val="en-US"/>
        </w:rPr>
        <w:t>election</w:t>
      </w:r>
      <w:r w:rsidRPr="004E1875">
        <w:rPr>
          <w:lang w:val="en-US"/>
        </w:rPr>
        <w:t xml:space="preserve"> is the process of </w:t>
      </w:r>
      <w:r>
        <w:rPr>
          <w:lang w:val="en-US"/>
        </w:rPr>
        <w:t>choosing</w:t>
      </w:r>
      <w:r w:rsidRPr="004E1875">
        <w:rPr>
          <w:lang w:val="en-US"/>
        </w:rPr>
        <w:t xml:space="preserve"> individuals from the present population to engage in reproduction</w:t>
      </w:r>
      <w:r>
        <w:rPr>
          <w:lang w:val="en-US"/>
        </w:rPr>
        <w:t xml:space="preserve"> </w:t>
      </w:r>
      <w:r w:rsidRPr="004E1875">
        <w:rPr>
          <w:lang w:val="en-US"/>
        </w:rPr>
        <w:t xml:space="preserve">to have the population </w:t>
      </w:r>
      <w:r>
        <w:rPr>
          <w:lang w:val="en-US"/>
        </w:rPr>
        <w:t>aggregate</w:t>
      </w:r>
      <w:r w:rsidRPr="004E1875">
        <w:rPr>
          <w:lang w:val="en-US"/>
        </w:rPr>
        <w:t xml:space="preserve"> around an ideal solution</w:t>
      </w:r>
      <w:r>
        <w:rPr>
          <w:lang w:val="en-US"/>
        </w:rPr>
        <w:t xml:space="preserve"> (cf. </w:t>
      </w:r>
      <w:r w:rsidR="00D621DD">
        <w:rPr>
          <w:lang w:val="en-US"/>
        </w:rPr>
        <w:fldChar w:fldCharType="begin"/>
      </w:r>
      <w:r w:rsidR="00D621DD">
        <w:rPr>
          <w:lang w:val="en-US"/>
        </w:rPr>
        <w:instrText xml:space="preserve"> REF _Ref140480575 \h  \* MERGEFORMAT </w:instrText>
      </w:r>
      <w:r w:rsidR="00D621DD">
        <w:rPr>
          <w:lang w:val="en-US"/>
        </w:rPr>
      </w:r>
      <w:r w:rsidR="00D621DD">
        <w:rPr>
          <w:lang w:val="en-US"/>
        </w:rPr>
        <w:fldChar w:fldCharType="separate"/>
      </w:r>
      <w:r w:rsidR="00225F01" w:rsidRPr="00225F01">
        <w:rPr>
          <w:lang w:val="en-US"/>
        </w:rPr>
        <w:t>Figure 2</w:t>
      </w:r>
      <w:r w:rsidR="00D621DD">
        <w:rPr>
          <w:lang w:val="en-US"/>
        </w:rPr>
        <w:fldChar w:fldCharType="end"/>
      </w:r>
      <w:r>
        <w:rPr>
          <w:lang w:val="en-US"/>
        </w:rPr>
        <w:t>)</w:t>
      </w:r>
      <w:r w:rsidRPr="004E1875">
        <w:rPr>
          <w:lang w:val="en-US"/>
        </w:rPr>
        <w:t xml:space="preserve">. This mechanism </w:t>
      </w:r>
      <w:r w:rsidR="0059236A">
        <w:rPr>
          <w:lang w:val="en-US"/>
        </w:rPr>
        <w:t>prefers</w:t>
      </w:r>
      <w:r w:rsidRPr="004E1875">
        <w:rPr>
          <w:lang w:val="en-US"/>
        </w:rPr>
        <w:t xml:space="preserve"> those with greater </w:t>
      </w:r>
      <w:r w:rsidR="0059236A">
        <w:rPr>
          <w:lang w:val="en-US"/>
        </w:rPr>
        <w:t>fitness level</w:t>
      </w:r>
      <w:r w:rsidRPr="004E1875">
        <w:rPr>
          <w:lang w:val="en-US"/>
        </w:rPr>
        <w:t xml:space="preserve">s, which </w:t>
      </w:r>
      <w:r w:rsidR="005951D4">
        <w:rPr>
          <w:lang w:val="en-US"/>
        </w:rPr>
        <w:t>mimes t</w:t>
      </w:r>
      <w:r w:rsidRPr="004E1875">
        <w:rPr>
          <w:lang w:val="en-US"/>
        </w:rPr>
        <w:t xml:space="preserve">he concept of </w:t>
      </w:r>
      <w:r w:rsidR="0059236A">
        <w:rPr>
          <w:lang w:val="en-US"/>
        </w:rPr>
        <w:t>"</w:t>
      </w:r>
      <w:r w:rsidRPr="004E1875">
        <w:rPr>
          <w:lang w:val="en-US"/>
        </w:rPr>
        <w:t>survival of the fittest</w:t>
      </w:r>
      <w:r w:rsidR="0059236A">
        <w:rPr>
          <w:lang w:val="en-US"/>
        </w:rPr>
        <w:t>"</w:t>
      </w:r>
      <w:r>
        <w:rPr>
          <w:lang w:val="en-US"/>
        </w:rPr>
        <w:t xml:space="preserve"> </w:t>
      </w:r>
      <w:sdt>
        <w:sdtPr>
          <w:rPr>
            <w:lang w:val="en-US"/>
          </w:rPr>
          <w:id w:val="1048187125"/>
          <w:citation/>
        </w:sdtPr>
        <w:sdtContent>
          <w:r>
            <w:rPr>
              <w:lang w:val="en-US"/>
            </w:rPr>
            <w:fldChar w:fldCharType="begin"/>
          </w:r>
          <w:r w:rsidRPr="00EE5BE9">
            <w:rPr>
              <w:lang w:val="en-US"/>
            </w:rPr>
            <w:instrText xml:space="preserve"> CITATION Hol92 \l 1031 </w:instrText>
          </w:r>
          <w:r>
            <w:rPr>
              <w:lang w:val="en-US"/>
            </w:rPr>
            <w:fldChar w:fldCharType="separate"/>
          </w:r>
          <w:r w:rsidR="00225F01" w:rsidRPr="00225F01">
            <w:rPr>
              <w:noProof/>
              <w:lang w:val="en-US"/>
            </w:rPr>
            <w:t>[59]</w:t>
          </w:r>
          <w:r>
            <w:rPr>
              <w:lang w:val="en-US"/>
            </w:rPr>
            <w:fldChar w:fldCharType="end"/>
          </w:r>
        </w:sdtContent>
      </w:sdt>
      <w:r w:rsidRPr="00EE5BE9">
        <w:rPr>
          <w:lang w:val="en-US"/>
        </w:rPr>
        <w:t xml:space="preserve">. </w:t>
      </w:r>
      <w:r>
        <w:rPr>
          <w:lang w:val="en-US"/>
        </w:rPr>
        <w:t xml:space="preserve">Numerous selection methods have been </w:t>
      </w:r>
      <w:r w:rsidR="005951D4">
        <w:rPr>
          <w:lang w:val="en-US"/>
        </w:rPr>
        <w:t>proposed</w:t>
      </w:r>
      <w:r>
        <w:rPr>
          <w:lang w:val="en-US"/>
        </w:rPr>
        <w:t xml:space="preserve"> in the literature, including</w:t>
      </w:r>
      <w:r w:rsidRPr="00EE5BE9">
        <w:rPr>
          <w:lang w:val="en-US"/>
        </w:rPr>
        <w:t xml:space="preserve"> proportional selection</w:t>
      </w:r>
      <w:r>
        <w:rPr>
          <w:lang w:val="en-US"/>
        </w:rPr>
        <w:t xml:space="preserve"> </w:t>
      </w:r>
      <w:sdt>
        <w:sdtPr>
          <w:rPr>
            <w:lang w:val="en-US"/>
          </w:rPr>
          <w:id w:val="-683746196"/>
          <w:citation/>
        </w:sdtPr>
        <w:sdtContent>
          <w:r>
            <w:rPr>
              <w:lang w:val="en-US"/>
            </w:rPr>
            <w:fldChar w:fldCharType="begin"/>
          </w:r>
          <w:r w:rsidRPr="00EE5BE9">
            <w:rPr>
              <w:lang w:val="en-US"/>
            </w:rPr>
            <w:instrText xml:space="preserve"> CITATION Gol89 \l 1031 </w:instrText>
          </w:r>
          <w:r>
            <w:rPr>
              <w:lang w:val="en-US"/>
            </w:rPr>
            <w:fldChar w:fldCharType="separate"/>
          </w:r>
          <w:r w:rsidR="00225F01" w:rsidRPr="00225F01">
            <w:rPr>
              <w:noProof/>
              <w:lang w:val="en-US"/>
            </w:rPr>
            <w:t>[60]</w:t>
          </w:r>
          <w:r>
            <w:rPr>
              <w:lang w:val="en-US"/>
            </w:rPr>
            <w:fldChar w:fldCharType="end"/>
          </w:r>
        </w:sdtContent>
      </w:sdt>
      <w:r w:rsidRPr="00EE5BE9">
        <w:rPr>
          <w:lang w:val="en-US"/>
        </w:rPr>
        <w:t>, tournament selection</w:t>
      </w:r>
      <w:r>
        <w:rPr>
          <w:lang w:val="en-US"/>
        </w:rPr>
        <w:t xml:space="preserve"> </w:t>
      </w:r>
      <w:sdt>
        <w:sdtPr>
          <w:rPr>
            <w:lang w:val="en-US"/>
          </w:rPr>
          <w:id w:val="1923057426"/>
          <w:citation/>
        </w:sdtPr>
        <w:sdtContent>
          <w:r>
            <w:rPr>
              <w:lang w:val="en-US"/>
            </w:rPr>
            <w:fldChar w:fldCharType="begin"/>
          </w:r>
          <w:r w:rsidRPr="00EE5BE9">
            <w:rPr>
              <w:lang w:val="en-US"/>
            </w:rPr>
            <w:instrText xml:space="preserve"> CITATION Mil95 \l 1031 </w:instrText>
          </w:r>
          <w:r>
            <w:rPr>
              <w:lang w:val="en-US"/>
            </w:rPr>
            <w:fldChar w:fldCharType="separate"/>
          </w:r>
          <w:r w:rsidR="00225F01" w:rsidRPr="00225F01">
            <w:rPr>
              <w:noProof/>
              <w:lang w:val="en-US"/>
            </w:rPr>
            <w:t>[65]</w:t>
          </w:r>
          <w:r>
            <w:rPr>
              <w:lang w:val="en-US"/>
            </w:rPr>
            <w:fldChar w:fldCharType="end"/>
          </w:r>
        </w:sdtContent>
      </w:sdt>
      <w:r w:rsidRPr="00EE5BE9">
        <w:rPr>
          <w:lang w:val="en-US"/>
        </w:rPr>
        <w:t>, and ranking-based selection</w:t>
      </w:r>
      <w:r>
        <w:rPr>
          <w:lang w:val="en-US"/>
        </w:rPr>
        <w:t xml:space="preserve"> </w:t>
      </w:r>
      <w:sdt>
        <w:sdtPr>
          <w:rPr>
            <w:lang w:val="en-US"/>
          </w:rPr>
          <w:id w:val="-2139249448"/>
          <w:citation/>
        </w:sdtPr>
        <w:sdtContent>
          <w:r>
            <w:rPr>
              <w:lang w:val="en-US"/>
            </w:rPr>
            <w:fldChar w:fldCharType="begin"/>
          </w:r>
          <w:r w:rsidRPr="00EE5BE9">
            <w:rPr>
              <w:lang w:val="en-US"/>
            </w:rPr>
            <w:instrText xml:space="preserve"> CITATION Bak85 \l 1031 </w:instrText>
          </w:r>
          <w:r>
            <w:rPr>
              <w:lang w:val="en-US"/>
            </w:rPr>
            <w:fldChar w:fldCharType="separate"/>
          </w:r>
          <w:r w:rsidR="00225F01" w:rsidRPr="00225F01">
            <w:rPr>
              <w:noProof/>
              <w:lang w:val="en-US"/>
            </w:rPr>
            <w:t>[66]</w:t>
          </w:r>
          <w:r>
            <w:rPr>
              <w:lang w:val="en-US"/>
            </w:rPr>
            <w:fldChar w:fldCharType="end"/>
          </w:r>
        </w:sdtContent>
      </w:sdt>
      <w:r w:rsidRPr="00EE5BE9">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621DD" w14:paraId="3551E3D9" w14:textId="77777777" w:rsidTr="00D621DD">
        <w:tc>
          <w:tcPr>
            <w:tcW w:w="9854" w:type="dxa"/>
            <w:vAlign w:val="center"/>
          </w:tcPr>
          <w:p w14:paraId="2DD73D28" w14:textId="2FAE33EF" w:rsidR="00D621DD" w:rsidRDefault="00D621DD" w:rsidP="00B326CA">
            <w:pPr>
              <w:keepNext/>
              <w:keepLines/>
              <w:spacing w:before="100" w:beforeAutospacing="1" w:after="100" w:afterAutospacing="1"/>
              <w:jc w:val="center"/>
              <w:rPr>
                <w:lang w:val="en-US"/>
              </w:rPr>
            </w:pPr>
            <w:r w:rsidRPr="006D0EFF">
              <w:rPr>
                <w:noProof/>
                <w:lang w:val="en-US"/>
              </w:rPr>
              <w:drawing>
                <wp:inline distT="0" distB="0" distL="0" distR="0" wp14:anchorId="490B1CAF" wp14:editId="4A5853A5">
                  <wp:extent cx="2504305" cy="221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09" t="12190" r="1167" b="3068"/>
                          <a:stretch/>
                        </pic:blipFill>
                        <pic:spPr bwMode="auto">
                          <a:xfrm>
                            <a:off x="0" y="0"/>
                            <a:ext cx="2504305" cy="2214000"/>
                          </a:xfrm>
                          <a:prstGeom prst="rect">
                            <a:avLst/>
                          </a:prstGeom>
                          <a:ln>
                            <a:noFill/>
                          </a:ln>
                          <a:extLst>
                            <a:ext uri="{53640926-AAD7-44D8-BBD7-CCE9431645EC}">
                              <a14:shadowObscured xmlns:a14="http://schemas.microsoft.com/office/drawing/2010/main"/>
                            </a:ext>
                          </a:extLst>
                        </pic:spPr>
                      </pic:pic>
                    </a:graphicData>
                  </a:graphic>
                </wp:inline>
              </w:drawing>
            </w:r>
          </w:p>
        </w:tc>
      </w:tr>
      <w:tr w:rsidR="00D621DD" w:rsidRPr="00070A50" w14:paraId="66BCCA8A" w14:textId="77777777" w:rsidTr="00D621DD">
        <w:tc>
          <w:tcPr>
            <w:tcW w:w="9854" w:type="dxa"/>
            <w:vAlign w:val="center"/>
          </w:tcPr>
          <w:p w14:paraId="219EDE24" w14:textId="6A728D11" w:rsidR="00D621DD" w:rsidRPr="00D621DD" w:rsidRDefault="00D621DD" w:rsidP="00B326CA">
            <w:pPr>
              <w:pStyle w:val="Caption"/>
              <w:keepNext/>
              <w:keepLines/>
              <w:spacing w:before="100" w:beforeAutospacing="1" w:after="100" w:afterAutospacing="1"/>
              <w:jc w:val="center"/>
              <w:rPr>
                <w:sz w:val="16"/>
                <w:szCs w:val="16"/>
                <w:lang w:val="en-US"/>
              </w:rPr>
            </w:pPr>
            <w:bookmarkStart w:id="103" w:name="_Ref140480575"/>
            <w:bookmarkStart w:id="104" w:name="_Toc148382801"/>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225F01">
              <w:rPr>
                <w:noProof/>
                <w:sz w:val="16"/>
                <w:szCs w:val="16"/>
                <w:lang w:val="en-US"/>
              </w:rPr>
              <w:t>2</w:t>
            </w:r>
            <w:r w:rsidRPr="00B62CF9">
              <w:rPr>
                <w:sz w:val="16"/>
                <w:szCs w:val="16"/>
                <w:lang w:val="en-US"/>
              </w:rPr>
              <w:fldChar w:fldCharType="end"/>
            </w:r>
            <w:bookmarkEnd w:id="103"/>
            <w:r w:rsidRPr="00B62CF9">
              <w:rPr>
                <w:sz w:val="16"/>
                <w:szCs w:val="16"/>
                <w:lang w:val="en-US"/>
              </w:rPr>
              <w:t xml:space="preserve">: </w:t>
            </w:r>
            <w:r>
              <w:rPr>
                <w:sz w:val="16"/>
                <w:szCs w:val="16"/>
                <w:lang w:val="en-US"/>
              </w:rPr>
              <w:t xml:space="preserve">Selected individuals from the initial population (cf. </w:t>
            </w:r>
            <w:r>
              <w:rPr>
                <w:sz w:val="16"/>
                <w:szCs w:val="16"/>
                <w:lang w:val="en-US"/>
              </w:rPr>
              <w:fldChar w:fldCharType="begin"/>
            </w:r>
            <w:r>
              <w:rPr>
                <w:sz w:val="16"/>
                <w:szCs w:val="16"/>
                <w:lang w:val="en-US"/>
              </w:rPr>
              <w:instrText xml:space="preserve"> REF _Ref140480538 \h </w:instrText>
            </w:r>
            <w:r>
              <w:rPr>
                <w:sz w:val="16"/>
                <w:szCs w:val="16"/>
                <w:lang w:val="en-US"/>
              </w:rPr>
            </w:r>
            <w:r>
              <w:rPr>
                <w:sz w:val="16"/>
                <w:szCs w:val="16"/>
                <w:lang w:val="en-US"/>
              </w:rPr>
              <w:fldChar w:fldCharType="separate"/>
            </w:r>
            <w:r w:rsidR="00225F01" w:rsidRPr="00B62CF9">
              <w:rPr>
                <w:sz w:val="16"/>
                <w:szCs w:val="16"/>
                <w:lang w:val="en-US"/>
              </w:rPr>
              <w:t xml:space="preserve">Figure </w:t>
            </w:r>
            <w:r w:rsidR="00225F01">
              <w:rPr>
                <w:noProof/>
                <w:sz w:val="16"/>
                <w:szCs w:val="16"/>
                <w:lang w:val="en-US"/>
              </w:rPr>
              <w:t>1</w:t>
            </w:r>
            <w:r>
              <w:rPr>
                <w:sz w:val="16"/>
                <w:szCs w:val="16"/>
                <w:lang w:val="en-US"/>
              </w:rPr>
              <w:fldChar w:fldCharType="end"/>
            </w:r>
            <w:r>
              <w:rPr>
                <w:sz w:val="16"/>
                <w:szCs w:val="16"/>
                <w:lang w:val="en-US"/>
              </w:rPr>
              <w:t>). The individuals closest to the peak are preserved since they have the best fitness</w:t>
            </w:r>
            <w:bookmarkEnd w:id="104"/>
          </w:p>
        </w:tc>
      </w:tr>
    </w:tbl>
    <w:p w14:paraId="00B15878" w14:textId="36786A9E" w:rsidR="00B7423C" w:rsidRDefault="00B7423C" w:rsidP="005B5030">
      <w:pPr>
        <w:rPr>
          <w:lang w:val="en-US"/>
        </w:rPr>
      </w:pPr>
    </w:p>
    <w:p w14:paraId="7B41BEE3" w14:textId="15C55A88" w:rsidR="00B7423C" w:rsidRDefault="0059236A" w:rsidP="00B7423C">
      <w:pPr>
        <w:rPr>
          <w:lang w:val="en-US"/>
        </w:rPr>
      </w:pPr>
      <w:r>
        <w:rPr>
          <w:lang w:val="en-US"/>
        </w:rPr>
        <w:t>I</w:t>
      </w:r>
      <w:r w:rsidR="00B7423C" w:rsidRPr="004E1875">
        <w:rPr>
          <w:lang w:val="en-US"/>
        </w:rPr>
        <w:t xml:space="preserve">ntegrating the genetic material from two parent solutions to produce one or more child solutions is known as </w:t>
      </w:r>
      <w:r w:rsidR="00B7423C">
        <w:rPr>
          <w:lang w:val="en-US"/>
        </w:rPr>
        <w:t xml:space="preserve">a </w:t>
      </w:r>
      <w:r w:rsidR="00B7423C" w:rsidRPr="004E1875">
        <w:rPr>
          <w:b/>
          <w:lang w:val="en-US"/>
        </w:rPr>
        <w:t>crossover</w:t>
      </w:r>
      <w:r w:rsidR="00B7423C" w:rsidRPr="004E1875">
        <w:rPr>
          <w:lang w:val="en-US"/>
        </w:rPr>
        <w:t xml:space="preserve">, often referred to as recombination. Crossover aims to </w:t>
      </w:r>
      <w:r w:rsidR="00B7423C" w:rsidRPr="004E1875">
        <w:rPr>
          <w:lang w:val="en-US"/>
        </w:rPr>
        <w:lastRenderedPageBreak/>
        <w:t>explore the search area by developing new solutions that may have higher fitness values</w:t>
      </w:r>
      <w:r w:rsidR="00B7423C">
        <w:rPr>
          <w:lang w:val="en-US"/>
        </w:rPr>
        <w:t xml:space="preserve"> </w:t>
      </w:r>
      <w:sdt>
        <w:sdtPr>
          <w:rPr>
            <w:lang w:val="en-US"/>
          </w:rPr>
          <w:id w:val="149031072"/>
          <w:citation/>
        </w:sdtPr>
        <w:sdtContent>
          <w:r w:rsidR="00B7423C">
            <w:rPr>
              <w:lang w:val="en-US"/>
            </w:rPr>
            <w:fldChar w:fldCharType="begin"/>
          </w:r>
          <w:r w:rsidR="00B7423C" w:rsidRPr="00EE5BE9">
            <w:rPr>
              <w:lang w:val="en-US"/>
            </w:rPr>
            <w:instrText xml:space="preserve"> CITATION Hol92 \l 1031 </w:instrText>
          </w:r>
          <w:r w:rsidR="00B7423C">
            <w:rPr>
              <w:lang w:val="en-US"/>
            </w:rPr>
            <w:fldChar w:fldCharType="separate"/>
          </w:r>
          <w:r w:rsidR="00225F01" w:rsidRPr="00225F01">
            <w:rPr>
              <w:noProof/>
              <w:lang w:val="en-US"/>
            </w:rPr>
            <w:t>[59]</w:t>
          </w:r>
          <w:r w:rsidR="00B7423C">
            <w:rPr>
              <w:lang w:val="en-US"/>
            </w:rPr>
            <w:fldChar w:fldCharType="end"/>
          </w:r>
        </w:sdtContent>
      </w:sdt>
      <w:r w:rsidR="00B7423C" w:rsidRPr="00EE5BE9">
        <w:rPr>
          <w:lang w:val="en-US"/>
        </w:rPr>
        <w:t>. Common crossover operators include single-point, multi-point, and uniform crossover</w:t>
      </w:r>
      <w:r w:rsidR="00B7423C">
        <w:rPr>
          <w:lang w:val="en-US"/>
        </w:rPr>
        <w:t xml:space="preserve"> </w:t>
      </w:r>
      <w:sdt>
        <w:sdtPr>
          <w:rPr>
            <w:lang w:val="en-US"/>
          </w:rPr>
          <w:id w:val="1591736056"/>
          <w:citation/>
        </w:sdtPr>
        <w:sdtContent>
          <w:r w:rsidR="00B7423C">
            <w:rPr>
              <w:lang w:val="en-US"/>
            </w:rPr>
            <w:fldChar w:fldCharType="begin"/>
          </w:r>
          <w:r w:rsidR="00B7423C" w:rsidRPr="00EE5BE9">
            <w:rPr>
              <w:lang w:val="en-US"/>
            </w:rPr>
            <w:instrText xml:space="preserve"> CITATION Gol89 \l 1031 </w:instrText>
          </w:r>
          <w:r w:rsidR="00B7423C">
            <w:rPr>
              <w:lang w:val="en-US"/>
            </w:rPr>
            <w:fldChar w:fldCharType="separate"/>
          </w:r>
          <w:r w:rsidR="00225F01" w:rsidRPr="00225F01">
            <w:rPr>
              <w:noProof/>
              <w:lang w:val="en-US"/>
            </w:rPr>
            <w:t>[60]</w:t>
          </w:r>
          <w:r w:rsidR="00B7423C">
            <w:rPr>
              <w:lang w:val="en-US"/>
            </w:rPr>
            <w:fldChar w:fldCharType="end"/>
          </w:r>
        </w:sdtContent>
      </w:sdt>
      <w:r w:rsidR="00B7423C" w:rsidRPr="00EE5BE9">
        <w:rPr>
          <w:lang w:val="en-US"/>
        </w:rPr>
        <w:t>.</w:t>
      </w:r>
    </w:p>
    <w:p w14:paraId="03A4EE7F" w14:textId="18F21D2E" w:rsidR="00B7423C" w:rsidRPr="00B61C9D" w:rsidRDefault="00B7423C" w:rsidP="00B7423C">
      <w:pPr>
        <w:rPr>
          <w:lang w:val="en-US"/>
        </w:rPr>
      </w:pPr>
      <w:r w:rsidRPr="00EE5BE9">
        <w:rPr>
          <w:b/>
          <w:lang w:val="en-US"/>
        </w:rPr>
        <w:t>Elitism</w:t>
      </w:r>
      <w:r w:rsidRPr="00EE5BE9">
        <w:rPr>
          <w:lang w:val="en-US"/>
        </w:rPr>
        <w:t xml:space="preserve"> </w:t>
      </w:r>
      <w:r w:rsidRPr="004E1875">
        <w:rPr>
          <w:lang w:val="en-US"/>
        </w:rPr>
        <w:t>is an optional element of genetic algorithms that guarantees the preservation of the best person(s)</w:t>
      </w:r>
      <w:r>
        <w:rPr>
          <w:lang w:val="en-US"/>
        </w:rPr>
        <w:t xml:space="preserve">, called </w:t>
      </w:r>
      <w:r w:rsidR="0059236A">
        <w:rPr>
          <w:lang w:val="en-US"/>
        </w:rPr>
        <w:t xml:space="preserve">the </w:t>
      </w:r>
      <w:r>
        <w:rPr>
          <w:lang w:val="en-US"/>
        </w:rPr>
        <w:t xml:space="preserve">incumbent, </w:t>
      </w:r>
      <w:r w:rsidRPr="004E1875">
        <w:rPr>
          <w:lang w:val="en-US"/>
        </w:rPr>
        <w:t>in each generation</w:t>
      </w:r>
      <w:r w:rsidRPr="00EE5BE9">
        <w:rPr>
          <w:lang w:val="en-US"/>
        </w:rPr>
        <w:t xml:space="preserve"> </w:t>
      </w:r>
      <w:sdt>
        <w:sdtPr>
          <w:rPr>
            <w:lang w:val="en-US"/>
          </w:rPr>
          <w:id w:val="1583488487"/>
          <w:citation/>
        </w:sdtPr>
        <w:sdtContent>
          <w:r>
            <w:rPr>
              <w:lang w:val="en-US"/>
            </w:rPr>
            <w:fldChar w:fldCharType="begin"/>
          </w:r>
          <w:r w:rsidRPr="001F6C6A">
            <w:rPr>
              <w:lang w:val="en-US"/>
            </w:rPr>
            <w:instrText xml:space="preserve"> CITATION DeJ75 \l 1031 </w:instrText>
          </w:r>
          <w:r>
            <w:rPr>
              <w:lang w:val="en-US"/>
            </w:rPr>
            <w:fldChar w:fldCharType="separate"/>
          </w:r>
          <w:r w:rsidR="00225F01" w:rsidRPr="00225F01">
            <w:rPr>
              <w:noProof/>
              <w:lang w:val="en-US"/>
            </w:rPr>
            <w:t>[61]</w:t>
          </w:r>
          <w:r>
            <w:rPr>
              <w:lang w:val="en-US"/>
            </w:rPr>
            <w:fldChar w:fldCharType="end"/>
          </w:r>
        </w:sdtContent>
      </w:sdt>
      <w:r w:rsidRPr="00EE5BE9">
        <w:rPr>
          <w:lang w:val="en-US"/>
        </w:rPr>
        <w:t xml:space="preserve">. </w:t>
      </w:r>
      <w:r w:rsidRPr="004E1875">
        <w:rPr>
          <w:lang w:val="en-US"/>
        </w:rPr>
        <w:t xml:space="preserve">Elitism works to stop the loss of the best solutions brought on by genetic operators </w:t>
      </w:r>
      <w:r>
        <w:rPr>
          <w:lang w:val="en-US"/>
        </w:rPr>
        <w:t xml:space="preserve">(e.g., crossover) </w:t>
      </w:r>
      <w:r w:rsidRPr="004E1875">
        <w:rPr>
          <w:lang w:val="en-US"/>
        </w:rPr>
        <w:t xml:space="preserve">and to direct search efforts in the direction of </w:t>
      </w:r>
      <w:r>
        <w:rPr>
          <w:lang w:val="en-US"/>
        </w:rPr>
        <w:t xml:space="preserve">the </w:t>
      </w:r>
      <w:r w:rsidRPr="004E1875">
        <w:rPr>
          <w:lang w:val="en-US"/>
        </w:rPr>
        <w:t xml:space="preserve">ideal </w:t>
      </w:r>
      <w:r>
        <w:rPr>
          <w:lang w:val="en-US"/>
        </w:rPr>
        <w:t>solution</w:t>
      </w:r>
      <w:r w:rsidRPr="004E1875">
        <w:rPr>
          <w:lang w:val="en-US"/>
        </w:rPr>
        <w:t xml:space="preserve"> by keeping a copy of the fittest individual(s)</w:t>
      </w:r>
      <w:r w:rsidRPr="00EE5BE9">
        <w:rPr>
          <w:lang w:val="en-US"/>
        </w:rPr>
        <w:t xml:space="preserve"> </w:t>
      </w:r>
      <w:sdt>
        <w:sdtPr>
          <w:rPr>
            <w:lang w:val="en-US"/>
          </w:rPr>
          <w:id w:val="223187746"/>
          <w:citation/>
        </w:sdtPr>
        <w:sdtContent>
          <w:r>
            <w:rPr>
              <w:lang w:val="en-US"/>
            </w:rPr>
            <w:fldChar w:fldCharType="begin"/>
          </w:r>
          <w:r w:rsidRPr="001F6C6A">
            <w:rPr>
              <w:lang w:val="en-US"/>
            </w:rPr>
            <w:instrText xml:space="preserve"> CITATION Gol89 \l 1031 </w:instrText>
          </w:r>
          <w:r>
            <w:rPr>
              <w:lang w:val="en-US"/>
            </w:rPr>
            <w:fldChar w:fldCharType="separate"/>
          </w:r>
          <w:r w:rsidR="00225F01" w:rsidRPr="00225F01">
            <w:rPr>
              <w:noProof/>
              <w:lang w:val="en-US"/>
            </w:rPr>
            <w:t>[60]</w:t>
          </w:r>
          <w:r>
            <w:rPr>
              <w:lang w:val="en-US"/>
            </w:rPr>
            <w:fldChar w:fldCharType="end"/>
          </w:r>
        </w:sdtContent>
      </w:sdt>
      <w:r w:rsidRPr="00EE5BE9">
        <w:rPr>
          <w:lang w:val="en-US"/>
        </w:rPr>
        <w:t>.</w:t>
      </w:r>
    </w:p>
    <w:p w14:paraId="54A7DB4D" w14:textId="45B61CDD" w:rsidR="005B5030" w:rsidRPr="00B61C9D" w:rsidRDefault="00B7423C" w:rsidP="005B5030">
      <w:pPr>
        <w:pStyle w:val="Heading3"/>
        <w:rPr>
          <w:lang w:val="en-US"/>
        </w:rPr>
      </w:pPr>
      <w:bookmarkStart w:id="105" w:name="_Toc148382780"/>
      <w:r>
        <w:rPr>
          <w:lang w:val="en-US"/>
        </w:rPr>
        <w:t>Variants</w:t>
      </w:r>
      <w:bookmarkEnd w:id="105"/>
    </w:p>
    <w:p w14:paraId="1CB4F79B" w14:textId="77777777" w:rsidR="00B7423C" w:rsidRDefault="00B7423C" w:rsidP="00B7423C">
      <w:pPr>
        <w:rPr>
          <w:lang w:val="en-US"/>
        </w:rPr>
      </w:pPr>
      <w:r w:rsidRPr="00E637CD">
        <w:rPr>
          <w:lang w:val="en-US"/>
        </w:rPr>
        <w:t>In order to improve their efficiency and customize them for certain problem domains, many variations of genetic algorithms have been presented. Below is a discussion of a few of the more common variations</w:t>
      </w:r>
      <w:r>
        <w:rPr>
          <w:lang w:val="en-US"/>
        </w:rPr>
        <w:t>:</w:t>
      </w:r>
    </w:p>
    <w:p w14:paraId="658BADCD" w14:textId="339E7FD2" w:rsidR="00B7423C" w:rsidRPr="007B707B" w:rsidRDefault="00B7423C">
      <w:pPr>
        <w:pStyle w:val="ListParagraph"/>
        <w:numPr>
          <w:ilvl w:val="0"/>
          <w:numId w:val="15"/>
        </w:numPr>
        <w:rPr>
          <w:lang w:val="en-US"/>
        </w:rPr>
      </w:pPr>
      <w:r w:rsidRPr="007B707B">
        <w:rPr>
          <w:lang w:val="en-US"/>
        </w:rPr>
        <w:t xml:space="preserve">Real-valued Genetic Algorithms (RVGAs): employ real-valued representations rather than binary strings, enabling a more accurate and effective description of certain problem domains </w:t>
      </w:r>
      <w:sdt>
        <w:sdtPr>
          <w:id w:val="-1769142868"/>
          <w:citation/>
        </w:sdtPr>
        <w:sdtContent>
          <w:r w:rsidRPr="007B228D">
            <w:fldChar w:fldCharType="begin"/>
          </w:r>
          <w:r w:rsidRPr="007B707B">
            <w:rPr>
              <w:lang w:val="en-US"/>
            </w:rPr>
            <w:instrText xml:space="preserve"> CITATION Wri91 \l 1031 </w:instrText>
          </w:r>
          <w:r w:rsidRPr="007B228D">
            <w:fldChar w:fldCharType="separate"/>
          </w:r>
          <w:r w:rsidR="00225F01" w:rsidRPr="00225F01">
            <w:rPr>
              <w:noProof/>
              <w:lang w:val="en-US"/>
            </w:rPr>
            <w:t>[67]</w:t>
          </w:r>
          <w:r w:rsidRPr="007B228D">
            <w:fldChar w:fldCharType="end"/>
          </w:r>
        </w:sdtContent>
      </w:sdt>
      <w:r w:rsidRPr="007B707B">
        <w:rPr>
          <w:lang w:val="en-US"/>
        </w:rPr>
        <w:t xml:space="preserve">. Arithmetic crossover </w:t>
      </w:r>
      <w:sdt>
        <w:sdtPr>
          <w:id w:val="105774312"/>
          <w:citation/>
        </w:sdtPr>
        <w:sdtContent>
          <w:r w:rsidRPr="007B228D">
            <w:fldChar w:fldCharType="begin"/>
          </w:r>
          <w:r w:rsidRPr="007B707B">
            <w:rPr>
              <w:lang w:val="en-US"/>
            </w:rPr>
            <w:instrText xml:space="preserve"> CITATION DebAgra2 \l 1031 </w:instrText>
          </w:r>
          <w:r w:rsidRPr="007B228D">
            <w:fldChar w:fldCharType="separate"/>
          </w:r>
          <w:r w:rsidR="00225F01" w:rsidRPr="00225F01">
            <w:rPr>
              <w:noProof/>
              <w:lang w:val="en-US"/>
            </w:rPr>
            <w:t>[68]</w:t>
          </w:r>
          <w:r w:rsidRPr="007B228D">
            <w:fldChar w:fldCharType="end"/>
          </w:r>
        </w:sdtContent>
      </w:sdt>
      <w:r w:rsidRPr="007B707B">
        <w:rPr>
          <w:lang w:val="en-US"/>
        </w:rPr>
        <w:t xml:space="preserve"> and non-uniform mutation </w:t>
      </w:r>
      <w:sdt>
        <w:sdtPr>
          <w:id w:val="-208265894"/>
          <w:citation/>
        </w:sdtPr>
        <w:sdtContent>
          <w:r w:rsidRPr="007B228D">
            <w:fldChar w:fldCharType="begin"/>
          </w:r>
          <w:r w:rsidRPr="007B707B">
            <w:rPr>
              <w:lang w:val="en-US"/>
            </w:rPr>
            <w:instrText xml:space="preserve"> CITATION Mic96 \l 1031 </w:instrText>
          </w:r>
          <w:r w:rsidRPr="007B228D">
            <w:fldChar w:fldCharType="separate"/>
          </w:r>
          <w:r w:rsidR="00225F01" w:rsidRPr="00225F01">
            <w:rPr>
              <w:noProof/>
              <w:lang w:val="en-US"/>
            </w:rPr>
            <w:t>[69]</w:t>
          </w:r>
          <w:r w:rsidRPr="007B228D">
            <w:fldChar w:fldCharType="end"/>
          </w:r>
        </w:sdtContent>
      </w:sdt>
      <w:r w:rsidRPr="007B707B">
        <w:rPr>
          <w:lang w:val="en-US"/>
        </w:rPr>
        <w:t xml:space="preserve"> are two examples of the specific crossover and mutation operators needed for RVGAs.</w:t>
      </w:r>
    </w:p>
    <w:p w14:paraId="3A979007" w14:textId="5734039A" w:rsidR="00B7423C" w:rsidRPr="007B228D" w:rsidRDefault="00B7423C">
      <w:pPr>
        <w:pStyle w:val="ListParagraph"/>
        <w:numPr>
          <w:ilvl w:val="0"/>
          <w:numId w:val="15"/>
        </w:numPr>
        <w:rPr>
          <w:lang w:val="en-US"/>
        </w:rPr>
      </w:pPr>
      <w:r w:rsidRPr="007B228D">
        <w:rPr>
          <w:lang w:val="en-US"/>
        </w:rPr>
        <w:t xml:space="preserve">Constraint-Handling Techniques: GAs must </w:t>
      </w:r>
      <w:r w:rsidR="0059236A">
        <w:rPr>
          <w:lang w:val="en-US"/>
        </w:rPr>
        <w:t>consider restrictions</w:t>
      </w:r>
      <w:r w:rsidRPr="007B228D">
        <w:rPr>
          <w:lang w:val="en-US"/>
        </w:rPr>
        <w:t xml:space="preserve"> to </w:t>
      </w:r>
      <w:r w:rsidR="0059236A">
        <w:rPr>
          <w:lang w:val="en-US"/>
        </w:rPr>
        <w:t>solve optimization issues in the real world effectively</w:t>
      </w:r>
      <w:r w:rsidRPr="007B228D">
        <w:rPr>
          <w:lang w:val="en-US"/>
        </w:rPr>
        <w:t xml:space="preserve">. Numerous methods for addressing constraints have been put forward, such as penalty functions </w:t>
      </w:r>
      <w:sdt>
        <w:sdtPr>
          <w:rPr>
            <w:lang w:val="en-US"/>
          </w:rPr>
          <w:id w:val="-1976289292"/>
          <w:citation/>
        </w:sdtPr>
        <w:sdtContent>
          <w:r w:rsidRPr="007B228D">
            <w:rPr>
              <w:lang w:val="en-US"/>
            </w:rPr>
            <w:fldChar w:fldCharType="begin"/>
          </w:r>
          <w:r w:rsidRPr="007B228D">
            <w:rPr>
              <w:lang w:val="en-US"/>
            </w:rPr>
            <w:instrText xml:space="preserve"> CITATION Smi97 \l 1031 </w:instrText>
          </w:r>
          <w:r w:rsidRPr="007B228D">
            <w:rPr>
              <w:lang w:val="en-US"/>
            </w:rPr>
            <w:fldChar w:fldCharType="separate"/>
          </w:r>
          <w:r w:rsidR="00225F01" w:rsidRPr="00225F01">
            <w:rPr>
              <w:noProof/>
              <w:lang w:val="en-US"/>
            </w:rPr>
            <w:t>[70]</w:t>
          </w:r>
          <w:r w:rsidRPr="007B228D">
            <w:rPr>
              <w:lang w:val="en-US"/>
            </w:rPr>
            <w:fldChar w:fldCharType="end"/>
          </w:r>
        </w:sdtContent>
      </w:sdt>
      <w:r w:rsidRPr="007B228D">
        <w:rPr>
          <w:lang w:val="en-US"/>
        </w:rPr>
        <w:t xml:space="preserve">, repair algorithms </w:t>
      </w:r>
      <w:sdt>
        <w:sdtPr>
          <w:rPr>
            <w:lang w:val="en-US"/>
          </w:rPr>
          <w:id w:val="-1782022868"/>
          <w:citation/>
        </w:sdtPr>
        <w:sdtContent>
          <w:r w:rsidRPr="007B228D">
            <w:rPr>
              <w:lang w:val="en-US"/>
            </w:rPr>
            <w:fldChar w:fldCharType="begin"/>
          </w:r>
          <w:r w:rsidRPr="007B228D">
            <w:rPr>
              <w:lang w:val="en-US"/>
            </w:rPr>
            <w:instrText xml:space="preserve"> CITATION Bea94 \l 1031 </w:instrText>
          </w:r>
          <w:r w:rsidRPr="007B228D">
            <w:rPr>
              <w:lang w:val="en-US"/>
            </w:rPr>
            <w:fldChar w:fldCharType="separate"/>
          </w:r>
          <w:r w:rsidR="00225F01" w:rsidRPr="00225F01">
            <w:rPr>
              <w:noProof/>
              <w:lang w:val="en-US"/>
            </w:rPr>
            <w:t>[71]</w:t>
          </w:r>
          <w:r w:rsidRPr="007B228D">
            <w:rPr>
              <w:lang w:val="en-US"/>
            </w:rPr>
            <w:fldChar w:fldCharType="end"/>
          </w:r>
        </w:sdtContent>
      </w:sdt>
      <w:r w:rsidRPr="007B228D">
        <w:rPr>
          <w:lang w:val="en-US"/>
        </w:rPr>
        <w:t xml:space="preserve">, and multi-objective approaches </w:t>
      </w:r>
      <w:sdt>
        <w:sdtPr>
          <w:rPr>
            <w:lang w:val="en-US"/>
          </w:rPr>
          <w:id w:val="1355073216"/>
          <w:citation/>
        </w:sdtPr>
        <w:sdtContent>
          <w:r w:rsidRPr="007B228D">
            <w:rPr>
              <w:lang w:val="en-US"/>
            </w:rPr>
            <w:fldChar w:fldCharType="begin"/>
          </w:r>
          <w:r w:rsidRPr="007B228D">
            <w:rPr>
              <w:lang w:val="en-US"/>
            </w:rPr>
            <w:instrText xml:space="preserve"> CITATION Deb01 \l 1031 </w:instrText>
          </w:r>
          <w:r w:rsidRPr="007B228D">
            <w:rPr>
              <w:lang w:val="en-US"/>
            </w:rPr>
            <w:fldChar w:fldCharType="separate"/>
          </w:r>
          <w:r w:rsidR="00225F01" w:rsidRPr="00225F01">
            <w:rPr>
              <w:noProof/>
              <w:lang w:val="en-US"/>
            </w:rPr>
            <w:t>[64]</w:t>
          </w:r>
          <w:r w:rsidRPr="007B228D">
            <w:rPr>
              <w:lang w:val="en-US"/>
            </w:rPr>
            <w:fldChar w:fldCharType="end"/>
          </w:r>
        </w:sdtContent>
      </w:sdt>
      <w:r w:rsidRPr="007B228D">
        <w:rPr>
          <w:lang w:val="en-US"/>
        </w:rPr>
        <w:t>.</w:t>
      </w:r>
    </w:p>
    <w:p w14:paraId="637D2E5D" w14:textId="4175E232" w:rsidR="00B7423C" w:rsidRPr="007B228D" w:rsidRDefault="00B7423C">
      <w:pPr>
        <w:pStyle w:val="ListParagraph"/>
        <w:numPr>
          <w:ilvl w:val="0"/>
          <w:numId w:val="15"/>
        </w:numPr>
        <w:rPr>
          <w:lang w:val="en-US"/>
        </w:rPr>
      </w:pPr>
      <w:r w:rsidRPr="007B228D">
        <w:rPr>
          <w:lang w:val="en-US"/>
        </w:rPr>
        <w:t xml:space="preserve">Hybrid Genetic Algorithms (HGAs): combine GAs with additional optimization methods to enhance convergence and search effectiveness </w:t>
      </w:r>
      <w:sdt>
        <w:sdtPr>
          <w:rPr>
            <w:lang w:val="en-US"/>
          </w:rPr>
          <w:id w:val="1148240057"/>
          <w:citation/>
        </w:sdtPr>
        <w:sdtContent>
          <w:r w:rsidRPr="007B228D">
            <w:rPr>
              <w:lang w:val="en-US"/>
            </w:rPr>
            <w:fldChar w:fldCharType="begin"/>
          </w:r>
          <w:r w:rsidRPr="007B228D">
            <w:rPr>
              <w:lang w:val="en-US"/>
            </w:rPr>
            <w:instrText xml:space="preserve"> CITATION Yao99 \l 1031 </w:instrText>
          </w:r>
          <w:r w:rsidRPr="007B228D">
            <w:rPr>
              <w:lang w:val="en-US"/>
            </w:rPr>
            <w:fldChar w:fldCharType="separate"/>
          </w:r>
          <w:r w:rsidR="00225F01" w:rsidRPr="00225F01">
            <w:rPr>
              <w:noProof/>
              <w:lang w:val="en-US"/>
            </w:rPr>
            <w:t>[72]</w:t>
          </w:r>
          <w:r w:rsidRPr="007B228D">
            <w:rPr>
              <w:lang w:val="en-US"/>
            </w:rPr>
            <w:fldChar w:fldCharType="end"/>
          </w:r>
        </w:sdtContent>
      </w:sdt>
      <w:r w:rsidRPr="007B228D">
        <w:rPr>
          <w:lang w:val="en-US"/>
        </w:rPr>
        <w:t xml:space="preserve">. Hill climbing or simulated annealing are two examples of local search techniques that are often used in HGAs to improve the solutions produced by GAs </w:t>
      </w:r>
      <w:sdt>
        <w:sdtPr>
          <w:rPr>
            <w:lang w:val="en-US"/>
          </w:rPr>
          <w:id w:val="-447857223"/>
          <w:citation/>
        </w:sdtPr>
        <w:sdtContent>
          <w:r w:rsidRPr="007B228D">
            <w:rPr>
              <w:lang w:val="en-US"/>
            </w:rPr>
            <w:fldChar w:fldCharType="begin"/>
          </w:r>
          <w:r w:rsidRPr="007B228D">
            <w:rPr>
              <w:lang w:val="en-US"/>
            </w:rPr>
            <w:instrText xml:space="preserve"> CITATION Gol99 \l 1031 </w:instrText>
          </w:r>
          <w:r w:rsidRPr="007B228D">
            <w:rPr>
              <w:lang w:val="en-US"/>
            </w:rPr>
            <w:fldChar w:fldCharType="separate"/>
          </w:r>
          <w:r w:rsidR="00225F01" w:rsidRPr="00225F01">
            <w:rPr>
              <w:noProof/>
              <w:lang w:val="en-US"/>
            </w:rPr>
            <w:t>[73]</w:t>
          </w:r>
          <w:r w:rsidRPr="007B228D">
            <w:rPr>
              <w:lang w:val="en-US"/>
            </w:rPr>
            <w:fldChar w:fldCharType="end"/>
          </w:r>
        </w:sdtContent>
      </w:sdt>
      <w:r w:rsidRPr="007B228D">
        <w:rPr>
          <w:lang w:val="en-US"/>
        </w:rPr>
        <w:t>.</w:t>
      </w:r>
    </w:p>
    <w:p w14:paraId="54688D1C" w14:textId="2312F7FB" w:rsidR="00B7423C" w:rsidRPr="007B228D" w:rsidRDefault="00B7423C">
      <w:pPr>
        <w:pStyle w:val="ListParagraph"/>
        <w:numPr>
          <w:ilvl w:val="0"/>
          <w:numId w:val="15"/>
        </w:numPr>
        <w:rPr>
          <w:lang w:val="en-US"/>
        </w:rPr>
      </w:pPr>
      <w:r w:rsidRPr="007B228D">
        <w:rPr>
          <w:lang w:val="en-US"/>
        </w:rPr>
        <w:t>Parallel Genetic Algorithms (PGAs): make use of GAs</w:t>
      </w:r>
      <w:r w:rsidR="0059236A">
        <w:rPr>
          <w:lang w:val="en-US"/>
        </w:rPr>
        <w:t>'</w:t>
      </w:r>
      <w:r w:rsidRPr="007B228D">
        <w:rPr>
          <w:lang w:val="en-US"/>
        </w:rPr>
        <w:t xml:space="preserve"> built-in parallelism to improve performance </w:t>
      </w:r>
      <w:sdt>
        <w:sdtPr>
          <w:rPr>
            <w:lang w:val="en-US"/>
          </w:rPr>
          <w:id w:val="840817755"/>
          <w:citation/>
        </w:sdtPr>
        <w:sdtContent>
          <w:r w:rsidRPr="007B228D">
            <w:rPr>
              <w:lang w:val="en-US"/>
            </w:rPr>
            <w:fldChar w:fldCharType="begin"/>
          </w:r>
          <w:r w:rsidRPr="007B228D">
            <w:rPr>
              <w:lang w:val="en-US"/>
            </w:rPr>
            <w:instrText xml:space="preserve"> CITATION Can01 \l 1031 </w:instrText>
          </w:r>
          <w:r w:rsidRPr="007B228D">
            <w:rPr>
              <w:lang w:val="en-US"/>
            </w:rPr>
            <w:fldChar w:fldCharType="separate"/>
          </w:r>
          <w:r w:rsidR="00225F01" w:rsidRPr="00225F01">
            <w:rPr>
              <w:noProof/>
              <w:lang w:val="en-US"/>
            </w:rPr>
            <w:t>[74]</w:t>
          </w:r>
          <w:r w:rsidRPr="007B228D">
            <w:rPr>
              <w:lang w:val="en-US"/>
            </w:rPr>
            <w:fldChar w:fldCharType="end"/>
          </w:r>
        </w:sdtContent>
      </w:sdt>
      <w:r w:rsidRPr="007B228D">
        <w:rPr>
          <w:lang w:val="en-US"/>
        </w:rPr>
        <w:t xml:space="preserve">. PGAs may be implemented using </w:t>
      </w:r>
      <w:r w:rsidR="0059236A">
        <w:rPr>
          <w:lang w:val="en-US"/>
        </w:rPr>
        <w:t>various</w:t>
      </w:r>
      <w:r w:rsidRPr="007B228D">
        <w:rPr>
          <w:lang w:val="en-US"/>
        </w:rPr>
        <w:t xml:space="preserve"> parallelization techniques, including island models, fine-grained parallelization, and global parallelization.</w:t>
      </w:r>
    </w:p>
    <w:p w14:paraId="0A7D2227" w14:textId="6C9C2EBB" w:rsidR="005B5030" w:rsidRDefault="00B7423C" w:rsidP="009D5354">
      <w:pPr>
        <w:pStyle w:val="Heading3"/>
        <w:rPr>
          <w:lang w:val="en-US"/>
        </w:rPr>
      </w:pPr>
      <w:bookmarkStart w:id="106" w:name="_Toc148382781"/>
      <w:r>
        <w:rPr>
          <w:lang w:val="en-US"/>
        </w:rPr>
        <w:t>Strengths and Weakness of Genetic Algorithms</w:t>
      </w:r>
      <w:bookmarkEnd w:id="106"/>
    </w:p>
    <w:p w14:paraId="3C636CD2" w14:textId="77777777" w:rsidR="00B7423C" w:rsidRDefault="00B7423C" w:rsidP="00B7423C">
      <w:pPr>
        <w:rPr>
          <w:lang w:val="en-US"/>
        </w:rPr>
      </w:pPr>
      <w:r>
        <w:rPr>
          <w:lang w:val="en-US"/>
        </w:rPr>
        <w:t xml:space="preserve">Strengths: </w:t>
      </w:r>
    </w:p>
    <w:p w14:paraId="4D52953F" w14:textId="5BA546E5" w:rsidR="00B7423C" w:rsidRPr="007B228D" w:rsidRDefault="00B7423C">
      <w:pPr>
        <w:pStyle w:val="ListParagraph"/>
        <w:numPr>
          <w:ilvl w:val="0"/>
          <w:numId w:val="16"/>
        </w:numPr>
        <w:rPr>
          <w:lang w:val="en-US"/>
        </w:rPr>
      </w:pPr>
      <w:r w:rsidRPr="007B228D">
        <w:rPr>
          <w:lang w:val="en-US"/>
        </w:rPr>
        <w:lastRenderedPageBreak/>
        <w:t xml:space="preserve">Global search capability: due to their lower propensity to get stuck in local optima than gradient-based approaches, GAs are well-suited for identifying global optima in complicated search domains </w:t>
      </w:r>
      <w:sdt>
        <w:sdtPr>
          <w:rPr>
            <w:lang w:val="en-US"/>
          </w:rPr>
          <w:id w:val="1384068350"/>
          <w:citation/>
        </w:sdtPr>
        <w:sdtContent>
          <w:r w:rsidRPr="007B228D">
            <w:rPr>
              <w:lang w:val="en-US"/>
            </w:rPr>
            <w:fldChar w:fldCharType="begin"/>
          </w:r>
          <w:r w:rsidRPr="007B228D">
            <w:rPr>
              <w:lang w:val="en-US"/>
            </w:rPr>
            <w:instrText xml:space="preserve"> CITATION Gol89 \l 1031 </w:instrText>
          </w:r>
          <w:r w:rsidRPr="007B228D">
            <w:rPr>
              <w:lang w:val="en-US"/>
            </w:rPr>
            <w:fldChar w:fldCharType="separate"/>
          </w:r>
          <w:r w:rsidR="00225F01" w:rsidRPr="00225F01">
            <w:rPr>
              <w:noProof/>
              <w:lang w:val="en-US"/>
            </w:rPr>
            <w:t>[60]</w:t>
          </w:r>
          <w:r w:rsidRPr="007B228D">
            <w:rPr>
              <w:lang w:val="en-US"/>
            </w:rPr>
            <w:fldChar w:fldCharType="end"/>
          </w:r>
        </w:sdtContent>
      </w:sdt>
      <w:r w:rsidRPr="007B228D">
        <w:rPr>
          <w:lang w:val="en-US"/>
        </w:rPr>
        <w:t>.</w:t>
      </w:r>
    </w:p>
    <w:p w14:paraId="74346D5F" w14:textId="7DDB3553" w:rsidR="00B7423C" w:rsidRPr="007B228D" w:rsidRDefault="00B7423C">
      <w:pPr>
        <w:pStyle w:val="ListParagraph"/>
        <w:numPr>
          <w:ilvl w:val="0"/>
          <w:numId w:val="16"/>
        </w:numPr>
        <w:rPr>
          <w:lang w:val="en-US"/>
        </w:rPr>
      </w:pPr>
      <w:r w:rsidRPr="007B228D">
        <w:rPr>
          <w:lang w:val="en-US"/>
        </w:rPr>
        <w:t xml:space="preserve">Applicability: GAs can be applied to a wide range of optimization problems, as they only require the definition of a fitness function and an appropriate representation </w:t>
      </w:r>
      <w:sdt>
        <w:sdtPr>
          <w:rPr>
            <w:lang w:val="en-US"/>
          </w:rPr>
          <w:id w:val="-321888688"/>
          <w:citation/>
        </w:sdtPr>
        <w:sdtContent>
          <w:r w:rsidRPr="007B228D">
            <w:rPr>
              <w:lang w:val="en-US"/>
            </w:rPr>
            <w:fldChar w:fldCharType="begin"/>
          </w:r>
          <w:r w:rsidRPr="007B228D">
            <w:rPr>
              <w:lang w:val="en-US"/>
            </w:rPr>
            <w:instrText xml:space="preserve"> CITATION Hol92 \l 1031 </w:instrText>
          </w:r>
          <w:r w:rsidRPr="007B228D">
            <w:rPr>
              <w:lang w:val="en-US"/>
            </w:rPr>
            <w:fldChar w:fldCharType="separate"/>
          </w:r>
          <w:r w:rsidR="00225F01" w:rsidRPr="00225F01">
            <w:rPr>
              <w:noProof/>
              <w:lang w:val="en-US"/>
            </w:rPr>
            <w:t>[59]</w:t>
          </w:r>
          <w:r w:rsidRPr="007B228D">
            <w:rPr>
              <w:lang w:val="en-US"/>
            </w:rPr>
            <w:fldChar w:fldCharType="end"/>
          </w:r>
        </w:sdtContent>
      </w:sdt>
      <w:r w:rsidRPr="007B228D">
        <w:rPr>
          <w:lang w:val="en-US"/>
        </w:rPr>
        <w:t>.</w:t>
      </w:r>
    </w:p>
    <w:p w14:paraId="1A54CD66" w14:textId="5088C7B2" w:rsidR="00B7423C" w:rsidRPr="007B228D" w:rsidRDefault="00B7423C">
      <w:pPr>
        <w:pStyle w:val="ListParagraph"/>
        <w:numPr>
          <w:ilvl w:val="0"/>
          <w:numId w:val="16"/>
        </w:numPr>
        <w:rPr>
          <w:lang w:val="en-US"/>
        </w:rPr>
      </w:pPr>
      <w:r w:rsidRPr="007B228D">
        <w:rPr>
          <w:lang w:val="en-US"/>
        </w:rPr>
        <w:t xml:space="preserve">Robustness: GAs are resilient and simple to apply in real-world problems since they are comparatively insensitive to parameter selection </w:t>
      </w:r>
      <w:sdt>
        <w:sdtPr>
          <w:rPr>
            <w:lang w:val="en-US"/>
          </w:rPr>
          <w:id w:val="-300923148"/>
          <w:citation/>
        </w:sdtPr>
        <w:sdtContent>
          <w:r w:rsidRPr="007B228D">
            <w:rPr>
              <w:lang w:val="en-US"/>
            </w:rPr>
            <w:fldChar w:fldCharType="begin"/>
          </w:r>
          <w:r w:rsidRPr="007B228D">
            <w:rPr>
              <w:lang w:val="en-US"/>
            </w:rPr>
            <w:instrText xml:space="preserve"> CITATION DeJ75 \l 1031 </w:instrText>
          </w:r>
          <w:r w:rsidRPr="007B228D">
            <w:rPr>
              <w:lang w:val="en-US"/>
            </w:rPr>
            <w:fldChar w:fldCharType="separate"/>
          </w:r>
          <w:r w:rsidR="00225F01" w:rsidRPr="00225F01">
            <w:rPr>
              <w:noProof/>
              <w:lang w:val="en-US"/>
            </w:rPr>
            <w:t>[61]</w:t>
          </w:r>
          <w:r w:rsidRPr="007B228D">
            <w:rPr>
              <w:lang w:val="en-US"/>
            </w:rPr>
            <w:fldChar w:fldCharType="end"/>
          </w:r>
        </w:sdtContent>
      </w:sdt>
      <w:r w:rsidRPr="007B228D">
        <w:rPr>
          <w:lang w:val="en-US"/>
        </w:rPr>
        <w:t>.</w:t>
      </w:r>
    </w:p>
    <w:p w14:paraId="42588D82" w14:textId="030FADCC" w:rsidR="00B7423C" w:rsidRPr="007B228D" w:rsidRDefault="00B7423C">
      <w:pPr>
        <w:pStyle w:val="ListParagraph"/>
        <w:numPr>
          <w:ilvl w:val="0"/>
          <w:numId w:val="16"/>
        </w:numPr>
        <w:rPr>
          <w:lang w:val="en-US"/>
        </w:rPr>
      </w:pPr>
      <w:r w:rsidRPr="007B228D">
        <w:rPr>
          <w:lang w:val="en-US"/>
        </w:rPr>
        <w:t xml:space="preserve">Parallelism: GAs may significantly speed up by leveraging parallel computer resources since they are inherently parallelizable </w:t>
      </w:r>
      <w:sdt>
        <w:sdtPr>
          <w:rPr>
            <w:lang w:val="en-US"/>
          </w:rPr>
          <w:id w:val="-1711800913"/>
          <w:citation/>
        </w:sdtPr>
        <w:sdtContent>
          <w:r w:rsidRPr="007B228D">
            <w:rPr>
              <w:lang w:val="en-US"/>
            </w:rPr>
            <w:fldChar w:fldCharType="begin"/>
          </w:r>
          <w:r w:rsidRPr="007B228D">
            <w:rPr>
              <w:lang w:val="en-US"/>
            </w:rPr>
            <w:instrText xml:space="preserve"> CITATION Can01 \l 1031 </w:instrText>
          </w:r>
          <w:r w:rsidRPr="007B228D">
            <w:rPr>
              <w:lang w:val="en-US"/>
            </w:rPr>
            <w:fldChar w:fldCharType="separate"/>
          </w:r>
          <w:r w:rsidR="00225F01" w:rsidRPr="00225F01">
            <w:rPr>
              <w:noProof/>
              <w:lang w:val="en-US"/>
            </w:rPr>
            <w:t>[74]</w:t>
          </w:r>
          <w:r w:rsidRPr="007B228D">
            <w:rPr>
              <w:lang w:val="en-US"/>
            </w:rPr>
            <w:fldChar w:fldCharType="end"/>
          </w:r>
        </w:sdtContent>
      </w:sdt>
      <w:r w:rsidRPr="007B228D">
        <w:rPr>
          <w:lang w:val="en-US"/>
        </w:rPr>
        <w:t>.</w:t>
      </w:r>
    </w:p>
    <w:p w14:paraId="5A398AB1" w14:textId="77777777" w:rsidR="00B7423C" w:rsidRDefault="00B7423C" w:rsidP="00B7423C">
      <w:pPr>
        <w:rPr>
          <w:lang w:val="en-US"/>
        </w:rPr>
      </w:pPr>
      <w:r>
        <w:rPr>
          <w:lang w:val="en-US"/>
        </w:rPr>
        <w:t>Weakness:</w:t>
      </w:r>
    </w:p>
    <w:p w14:paraId="6C8A99AA" w14:textId="1407CA34" w:rsidR="00B7423C" w:rsidRPr="007B228D" w:rsidRDefault="00B7423C">
      <w:pPr>
        <w:pStyle w:val="ListParagraph"/>
        <w:numPr>
          <w:ilvl w:val="0"/>
          <w:numId w:val="17"/>
        </w:numPr>
        <w:rPr>
          <w:lang w:val="en-US"/>
        </w:rPr>
      </w:pPr>
      <w:r w:rsidRPr="007B228D">
        <w:rPr>
          <w:lang w:val="en-US"/>
        </w:rPr>
        <w:t xml:space="preserve">Slow convergence: GAs may take a while to converge, particularly in cases where the search spaces are big and complex or the population is </w:t>
      </w:r>
      <w:r w:rsidR="0059236A">
        <w:rPr>
          <w:lang w:val="en-US"/>
        </w:rPr>
        <w:t>vast</w:t>
      </w:r>
      <w:r w:rsidRPr="007B228D">
        <w:rPr>
          <w:lang w:val="en-US"/>
        </w:rPr>
        <w:t xml:space="preserve"> </w:t>
      </w:r>
      <w:sdt>
        <w:sdtPr>
          <w:rPr>
            <w:lang w:val="en-US"/>
          </w:rPr>
          <w:id w:val="1870336067"/>
          <w:citation/>
        </w:sdtPr>
        <w:sdtContent>
          <w:r w:rsidRPr="007B228D">
            <w:rPr>
              <w:lang w:val="en-US"/>
            </w:rPr>
            <w:fldChar w:fldCharType="begin"/>
          </w:r>
          <w:r w:rsidRPr="007B228D">
            <w:rPr>
              <w:lang w:val="en-US"/>
            </w:rPr>
            <w:instrText xml:space="preserve"> CITATION Gol89 \l 1031 </w:instrText>
          </w:r>
          <w:r w:rsidRPr="007B228D">
            <w:rPr>
              <w:lang w:val="en-US"/>
            </w:rPr>
            <w:fldChar w:fldCharType="separate"/>
          </w:r>
          <w:r w:rsidR="00225F01" w:rsidRPr="00225F01">
            <w:rPr>
              <w:noProof/>
              <w:lang w:val="en-US"/>
            </w:rPr>
            <w:t>[60]</w:t>
          </w:r>
          <w:r w:rsidRPr="007B228D">
            <w:rPr>
              <w:lang w:val="en-US"/>
            </w:rPr>
            <w:fldChar w:fldCharType="end"/>
          </w:r>
        </w:sdtContent>
      </w:sdt>
      <w:r w:rsidRPr="007B228D">
        <w:rPr>
          <w:lang w:val="en-US"/>
        </w:rPr>
        <w:t>.</w:t>
      </w:r>
    </w:p>
    <w:p w14:paraId="1C360825" w14:textId="6C7EA9C4" w:rsidR="00B7423C" w:rsidRPr="007B228D" w:rsidRDefault="00B7423C">
      <w:pPr>
        <w:pStyle w:val="ListParagraph"/>
        <w:numPr>
          <w:ilvl w:val="0"/>
          <w:numId w:val="17"/>
        </w:numPr>
        <w:rPr>
          <w:lang w:val="en-US"/>
        </w:rPr>
      </w:pPr>
      <w:r w:rsidRPr="007B228D">
        <w:rPr>
          <w:lang w:val="en-US"/>
        </w:rPr>
        <w:t xml:space="preserve">Premature convergence: GAs can sometimes converge prematurely to suboptimal solutions, </w:t>
      </w:r>
      <w:r w:rsidR="0059236A">
        <w:rPr>
          <w:lang w:val="en-US"/>
        </w:rPr>
        <w:t>main</w:t>
      </w:r>
      <w:r w:rsidRPr="007B228D">
        <w:rPr>
          <w:lang w:val="en-US"/>
        </w:rPr>
        <w:t xml:space="preserve">ly if the selection pressure is too high or the mutation rate is too low </w:t>
      </w:r>
      <w:sdt>
        <w:sdtPr>
          <w:rPr>
            <w:lang w:val="en-US"/>
          </w:rPr>
          <w:id w:val="-1057778411"/>
          <w:citation/>
        </w:sdtPr>
        <w:sdtContent>
          <w:r w:rsidRPr="007B228D">
            <w:rPr>
              <w:lang w:val="en-US"/>
            </w:rPr>
            <w:fldChar w:fldCharType="begin"/>
          </w:r>
          <w:r w:rsidRPr="007B228D">
            <w:rPr>
              <w:lang w:val="en-US"/>
            </w:rPr>
            <w:instrText xml:space="preserve"> CITATION DeJ75 \l 1031 </w:instrText>
          </w:r>
          <w:r w:rsidRPr="007B228D">
            <w:rPr>
              <w:lang w:val="en-US"/>
            </w:rPr>
            <w:fldChar w:fldCharType="separate"/>
          </w:r>
          <w:r w:rsidR="00225F01" w:rsidRPr="00225F01">
            <w:rPr>
              <w:noProof/>
              <w:lang w:val="en-US"/>
            </w:rPr>
            <w:t>[61]</w:t>
          </w:r>
          <w:r w:rsidRPr="007B228D">
            <w:rPr>
              <w:lang w:val="en-US"/>
            </w:rPr>
            <w:fldChar w:fldCharType="end"/>
          </w:r>
        </w:sdtContent>
      </w:sdt>
      <w:r w:rsidRPr="007B228D">
        <w:rPr>
          <w:lang w:val="en-US"/>
        </w:rPr>
        <w:t>.</w:t>
      </w:r>
    </w:p>
    <w:p w14:paraId="5FE330CE" w14:textId="738FE55B" w:rsidR="00B7423C" w:rsidRPr="007B228D" w:rsidRDefault="00B7423C">
      <w:pPr>
        <w:pStyle w:val="ListParagraph"/>
        <w:numPr>
          <w:ilvl w:val="0"/>
          <w:numId w:val="17"/>
        </w:numPr>
        <w:rPr>
          <w:lang w:val="en-US"/>
        </w:rPr>
      </w:pPr>
      <w:r w:rsidRPr="007B228D">
        <w:rPr>
          <w:lang w:val="en-US"/>
        </w:rPr>
        <w:t xml:space="preserve">Problem-dependent performance: depending on the problem domain and the selected representation, crossover, and mutation operators, the performance of GAs might vary dramatically </w:t>
      </w:r>
      <w:sdt>
        <w:sdtPr>
          <w:rPr>
            <w:lang w:val="en-US"/>
          </w:rPr>
          <w:id w:val="1526900621"/>
          <w:citation/>
        </w:sdtPr>
        <w:sdtContent>
          <w:r w:rsidRPr="007B228D">
            <w:rPr>
              <w:lang w:val="en-US"/>
            </w:rPr>
            <w:fldChar w:fldCharType="begin"/>
          </w:r>
          <w:r w:rsidRPr="007B228D">
            <w:rPr>
              <w:lang w:val="en-US"/>
            </w:rPr>
            <w:instrText xml:space="preserve"> CITATION Gol89 \l 1031 </w:instrText>
          </w:r>
          <w:r w:rsidRPr="007B228D">
            <w:rPr>
              <w:lang w:val="en-US"/>
            </w:rPr>
            <w:fldChar w:fldCharType="separate"/>
          </w:r>
          <w:r w:rsidR="00225F01" w:rsidRPr="00225F01">
            <w:rPr>
              <w:noProof/>
              <w:lang w:val="en-US"/>
            </w:rPr>
            <w:t>[60]</w:t>
          </w:r>
          <w:r w:rsidRPr="007B228D">
            <w:rPr>
              <w:lang w:val="en-US"/>
            </w:rPr>
            <w:fldChar w:fldCharType="end"/>
          </w:r>
        </w:sdtContent>
      </w:sdt>
      <w:r w:rsidRPr="007B228D">
        <w:rPr>
          <w:lang w:val="en-US"/>
        </w:rPr>
        <w:t>.</w:t>
      </w:r>
    </w:p>
    <w:p w14:paraId="3EB9B026" w14:textId="4957656F" w:rsidR="00B7423C" w:rsidRDefault="00B7423C" w:rsidP="007B228D">
      <w:pPr>
        <w:rPr>
          <w:lang w:val="en-US"/>
        </w:rPr>
      </w:pPr>
      <w:r w:rsidRPr="00D03182">
        <w:rPr>
          <w:lang w:val="en-US"/>
        </w:rPr>
        <w:t xml:space="preserve">Parameter tuning: </w:t>
      </w:r>
      <w:r>
        <w:rPr>
          <w:lang w:val="en-US"/>
        </w:rPr>
        <w:t>a</w:t>
      </w:r>
      <w:r w:rsidRPr="001E16BF">
        <w:rPr>
          <w:lang w:val="en-US"/>
        </w:rPr>
        <w:t>lthough GAs are generally reliable, determining the ideal set of parameters for a given issue may be difficult and time-consuming</w:t>
      </w:r>
      <w:r>
        <w:rPr>
          <w:lang w:val="en-US"/>
        </w:rPr>
        <w:t xml:space="preserve"> </w:t>
      </w:r>
      <w:sdt>
        <w:sdtPr>
          <w:rPr>
            <w:lang w:val="en-US"/>
          </w:rPr>
          <w:id w:val="-2103331472"/>
          <w:citation/>
        </w:sdtPr>
        <w:sdtContent>
          <w:r>
            <w:rPr>
              <w:lang w:val="en-US"/>
            </w:rPr>
            <w:fldChar w:fldCharType="begin"/>
          </w:r>
          <w:r w:rsidRPr="00792CF3">
            <w:rPr>
              <w:lang w:val="en-US"/>
            </w:rPr>
            <w:instrText xml:space="preserve"> CITATION Eib03 \l 1031 </w:instrText>
          </w:r>
          <w:r>
            <w:rPr>
              <w:lang w:val="en-US"/>
            </w:rPr>
            <w:fldChar w:fldCharType="separate"/>
          </w:r>
          <w:r w:rsidR="00225F01" w:rsidRPr="00225F01">
            <w:rPr>
              <w:noProof/>
              <w:lang w:val="en-US"/>
            </w:rPr>
            <w:t>[63]</w:t>
          </w:r>
          <w:r>
            <w:rPr>
              <w:lang w:val="en-US"/>
            </w:rPr>
            <w:fldChar w:fldCharType="end"/>
          </w:r>
        </w:sdtContent>
      </w:sdt>
      <w:r w:rsidRPr="00D03182">
        <w:rPr>
          <w:lang w:val="en-US"/>
        </w:rPr>
        <w:t>.</w:t>
      </w:r>
    </w:p>
    <w:p w14:paraId="487F63EC" w14:textId="368102B0" w:rsidR="002B002E" w:rsidRDefault="008F214B" w:rsidP="002B002E">
      <w:pPr>
        <w:pStyle w:val="Heading2"/>
        <w:rPr>
          <w:lang w:val="en-US"/>
        </w:rPr>
      </w:pPr>
      <w:bookmarkStart w:id="107" w:name="_Ref147431954"/>
      <w:bookmarkStart w:id="108" w:name="_Toc148382782"/>
      <w:r>
        <w:rPr>
          <w:lang w:val="en-US"/>
        </w:rPr>
        <w:t>Predictions</w:t>
      </w:r>
      <w:r w:rsidR="002B002E">
        <w:rPr>
          <w:lang w:val="en-US"/>
        </w:rPr>
        <w:t xml:space="preserve"> Methods</w:t>
      </w:r>
      <w:bookmarkEnd w:id="107"/>
      <w:bookmarkEnd w:id="108"/>
    </w:p>
    <w:p w14:paraId="68642247" w14:textId="16A2E142" w:rsidR="002B002E" w:rsidRDefault="0004294D" w:rsidP="0004294D">
      <w:pPr>
        <w:pStyle w:val="Heading3"/>
        <w:rPr>
          <w:lang w:val="en-US"/>
        </w:rPr>
      </w:pPr>
      <w:bookmarkStart w:id="109" w:name="_Ref147430899"/>
      <w:bookmarkStart w:id="110" w:name="_Toc148382783"/>
      <w:r>
        <w:rPr>
          <w:lang w:val="en-US"/>
        </w:rPr>
        <w:t>Random Forest</w:t>
      </w:r>
      <w:bookmarkEnd w:id="109"/>
      <w:bookmarkEnd w:id="110"/>
    </w:p>
    <w:p w14:paraId="6A476D15" w14:textId="12B54830" w:rsidR="0004294D" w:rsidRDefault="0004294D" w:rsidP="00B7423C">
      <w:pPr>
        <w:rPr>
          <w:lang w:val="en-US"/>
        </w:rPr>
      </w:pPr>
      <w:r w:rsidRPr="0004294D">
        <w:rPr>
          <w:lang w:val="en-US"/>
        </w:rPr>
        <w:t xml:space="preserve">Random Forest </w:t>
      </w:r>
      <w:r>
        <w:rPr>
          <w:lang w:val="en-US"/>
        </w:rPr>
        <w:t xml:space="preserve">(RF) </w:t>
      </w:r>
      <w:r w:rsidRPr="0004294D">
        <w:rPr>
          <w:lang w:val="en-US"/>
        </w:rPr>
        <w:t xml:space="preserve">is a versatile and popular ensemble learning technique that combines multiple decision trees to produce a more accurate and generalizable prediction. It was first introduced by Breiman in 2001 </w:t>
      </w:r>
      <w:sdt>
        <w:sdtPr>
          <w:rPr>
            <w:lang w:val="en-US"/>
          </w:rPr>
          <w:id w:val="729965221"/>
          <w:citation/>
        </w:sdtPr>
        <w:sdtContent>
          <w:r w:rsidR="0043094A">
            <w:rPr>
              <w:lang w:val="en-US"/>
            </w:rPr>
            <w:fldChar w:fldCharType="begin"/>
          </w:r>
          <w:r w:rsidR="0043094A" w:rsidRPr="0043094A">
            <w:rPr>
              <w:lang w:val="en-US"/>
            </w:rPr>
            <w:instrText xml:space="preserve"> CITATION Bre011 \l 1031 </w:instrText>
          </w:r>
          <w:r w:rsidR="0043094A">
            <w:rPr>
              <w:lang w:val="en-US"/>
            </w:rPr>
            <w:fldChar w:fldCharType="separate"/>
          </w:r>
          <w:r w:rsidR="00225F01" w:rsidRPr="00225F01">
            <w:rPr>
              <w:noProof/>
              <w:lang w:val="en-US"/>
            </w:rPr>
            <w:t>[75]</w:t>
          </w:r>
          <w:r w:rsidR="0043094A">
            <w:rPr>
              <w:lang w:val="en-US"/>
            </w:rPr>
            <w:fldChar w:fldCharType="end"/>
          </w:r>
        </w:sdtContent>
      </w:sdt>
      <w:r w:rsidR="0043094A">
        <w:rPr>
          <w:lang w:val="en-US"/>
        </w:rPr>
        <w:t xml:space="preserve"> </w:t>
      </w:r>
      <w:r w:rsidRPr="0004294D">
        <w:rPr>
          <w:lang w:val="en-US"/>
        </w:rPr>
        <w:t>and has since become a staple in the machine learning toolkit.</w:t>
      </w:r>
    </w:p>
    <w:p w14:paraId="7EFD7C05" w14:textId="29F001B4" w:rsidR="008F0A17" w:rsidRDefault="0004294D" w:rsidP="00B7423C">
      <w:pPr>
        <w:rPr>
          <w:lang w:val="en-US"/>
        </w:rPr>
      </w:pPr>
      <w:r w:rsidRPr="0004294D">
        <w:rPr>
          <w:lang w:val="en-US"/>
        </w:rPr>
        <w:t xml:space="preserve">The primary intuition behind Random Forest is to create multiple decision trees during training and then aggregate their results (either by averaging for regression problems or voting for classification) to predict the final outcome. Each decision tree is built on a subset of the data, using a subset of the features. This kind of bootstrapped aggregation is known as </w:t>
      </w:r>
      <w:r w:rsidR="0059236A">
        <w:rPr>
          <w:lang w:val="en-US"/>
        </w:rPr>
        <w:t>"</w:t>
      </w:r>
      <w:r w:rsidRPr="0004294D">
        <w:rPr>
          <w:lang w:val="en-US"/>
        </w:rPr>
        <w:t>bagging</w:t>
      </w:r>
      <w:r w:rsidR="0059236A">
        <w:rPr>
          <w:lang w:val="en-US"/>
        </w:rPr>
        <w:t>"</w:t>
      </w:r>
      <w:r w:rsidRPr="0004294D">
        <w:rPr>
          <w:lang w:val="en-US"/>
        </w:rPr>
        <w:t xml:space="preserve">, which is instrumental in reducing variance and overfitting </w:t>
      </w:r>
      <w:sdt>
        <w:sdtPr>
          <w:rPr>
            <w:lang w:val="en-US"/>
          </w:rPr>
          <w:id w:val="286332462"/>
          <w:citation/>
        </w:sdtPr>
        <w:sdtContent>
          <w:r w:rsidR="00371556">
            <w:rPr>
              <w:lang w:val="en-US"/>
            </w:rPr>
            <w:fldChar w:fldCharType="begin"/>
          </w:r>
          <w:r w:rsidR="00371556" w:rsidRPr="00371556">
            <w:rPr>
              <w:lang w:val="en-US"/>
            </w:rPr>
            <w:instrText xml:space="preserve"> CITATION Bre96 \l 1031 </w:instrText>
          </w:r>
          <w:r w:rsidR="00371556">
            <w:rPr>
              <w:lang w:val="en-US"/>
            </w:rPr>
            <w:fldChar w:fldCharType="separate"/>
          </w:r>
          <w:r w:rsidR="00225F01" w:rsidRPr="00225F01">
            <w:rPr>
              <w:noProof/>
              <w:lang w:val="en-US"/>
            </w:rPr>
            <w:t>[76]</w:t>
          </w:r>
          <w:r w:rsidR="00371556">
            <w:rPr>
              <w:lang w:val="en-US"/>
            </w:rPr>
            <w:fldChar w:fldCharType="end"/>
          </w:r>
        </w:sdtContent>
      </w:sdt>
      <w:r w:rsidRPr="0004294D">
        <w:rPr>
          <w:lang w:val="en-US"/>
        </w:rPr>
        <w:t>.</w:t>
      </w:r>
    </w:p>
    <w:p w14:paraId="6AD85C55" w14:textId="5258DB5C" w:rsidR="008F0A17" w:rsidRDefault="008F0A17" w:rsidP="00B7423C">
      <w:pPr>
        <w:rPr>
          <w:lang w:val="en-US"/>
        </w:rPr>
      </w:pPr>
      <w:r>
        <w:rPr>
          <w:lang w:val="en-US"/>
        </w:rPr>
        <w:lastRenderedPageBreak/>
        <w:t>The RF has different advantages and pecu</w:t>
      </w:r>
      <w:r w:rsidR="0059236A">
        <w:rPr>
          <w:lang w:val="en-US"/>
        </w:rPr>
        <w:t>lia</w:t>
      </w:r>
      <w:r>
        <w:rPr>
          <w:lang w:val="en-US"/>
        </w:rPr>
        <w:t xml:space="preserve">rities: </w:t>
      </w:r>
    </w:p>
    <w:p w14:paraId="1AD2AAEC" w14:textId="6DF0F2A2" w:rsidR="0004294D" w:rsidRPr="008F0A17" w:rsidRDefault="0004294D" w:rsidP="008F0A17">
      <w:pPr>
        <w:pStyle w:val="ListParagraph"/>
        <w:numPr>
          <w:ilvl w:val="0"/>
          <w:numId w:val="20"/>
        </w:numPr>
        <w:rPr>
          <w:lang w:val="en-US"/>
        </w:rPr>
      </w:pPr>
      <w:r w:rsidRPr="008F0A17">
        <w:rPr>
          <w:lang w:val="en-US"/>
        </w:rPr>
        <w:t>Robustness to Overfitting: Because each tree in the forest is trained on a random subset of the data and features, the model is less likely to overfit to the training data. This inherent diversity leads to a more generalizable model.</w:t>
      </w:r>
    </w:p>
    <w:p w14:paraId="0EBD84F8" w14:textId="389A5A82" w:rsidR="0004294D" w:rsidRPr="008F0A17" w:rsidRDefault="0004294D" w:rsidP="008F0A17">
      <w:pPr>
        <w:pStyle w:val="ListParagraph"/>
        <w:numPr>
          <w:ilvl w:val="0"/>
          <w:numId w:val="20"/>
        </w:numPr>
        <w:rPr>
          <w:lang w:val="en-US"/>
        </w:rPr>
      </w:pPr>
      <w:r w:rsidRPr="008F0A17">
        <w:rPr>
          <w:lang w:val="en-US"/>
        </w:rPr>
        <w:t>Feature Importance: One of the unique aspects of Random Forest is its ability to gauge the importance of each feature. The importance is calculated based on how often a feature is used to split data across all trees and how much it improves the prediction.</w:t>
      </w:r>
    </w:p>
    <w:p w14:paraId="5C517F95" w14:textId="162EB234" w:rsidR="0004294D" w:rsidRPr="008F0A17" w:rsidRDefault="0004294D" w:rsidP="008F0A17">
      <w:pPr>
        <w:pStyle w:val="ListParagraph"/>
        <w:numPr>
          <w:ilvl w:val="0"/>
          <w:numId w:val="20"/>
        </w:numPr>
        <w:rPr>
          <w:lang w:val="en-US"/>
        </w:rPr>
      </w:pPr>
      <w:r w:rsidRPr="008F0A17">
        <w:rPr>
          <w:lang w:val="en-US"/>
        </w:rPr>
        <w:t>Flexibility: Random Forest can be used for classification and regression tasks, making it a versatile algorithm.</w:t>
      </w:r>
    </w:p>
    <w:p w14:paraId="05F5C812" w14:textId="4E28860B" w:rsidR="0004294D" w:rsidRPr="008F0A17" w:rsidRDefault="0004294D" w:rsidP="008F0A17">
      <w:pPr>
        <w:pStyle w:val="ListParagraph"/>
        <w:numPr>
          <w:ilvl w:val="0"/>
          <w:numId w:val="20"/>
        </w:numPr>
        <w:rPr>
          <w:lang w:val="en-US"/>
        </w:rPr>
      </w:pPr>
      <w:r w:rsidRPr="008F0A17">
        <w:rPr>
          <w:lang w:val="en-US"/>
        </w:rPr>
        <w:t>Handling Missing Data: Random Forest can handle missing data more gracefully than many other algorithms. During training, the algorithm learns the best imputation strategy based on the existing data, and during prediction, it can use similar strategies to deal with missing features</w:t>
      </w:r>
      <w:r w:rsidR="00EC4230" w:rsidRPr="008F0A17">
        <w:rPr>
          <w:lang w:val="en-US"/>
        </w:rPr>
        <w:t xml:space="preserve"> </w:t>
      </w:r>
      <w:sdt>
        <w:sdtPr>
          <w:rPr>
            <w:lang w:val="en-US"/>
          </w:rPr>
          <w:id w:val="1495066771"/>
          <w:citation/>
        </w:sdtPr>
        <w:sdtContent>
          <w:r w:rsidR="00EC4230" w:rsidRPr="008F0A17">
            <w:rPr>
              <w:lang w:val="en-US"/>
            </w:rPr>
            <w:fldChar w:fldCharType="begin"/>
          </w:r>
          <w:r w:rsidR="00EC4230" w:rsidRPr="008F0A17">
            <w:rPr>
              <w:lang w:val="en-US"/>
            </w:rPr>
            <w:instrText xml:space="preserve"> CITATION Ste12 \l 1031 </w:instrText>
          </w:r>
          <w:r w:rsidR="00EC4230" w:rsidRPr="008F0A17">
            <w:rPr>
              <w:lang w:val="en-US"/>
            </w:rPr>
            <w:fldChar w:fldCharType="separate"/>
          </w:r>
          <w:r w:rsidR="00225F01" w:rsidRPr="00225F01">
            <w:rPr>
              <w:noProof/>
              <w:lang w:val="en-US"/>
            </w:rPr>
            <w:t>[77]</w:t>
          </w:r>
          <w:r w:rsidR="00EC4230" w:rsidRPr="008F0A17">
            <w:rPr>
              <w:lang w:val="en-US"/>
            </w:rPr>
            <w:fldChar w:fldCharType="end"/>
          </w:r>
        </w:sdtContent>
      </w:sdt>
      <w:r w:rsidRPr="008F0A17">
        <w:rPr>
          <w:lang w:val="en-US"/>
        </w:rPr>
        <w:t>.</w:t>
      </w:r>
    </w:p>
    <w:p w14:paraId="45B62120" w14:textId="7CBB7E0D" w:rsidR="0004294D" w:rsidRDefault="005951D4" w:rsidP="0004294D">
      <w:pPr>
        <w:rPr>
          <w:lang w:val="en-US"/>
        </w:rPr>
      </w:pPr>
      <w:r w:rsidRPr="005951D4">
        <w:rPr>
          <w:lang w:val="en-US"/>
        </w:rPr>
        <w:t>Although Random Forest has some benefits, it is important to acknowledge its limits. For instance, the computing demands might be substantial, particularly when dealing with a substantial quantity of trees or a dataset with a high number of dimensions. Furthermore, while the model provides valuable information on the significance of features, it might be considered a black-box since it lacks the ability to deliver straightforward, rule-based logic similar to that of a single decision tree</w:t>
      </w:r>
      <w:r w:rsidR="0004294D" w:rsidRPr="0004294D">
        <w:rPr>
          <w:lang w:val="en-US"/>
        </w:rPr>
        <w:t>.</w:t>
      </w:r>
    </w:p>
    <w:p w14:paraId="2295D0A3" w14:textId="62AB2350" w:rsidR="0004294D" w:rsidRDefault="0004294D" w:rsidP="0004294D">
      <w:pPr>
        <w:pStyle w:val="Heading3"/>
        <w:rPr>
          <w:lang w:val="en-US"/>
        </w:rPr>
      </w:pPr>
      <w:bookmarkStart w:id="111" w:name="_Ref147430907"/>
      <w:bookmarkStart w:id="112" w:name="_Toc148382784"/>
      <w:r>
        <w:rPr>
          <w:lang w:val="en-US"/>
        </w:rPr>
        <w:t>K-Nearest Neighbors</w:t>
      </w:r>
      <w:bookmarkEnd w:id="111"/>
      <w:bookmarkEnd w:id="112"/>
    </w:p>
    <w:p w14:paraId="04E894C3" w14:textId="6A9CD0BE" w:rsidR="0004294D" w:rsidRDefault="0004294D" w:rsidP="0004294D">
      <w:pPr>
        <w:rPr>
          <w:lang w:val="en-US"/>
        </w:rPr>
      </w:pPr>
      <w:r w:rsidRPr="0004294D">
        <w:rPr>
          <w:lang w:val="en-US"/>
        </w:rPr>
        <w:t>K-Nearest Neighbors is a type of instance-based learning where the algorithm doesn</w:t>
      </w:r>
      <w:r w:rsidR="0059236A">
        <w:rPr>
          <w:lang w:val="en-US"/>
        </w:rPr>
        <w:t>'</w:t>
      </w:r>
      <w:r w:rsidRPr="0004294D">
        <w:rPr>
          <w:lang w:val="en-US"/>
        </w:rPr>
        <w:t xml:space="preserve">t explicitly learn a model. Instead, it memorizes the training dataset and makes predictions based on the proximity of new data points to the known data points. Introduced as early as the 1950s </w:t>
      </w:r>
      <w:sdt>
        <w:sdtPr>
          <w:rPr>
            <w:lang w:val="en-US"/>
          </w:rPr>
          <w:id w:val="560990986"/>
          <w:citation/>
        </w:sdtPr>
        <w:sdtContent>
          <w:r w:rsidR="00EC4230">
            <w:rPr>
              <w:lang w:val="en-US"/>
            </w:rPr>
            <w:fldChar w:fldCharType="begin"/>
          </w:r>
          <w:r w:rsidR="00EC4230" w:rsidRPr="00EC4230">
            <w:rPr>
              <w:lang w:val="en-US"/>
            </w:rPr>
            <w:instrText xml:space="preserve"> CITATION Fix51 \l 1031 </w:instrText>
          </w:r>
          <w:r w:rsidR="00EC4230">
            <w:rPr>
              <w:lang w:val="en-US"/>
            </w:rPr>
            <w:fldChar w:fldCharType="separate"/>
          </w:r>
          <w:r w:rsidR="00225F01" w:rsidRPr="00225F01">
            <w:rPr>
              <w:noProof/>
              <w:lang w:val="en-US"/>
            </w:rPr>
            <w:t>[78]</w:t>
          </w:r>
          <w:r w:rsidR="00EC4230">
            <w:rPr>
              <w:lang w:val="en-US"/>
            </w:rPr>
            <w:fldChar w:fldCharType="end"/>
          </w:r>
        </w:sdtContent>
      </w:sdt>
      <w:r w:rsidRPr="0004294D">
        <w:rPr>
          <w:lang w:val="en-US"/>
        </w:rPr>
        <w:t>, KNN has remained a simple yet powerful algorithm for various classification and regression tasks.</w:t>
      </w:r>
    </w:p>
    <w:p w14:paraId="25E076F3" w14:textId="0DEB27B1" w:rsidR="0004294D" w:rsidRDefault="0004294D" w:rsidP="0004294D">
      <w:pPr>
        <w:rPr>
          <w:lang w:val="en-US"/>
        </w:rPr>
      </w:pPr>
      <w:r w:rsidRPr="0004294D">
        <w:rPr>
          <w:lang w:val="en-US"/>
        </w:rPr>
        <w:t xml:space="preserve">Given a new data point, the KNN algorithm searches the training dataset for the </w:t>
      </w:r>
      <w:r w:rsidR="0059236A">
        <w:rPr>
          <w:lang w:val="en-US"/>
        </w:rPr>
        <w:t>"</w:t>
      </w:r>
      <w:r w:rsidRPr="0004294D">
        <w:rPr>
          <w:lang w:val="en-US"/>
        </w:rPr>
        <w:t>k</w:t>
      </w:r>
      <w:r w:rsidR="0059236A">
        <w:rPr>
          <w:lang w:val="en-US"/>
        </w:rPr>
        <w:t>"</w:t>
      </w:r>
      <w:r w:rsidRPr="0004294D">
        <w:rPr>
          <w:lang w:val="en-US"/>
        </w:rPr>
        <w:t xml:space="preserve"> training examples that are closest to the point. The prediction is then made based on the output values of these k-nearest neighbors. For classification, this typically involves majority voting, while for regression, it</w:t>
      </w:r>
      <w:r w:rsidR="0059236A">
        <w:rPr>
          <w:lang w:val="en-US"/>
        </w:rPr>
        <w:t>'</w:t>
      </w:r>
      <w:r w:rsidRPr="0004294D">
        <w:rPr>
          <w:lang w:val="en-US"/>
        </w:rPr>
        <w:t>s usually the average of the k neighbors.</w:t>
      </w:r>
    </w:p>
    <w:p w14:paraId="67865CCC" w14:textId="628C978A" w:rsidR="008F0A17" w:rsidRDefault="008F0A17" w:rsidP="0004294D">
      <w:pPr>
        <w:rPr>
          <w:lang w:val="en-US"/>
        </w:rPr>
      </w:pPr>
      <w:r>
        <w:rPr>
          <w:lang w:val="en-US"/>
        </w:rPr>
        <w:t>The KNN has different advantages and peculiarities:</w:t>
      </w:r>
    </w:p>
    <w:p w14:paraId="5174050C" w14:textId="77777777" w:rsidR="0004294D" w:rsidRPr="008F0A17" w:rsidRDefault="0004294D" w:rsidP="008F0A17">
      <w:pPr>
        <w:pStyle w:val="ListParagraph"/>
        <w:numPr>
          <w:ilvl w:val="0"/>
          <w:numId w:val="22"/>
        </w:numPr>
        <w:rPr>
          <w:lang w:val="en-US"/>
        </w:rPr>
      </w:pPr>
      <w:r w:rsidRPr="008F0A17">
        <w:rPr>
          <w:lang w:val="en-US"/>
        </w:rPr>
        <w:lastRenderedPageBreak/>
        <w:t>Simplicity: The core concept behind KNN is straightforward, making it easy to implement and understand.</w:t>
      </w:r>
    </w:p>
    <w:p w14:paraId="728EB44D" w14:textId="2D404ABA" w:rsidR="0004294D" w:rsidRPr="008F0A17" w:rsidRDefault="0004294D" w:rsidP="008F0A17">
      <w:pPr>
        <w:pStyle w:val="ListParagraph"/>
        <w:numPr>
          <w:ilvl w:val="0"/>
          <w:numId w:val="22"/>
        </w:numPr>
        <w:rPr>
          <w:lang w:val="en-US"/>
        </w:rPr>
      </w:pPr>
      <w:r w:rsidRPr="008F0A17">
        <w:rPr>
          <w:lang w:val="en-US"/>
        </w:rPr>
        <w:t>Versatility: Like Random Forest, KNN can be used for classification and regression tasks.</w:t>
      </w:r>
    </w:p>
    <w:p w14:paraId="5B863570" w14:textId="7B6F541A" w:rsidR="0004294D" w:rsidRPr="008F0A17" w:rsidRDefault="0004294D" w:rsidP="008F0A17">
      <w:pPr>
        <w:pStyle w:val="ListParagraph"/>
        <w:numPr>
          <w:ilvl w:val="0"/>
          <w:numId w:val="22"/>
        </w:numPr>
        <w:rPr>
          <w:lang w:val="en-US"/>
        </w:rPr>
      </w:pPr>
      <w:r w:rsidRPr="008F0A17">
        <w:rPr>
          <w:lang w:val="en-US"/>
        </w:rPr>
        <w:t>No Training Phase: Since KNN doesn</w:t>
      </w:r>
      <w:r w:rsidR="0059236A">
        <w:rPr>
          <w:lang w:val="en-US"/>
        </w:rPr>
        <w:t>'</w:t>
      </w:r>
      <w:r w:rsidRPr="008F0A17">
        <w:rPr>
          <w:lang w:val="en-US"/>
        </w:rPr>
        <w:t>t explicitly build a model, there</w:t>
      </w:r>
      <w:r w:rsidR="0059236A">
        <w:rPr>
          <w:lang w:val="en-US"/>
        </w:rPr>
        <w:t>'</w:t>
      </w:r>
      <w:r w:rsidRPr="008F0A17">
        <w:rPr>
          <w:lang w:val="en-US"/>
        </w:rPr>
        <w:t>s no training phase. This can be an advantage in settings where real-time decisions are required. However, it also means that the prediction phase can be computationally intensive.</w:t>
      </w:r>
      <w:sdt>
        <w:sdtPr>
          <w:rPr>
            <w:lang w:val="en-US"/>
          </w:rPr>
          <w:id w:val="-1107653183"/>
          <w:citation/>
        </w:sdtPr>
        <w:sdtContent>
          <w:r w:rsidR="00EC4230" w:rsidRPr="008F0A17">
            <w:rPr>
              <w:lang w:val="en-US"/>
            </w:rPr>
            <w:fldChar w:fldCharType="begin"/>
          </w:r>
          <w:r w:rsidR="00EC4230" w:rsidRPr="008F0A17">
            <w:rPr>
              <w:lang w:val="en-US"/>
            </w:rPr>
            <w:instrText xml:space="preserve"> CITATION Wei09 \l 1031 </w:instrText>
          </w:r>
          <w:r w:rsidR="00EC4230" w:rsidRPr="008F0A17">
            <w:rPr>
              <w:lang w:val="en-US"/>
            </w:rPr>
            <w:fldChar w:fldCharType="separate"/>
          </w:r>
          <w:r w:rsidR="00225F01">
            <w:rPr>
              <w:noProof/>
              <w:lang w:val="en-US"/>
            </w:rPr>
            <w:t xml:space="preserve"> </w:t>
          </w:r>
          <w:r w:rsidR="00225F01" w:rsidRPr="00225F01">
            <w:rPr>
              <w:noProof/>
              <w:lang w:val="en-US"/>
            </w:rPr>
            <w:t>[79]</w:t>
          </w:r>
          <w:r w:rsidR="00EC4230" w:rsidRPr="008F0A17">
            <w:rPr>
              <w:lang w:val="en-US"/>
            </w:rPr>
            <w:fldChar w:fldCharType="end"/>
          </w:r>
        </w:sdtContent>
      </w:sdt>
    </w:p>
    <w:p w14:paraId="4EB3F171" w14:textId="51B94B73" w:rsidR="0004294D" w:rsidRDefault="008F0A17" w:rsidP="0004294D">
      <w:pPr>
        <w:rPr>
          <w:lang w:val="en-US"/>
        </w:rPr>
      </w:pPr>
      <w:r w:rsidRPr="0004294D">
        <w:rPr>
          <w:lang w:val="en-US"/>
        </w:rPr>
        <w:t xml:space="preserve">Despite its advantages, </w:t>
      </w:r>
      <w:r>
        <w:rPr>
          <w:lang w:val="en-US"/>
        </w:rPr>
        <w:t>KNN</w:t>
      </w:r>
      <w:r w:rsidRPr="0004294D">
        <w:rPr>
          <w:lang w:val="en-US"/>
        </w:rPr>
        <w:t xml:space="preserve"> has its limitations</w:t>
      </w:r>
      <w:r w:rsidR="0004294D">
        <w:rPr>
          <w:lang w:val="en-US"/>
        </w:rPr>
        <w:t xml:space="preserve">: </w:t>
      </w:r>
    </w:p>
    <w:p w14:paraId="7D4119C5" w14:textId="451CA36C" w:rsidR="0004294D" w:rsidRPr="008F0A17" w:rsidRDefault="0004294D" w:rsidP="008F0A17">
      <w:pPr>
        <w:pStyle w:val="ListParagraph"/>
        <w:numPr>
          <w:ilvl w:val="0"/>
          <w:numId w:val="21"/>
        </w:numPr>
        <w:rPr>
          <w:lang w:val="en-US"/>
        </w:rPr>
      </w:pPr>
      <w:r w:rsidRPr="008F0A17">
        <w:rPr>
          <w:lang w:val="en-US"/>
        </w:rPr>
        <w:t xml:space="preserve">Computationally Intensive During Prediction: </w:t>
      </w:r>
      <w:r w:rsidR="00FE5B7D">
        <w:rPr>
          <w:lang w:val="en-US"/>
        </w:rPr>
        <w:t>Since</w:t>
      </w:r>
      <w:r w:rsidRPr="008F0A17">
        <w:rPr>
          <w:lang w:val="en-US"/>
        </w:rPr>
        <w:t xml:space="preserve"> KNN requires a distance calculation with all points in the training dataset for each prediction, it can be slow, especially with large datasets.</w:t>
      </w:r>
    </w:p>
    <w:p w14:paraId="5759AFD5" w14:textId="201121A7" w:rsidR="0004294D" w:rsidRPr="008F0A17" w:rsidRDefault="0004294D" w:rsidP="008F0A17">
      <w:pPr>
        <w:pStyle w:val="ListParagraph"/>
        <w:numPr>
          <w:ilvl w:val="0"/>
          <w:numId w:val="21"/>
        </w:numPr>
        <w:rPr>
          <w:lang w:val="en-US"/>
        </w:rPr>
      </w:pPr>
      <w:r w:rsidRPr="008F0A17">
        <w:rPr>
          <w:lang w:val="en-US"/>
        </w:rPr>
        <w:t>Sensitive to Irrelevant Features: Since the algorithm relies on calculating distances, it</w:t>
      </w:r>
      <w:r w:rsidR="0059236A">
        <w:rPr>
          <w:lang w:val="en-US"/>
        </w:rPr>
        <w:t>'</w:t>
      </w:r>
      <w:r w:rsidRPr="008F0A17">
        <w:rPr>
          <w:lang w:val="en-US"/>
        </w:rPr>
        <w:t>s s</w:t>
      </w:r>
      <w:r w:rsidR="0059236A">
        <w:rPr>
          <w:lang w:val="en-US"/>
        </w:rPr>
        <w:t>usceptibl</w:t>
      </w:r>
      <w:r w:rsidRPr="008F0A17">
        <w:rPr>
          <w:lang w:val="en-US"/>
        </w:rPr>
        <w:t xml:space="preserve">e to irrelevant or redundant features, which can skew the distances and hence the predictions. Feature scaling and selection are crucial when working with KNN </w:t>
      </w:r>
      <w:sdt>
        <w:sdtPr>
          <w:rPr>
            <w:lang w:val="en-US"/>
          </w:rPr>
          <w:id w:val="892235000"/>
          <w:citation/>
        </w:sdtPr>
        <w:sdtContent>
          <w:r w:rsidR="00FE5B7D">
            <w:rPr>
              <w:lang w:val="en-US"/>
            </w:rPr>
            <w:fldChar w:fldCharType="begin"/>
          </w:r>
          <w:r w:rsidR="00FE5B7D" w:rsidRPr="00FE5B7D">
            <w:rPr>
              <w:lang w:val="en-US"/>
            </w:rPr>
            <w:instrText xml:space="preserve"> CITATION Wei09 \l 1031 </w:instrText>
          </w:r>
          <w:r w:rsidR="00FE5B7D">
            <w:rPr>
              <w:lang w:val="en-US"/>
            </w:rPr>
            <w:fldChar w:fldCharType="separate"/>
          </w:r>
          <w:r w:rsidR="00225F01" w:rsidRPr="00225F01">
            <w:rPr>
              <w:noProof/>
              <w:lang w:val="en-US"/>
            </w:rPr>
            <w:t>[79]</w:t>
          </w:r>
          <w:r w:rsidR="00FE5B7D">
            <w:rPr>
              <w:lang w:val="en-US"/>
            </w:rPr>
            <w:fldChar w:fldCharType="end"/>
          </w:r>
        </w:sdtContent>
      </w:sdt>
      <w:r w:rsidR="00FE5B7D">
        <w:rPr>
          <w:lang w:val="en-US"/>
        </w:rPr>
        <w:t>.</w:t>
      </w:r>
    </w:p>
    <w:p w14:paraId="255565F0" w14:textId="1B61B5F9" w:rsidR="0004294D" w:rsidRPr="008F0A17" w:rsidRDefault="0004294D" w:rsidP="008F0A17">
      <w:pPr>
        <w:pStyle w:val="ListParagraph"/>
        <w:numPr>
          <w:ilvl w:val="0"/>
          <w:numId w:val="21"/>
        </w:numPr>
        <w:rPr>
          <w:lang w:val="en-US"/>
        </w:rPr>
      </w:pPr>
      <w:r w:rsidRPr="008F0A17">
        <w:rPr>
          <w:lang w:val="en-US"/>
        </w:rPr>
        <w:t>Choice of Distance Metric: The choice of distance metric (e.g., Euclidean, Manhattan, Minkowski) can significantly impact the performance of KNN. The best metric often depends on the nature of the data.</w:t>
      </w:r>
    </w:p>
    <w:p w14:paraId="302AF1AF" w14:textId="00AD3A4F" w:rsidR="00FE5B7D" w:rsidRDefault="00FE5B7D" w:rsidP="00FE5B7D">
      <w:pPr>
        <w:rPr>
          <w:lang w:val="en-US"/>
        </w:rPr>
      </w:pPr>
      <w:r>
        <w:rPr>
          <w:lang w:val="en-US"/>
        </w:rPr>
        <w:br w:type="page"/>
      </w:r>
    </w:p>
    <w:p w14:paraId="09207D2E" w14:textId="210A9FD8" w:rsidR="005B5030" w:rsidRPr="00B61C9D" w:rsidRDefault="00C31486" w:rsidP="005B5030">
      <w:pPr>
        <w:pStyle w:val="Heading1"/>
        <w:rPr>
          <w:lang w:val="en-US"/>
        </w:rPr>
      </w:pPr>
      <w:bookmarkStart w:id="113" w:name="_Ref147698175"/>
      <w:bookmarkStart w:id="114" w:name="_Toc148382785"/>
      <w:r>
        <w:rPr>
          <w:lang w:val="en-US"/>
        </w:rPr>
        <w:lastRenderedPageBreak/>
        <w:t>Methodology and Results</w:t>
      </w:r>
      <w:bookmarkEnd w:id="113"/>
      <w:bookmarkEnd w:id="114"/>
    </w:p>
    <w:p w14:paraId="176480D1" w14:textId="65CAC37C" w:rsidR="007A6BF2" w:rsidRPr="007A6BF2" w:rsidRDefault="007A6BF2" w:rsidP="007A6BF2">
      <w:pPr>
        <w:rPr>
          <w:lang w:val="en-US" w:eastAsia="de-DE"/>
        </w:rPr>
      </w:pPr>
      <w:r w:rsidRPr="007A6BF2">
        <w:rPr>
          <w:lang w:val="en-US" w:eastAsia="de-DE"/>
        </w:rPr>
        <w:t>The analytical foundation of this thesis is rooted in the dataset procured from the Federal Network Agency for Electricity, Gas, Telecommunications, Post, and Railways (Bundesnetzagentur für Elektrizität, Gas, Telekommunikation, Post und Eisenbahnen). This dataset undergoes annual updates, with the current version being refreshed in November 2022. It encapsulates comprehensive details pertaining to charging stations, encompassing the operator</w:t>
      </w:r>
      <w:r w:rsidR="0059236A">
        <w:rPr>
          <w:lang w:val="en-US" w:eastAsia="de-DE"/>
        </w:rPr>
        <w:t>'</w:t>
      </w:r>
      <w:r w:rsidRPr="007A6BF2">
        <w:rPr>
          <w:lang w:val="en-US" w:eastAsia="de-DE"/>
        </w:rPr>
        <w:t>s identity, geographical specifics (including address, city, federal state, latitude, and longitude), and intricate technical parameters such as the type and quantity of connectors and the power delivered.</w:t>
      </w:r>
    </w:p>
    <w:p w14:paraId="123DDDBB" w14:textId="4B268BB4" w:rsidR="007A6BF2" w:rsidRPr="007A6BF2" w:rsidRDefault="007A6BF2" w:rsidP="007A6BF2">
      <w:pPr>
        <w:rPr>
          <w:lang w:val="en-US" w:eastAsia="de-DE"/>
        </w:rPr>
      </w:pPr>
      <w:r w:rsidRPr="007A6BF2">
        <w:rPr>
          <w:lang w:val="en-US" w:eastAsia="de-DE"/>
        </w:rPr>
        <w:t>Upon rigorous data pre</w:t>
      </w:r>
      <w:r w:rsidR="0059236A">
        <w:rPr>
          <w:lang w:val="en-US" w:eastAsia="de-DE"/>
        </w:rPr>
        <w:t>-</w:t>
      </w:r>
      <w:r w:rsidRPr="007A6BF2">
        <w:rPr>
          <w:lang w:val="en-US" w:eastAsia="de-DE"/>
        </w:rPr>
        <w:t>processing (</w:t>
      </w:r>
      <w:r>
        <w:rPr>
          <w:lang w:val="en-US" w:eastAsia="de-DE"/>
        </w:rPr>
        <w:t xml:space="preserve">cf. Section </w:t>
      </w:r>
      <w:r>
        <w:rPr>
          <w:lang w:val="en-US" w:eastAsia="de-DE"/>
        </w:rPr>
        <w:fldChar w:fldCharType="begin"/>
      </w:r>
      <w:r>
        <w:rPr>
          <w:lang w:val="en-US" w:eastAsia="de-DE"/>
        </w:rPr>
        <w:instrText xml:space="preserve"> REF _Ref147760399 \r \h </w:instrText>
      </w:r>
      <w:r>
        <w:rPr>
          <w:lang w:val="en-US" w:eastAsia="de-DE"/>
        </w:rPr>
      </w:r>
      <w:r>
        <w:rPr>
          <w:lang w:val="en-US" w:eastAsia="de-DE"/>
        </w:rPr>
        <w:fldChar w:fldCharType="separate"/>
      </w:r>
      <w:r w:rsidR="00225F01">
        <w:rPr>
          <w:lang w:val="en-US" w:eastAsia="de-DE"/>
        </w:rPr>
        <w:t>4.1</w:t>
      </w:r>
      <w:r>
        <w:rPr>
          <w:lang w:val="en-US" w:eastAsia="de-DE"/>
        </w:rPr>
        <w:fldChar w:fldCharType="end"/>
      </w:r>
      <w:r w:rsidRPr="007A6BF2">
        <w:rPr>
          <w:lang w:val="en-US" w:eastAsia="de-DE"/>
        </w:rPr>
        <w:t xml:space="preserve">), it becomes feasible to architect the charging network by interlinking each node with all proximate nodes within a 100 km road radius. This specified distance, determined by user discretion, offers an optimal compromise for Plug-in vehicles, especially when juxtaposed with the prevalent ranges of pure Electric Vehicles (EVs), which exceed 300km. Utilizing these extended ranges would </w:t>
      </w:r>
      <w:del w:id="115" w:author="Floriana Graziano" w:date="2023-10-16T22:18:00Z">
        <w:r w:rsidRPr="007A6BF2" w:rsidDel="003771A7">
          <w:rPr>
            <w:lang w:val="en-US" w:eastAsia="de-DE"/>
          </w:rPr>
          <w:delText xml:space="preserve">have </w:delText>
        </w:r>
      </w:del>
      <w:r w:rsidRPr="007A6BF2">
        <w:rPr>
          <w:lang w:val="en-US" w:eastAsia="de-DE"/>
        </w:rPr>
        <w:t>culminate</w:t>
      </w:r>
      <w:del w:id="116" w:author="Floriana Graziano" w:date="2023-10-16T22:18:00Z">
        <w:r w:rsidRPr="007A6BF2" w:rsidDel="003771A7">
          <w:rPr>
            <w:lang w:val="en-US" w:eastAsia="de-DE"/>
          </w:rPr>
          <w:delText>d</w:delText>
        </w:r>
      </w:del>
      <w:r w:rsidRPr="007A6BF2">
        <w:rPr>
          <w:lang w:val="en-US" w:eastAsia="de-DE"/>
        </w:rPr>
        <w:t xml:space="preserve"> in an overwhelmingly dense graph, rendering the graphical distinctions relatively indistinct</w:t>
      </w:r>
      <w:r>
        <w:rPr>
          <w:lang w:val="en-US" w:eastAsia="de-DE"/>
        </w:rPr>
        <w:t xml:space="preserve"> (cf. Section </w:t>
      </w:r>
      <w:r>
        <w:rPr>
          <w:lang w:val="en-US" w:eastAsia="de-DE"/>
        </w:rPr>
        <w:fldChar w:fldCharType="begin"/>
      </w:r>
      <w:r>
        <w:rPr>
          <w:lang w:val="en-US" w:eastAsia="de-DE"/>
        </w:rPr>
        <w:instrText xml:space="preserve"> REF _Ref147760426 \r \h </w:instrText>
      </w:r>
      <w:r>
        <w:rPr>
          <w:lang w:val="en-US" w:eastAsia="de-DE"/>
        </w:rPr>
      </w:r>
      <w:r>
        <w:rPr>
          <w:lang w:val="en-US" w:eastAsia="de-DE"/>
        </w:rPr>
        <w:fldChar w:fldCharType="separate"/>
      </w:r>
      <w:r w:rsidR="00225F01">
        <w:rPr>
          <w:lang w:val="en-US" w:eastAsia="de-DE"/>
        </w:rPr>
        <w:t>4.2</w:t>
      </w:r>
      <w:r>
        <w:rPr>
          <w:lang w:val="en-US" w:eastAsia="de-DE"/>
        </w:rPr>
        <w:fldChar w:fldCharType="end"/>
      </w:r>
      <w:r>
        <w:rPr>
          <w:lang w:val="en-US" w:eastAsia="de-DE"/>
        </w:rPr>
        <w:t>)</w:t>
      </w:r>
      <w:r w:rsidRPr="007A6BF2">
        <w:rPr>
          <w:lang w:val="en-US" w:eastAsia="de-DE"/>
        </w:rPr>
        <w:t>.</w:t>
      </w:r>
    </w:p>
    <w:p w14:paraId="69DF1C5C" w14:textId="6EAB563F" w:rsidR="007A6BF2" w:rsidRPr="007A6BF2" w:rsidRDefault="007A6BF2" w:rsidP="007A6BF2">
      <w:pPr>
        <w:rPr>
          <w:lang w:val="en-US" w:eastAsia="de-DE"/>
        </w:rPr>
      </w:pPr>
      <w:r w:rsidRPr="007A6BF2">
        <w:rPr>
          <w:lang w:val="en-US" w:eastAsia="de-DE"/>
        </w:rPr>
        <w:t>Following the network</w:t>
      </w:r>
      <w:r w:rsidR="0059236A">
        <w:rPr>
          <w:lang w:val="en-US" w:eastAsia="de-DE"/>
        </w:rPr>
        <w:t>'</w:t>
      </w:r>
      <w:r w:rsidRPr="007A6BF2">
        <w:rPr>
          <w:lang w:val="en-US" w:eastAsia="de-DE"/>
        </w:rPr>
        <w:t>s formulation, the subsequent phase involves the optimization of prospective charging stations</w:t>
      </w:r>
      <w:r w:rsidR="0059236A">
        <w:rPr>
          <w:lang w:val="en-US" w:eastAsia="de-DE"/>
        </w:rPr>
        <w:t>'</w:t>
      </w:r>
      <w:r w:rsidRPr="007A6BF2">
        <w:rPr>
          <w:lang w:val="en-US" w:eastAsia="de-DE"/>
        </w:rPr>
        <w:t xml:space="preserve"> positioning. It is pivotal to note that the algorithm retains the spatial orientation of the extant charging stations, given the impracticality of alterations. Instead, it assimilates a predetermined </w:t>
      </w:r>
      <w:r w:rsidR="0059236A">
        <w:rPr>
          <w:lang w:val="en-US" w:eastAsia="de-DE"/>
        </w:rPr>
        <w:t xml:space="preserve">number of new stations and refines their placement through a genetic algorithm (cf. </w:t>
      </w:r>
      <w:r>
        <w:rPr>
          <w:lang w:val="en-US" w:eastAsia="de-DE"/>
        </w:rPr>
        <w:t xml:space="preserve">Section </w:t>
      </w:r>
      <w:r>
        <w:rPr>
          <w:lang w:val="en-US" w:eastAsia="de-DE"/>
        </w:rPr>
        <w:fldChar w:fldCharType="begin"/>
      </w:r>
      <w:r>
        <w:rPr>
          <w:lang w:val="en-US" w:eastAsia="de-DE"/>
        </w:rPr>
        <w:instrText xml:space="preserve"> REF _Ref147760454 \r \h </w:instrText>
      </w:r>
      <w:r>
        <w:rPr>
          <w:lang w:val="en-US" w:eastAsia="de-DE"/>
        </w:rPr>
      </w:r>
      <w:r>
        <w:rPr>
          <w:lang w:val="en-US" w:eastAsia="de-DE"/>
        </w:rPr>
        <w:fldChar w:fldCharType="separate"/>
      </w:r>
      <w:r w:rsidR="00225F01">
        <w:rPr>
          <w:lang w:val="en-US" w:eastAsia="de-DE"/>
        </w:rPr>
        <w:t>4.3</w:t>
      </w:r>
      <w:r>
        <w:rPr>
          <w:lang w:val="en-US" w:eastAsia="de-DE"/>
        </w:rPr>
        <w:fldChar w:fldCharType="end"/>
      </w:r>
      <w:r>
        <w:rPr>
          <w:lang w:val="en-US" w:eastAsia="de-DE"/>
        </w:rPr>
        <w:t>)</w:t>
      </w:r>
      <w:r w:rsidRPr="007A6BF2">
        <w:rPr>
          <w:lang w:val="en-US" w:eastAsia="de-DE"/>
        </w:rPr>
        <w:t>.</w:t>
      </w:r>
    </w:p>
    <w:p w14:paraId="28F393C8" w14:textId="65CAE695" w:rsidR="007A6BF2" w:rsidRPr="007A6BF2" w:rsidRDefault="007A6BF2" w:rsidP="007A6BF2">
      <w:pPr>
        <w:rPr>
          <w:lang w:val="en-US" w:eastAsia="de-DE"/>
        </w:rPr>
      </w:pPr>
      <w:r w:rsidRPr="007A6BF2">
        <w:rPr>
          <w:lang w:val="en-US" w:eastAsia="de-DE"/>
        </w:rPr>
        <w:t xml:space="preserve">Historical data served as the benchmark for algorithmic outcomes. An illustrative example is the installation of 532 charging stations between 2014 and 2015. The algorithmic model, initialized with the 2014 network and augmented with 532 stations, </w:t>
      </w:r>
      <w:del w:id="117" w:author="Floriana Graziano" w:date="2023-10-16T22:19:00Z">
        <w:r w:rsidRPr="007A6BF2" w:rsidDel="003771A7">
          <w:rPr>
            <w:lang w:val="en-US" w:eastAsia="de-DE"/>
          </w:rPr>
          <w:delText xml:space="preserve">was </w:delText>
        </w:r>
      </w:del>
      <w:ins w:id="118" w:author="Floriana Graziano" w:date="2023-10-16T22:19:00Z">
        <w:r w:rsidR="003771A7">
          <w:rPr>
            <w:lang w:val="en-US" w:eastAsia="de-DE"/>
          </w:rPr>
          <w:t>has been</w:t>
        </w:r>
        <w:r w:rsidR="003771A7" w:rsidRPr="007A6BF2">
          <w:rPr>
            <w:lang w:val="en-US" w:eastAsia="de-DE"/>
          </w:rPr>
          <w:t xml:space="preserve"> </w:t>
        </w:r>
      </w:ins>
      <w:r w:rsidRPr="007A6BF2">
        <w:rPr>
          <w:lang w:val="en-US" w:eastAsia="de-DE"/>
        </w:rPr>
        <w:t>juxtaposed against the 2015 network. Both networks maintain consistent pre-2014 station locations, with discrepancies manifesting solely in the orientation of the 532 newly incorporated stations.</w:t>
      </w:r>
    </w:p>
    <w:p w14:paraId="7B691CC6" w14:textId="529D6723" w:rsidR="007A6BF2" w:rsidRPr="007A6BF2" w:rsidRDefault="007A6BF2" w:rsidP="007A6BF2">
      <w:pPr>
        <w:rPr>
          <w:lang w:val="en-US" w:eastAsia="de-DE"/>
        </w:rPr>
      </w:pPr>
      <w:r w:rsidRPr="007A6BF2">
        <w:rPr>
          <w:lang w:val="en-US" w:eastAsia="de-DE"/>
        </w:rPr>
        <w:t>To bolster the model</w:t>
      </w:r>
      <w:r w:rsidR="0059236A">
        <w:rPr>
          <w:lang w:val="en-US" w:eastAsia="de-DE"/>
        </w:rPr>
        <w:t>'</w:t>
      </w:r>
      <w:r w:rsidRPr="007A6BF2">
        <w:rPr>
          <w:lang w:val="en-US" w:eastAsia="de-DE"/>
        </w:rPr>
        <w:t>s authenticity, the initial population derivation steered clear of randomness and instead hinged on a predictive algorithm contingent on location and federal state. This assumption predicates on the premise that federal states exhibit distinct adoption rates. The aforementioned predictive algorithm employs retrospective training levels. For instance, in the 2014 scenario, the initial population</w:t>
      </w:r>
      <w:r w:rsidR="0059236A">
        <w:rPr>
          <w:lang w:val="en-US" w:eastAsia="de-DE"/>
        </w:rPr>
        <w:t>'</w:t>
      </w:r>
      <w:r w:rsidRPr="007A6BF2">
        <w:rPr>
          <w:lang w:val="en-US" w:eastAsia="de-DE"/>
        </w:rPr>
        <w:t xml:space="preserve">s prediction leveraged data </w:t>
      </w:r>
      <w:r w:rsidRPr="007A6BF2">
        <w:rPr>
          <w:lang w:val="en-US" w:eastAsia="de-DE"/>
        </w:rPr>
        <w:lastRenderedPageBreak/>
        <w:t>spanning 2009 to 2014, eschewing the incongruity of simulating the 2015 station locations based on post-2019 occurrences</w:t>
      </w:r>
      <w:r>
        <w:rPr>
          <w:lang w:val="en-US" w:eastAsia="de-DE"/>
        </w:rPr>
        <w:t xml:space="preserve"> (cf. Section </w:t>
      </w:r>
      <w:r>
        <w:rPr>
          <w:lang w:val="en-US" w:eastAsia="de-DE"/>
        </w:rPr>
        <w:fldChar w:fldCharType="begin"/>
      </w:r>
      <w:r>
        <w:rPr>
          <w:lang w:val="en-US" w:eastAsia="de-DE"/>
        </w:rPr>
        <w:instrText xml:space="preserve"> REF _Ref147760491 \r \h </w:instrText>
      </w:r>
      <w:r>
        <w:rPr>
          <w:lang w:val="en-US" w:eastAsia="de-DE"/>
        </w:rPr>
      </w:r>
      <w:r>
        <w:rPr>
          <w:lang w:val="en-US" w:eastAsia="de-DE"/>
        </w:rPr>
        <w:fldChar w:fldCharType="separate"/>
      </w:r>
      <w:r w:rsidR="00225F01">
        <w:rPr>
          <w:lang w:val="en-US" w:eastAsia="de-DE"/>
        </w:rPr>
        <w:t>4.3.1</w:t>
      </w:r>
      <w:r>
        <w:rPr>
          <w:lang w:val="en-US" w:eastAsia="de-DE"/>
        </w:rPr>
        <w:fldChar w:fldCharType="end"/>
      </w:r>
      <w:r>
        <w:rPr>
          <w:lang w:val="en-US" w:eastAsia="de-DE"/>
        </w:rPr>
        <w:t>)</w:t>
      </w:r>
      <w:r w:rsidRPr="007A6BF2">
        <w:rPr>
          <w:lang w:val="en-US" w:eastAsia="de-DE"/>
        </w:rPr>
        <w:t>.</w:t>
      </w:r>
    </w:p>
    <w:p w14:paraId="2FF1BD42" w14:textId="742FD944" w:rsidR="007A6BF2" w:rsidRPr="007A6BF2" w:rsidRDefault="007A6BF2" w:rsidP="007A6BF2">
      <w:pPr>
        <w:rPr>
          <w:lang w:val="en-US" w:eastAsia="de-DE"/>
        </w:rPr>
      </w:pPr>
      <w:r w:rsidRPr="007A6BF2">
        <w:rPr>
          <w:lang w:val="en-US" w:eastAsia="de-DE"/>
        </w:rPr>
        <w:t>Ensuring the model</w:t>
      </w:r>
      <w:r w:rsidR="0059236A">
        <w:rPr>
          <w:lang w:val="en-US" w:eastAsia="de-DE"/>
        </w:rPr>
        <w:t>'</w:t>
      </w:r>
      <w:r w:rsidRPr="007A6BF2">
        <w:rPr>
          <w:lang w:val="en-US" w:eastAsia="de-DE"/>
        </w:rPr>
        <w:t>s realism extended to managing mutations and crossovers such that new points were seamlessly integrated into the road network. This precautionary measure mitigates the risk of placing a station in non-practical locations, such as a park or forest. In such instances, relocation to the nearest accessible road point was mandated, ensuring that the genetic algorithm retained its discrete nature.</w:t>
      </w:r>
    </w:p>
    <w:p w14:paraId="32E2ECB2" w14:textId="0EB72FCD" w:rsidR="00887EA4" w:rsidRDefault="007A6BF2" w:rsidP="007A6BF2">
      <w:pPr>
        <w:rPr>
          <w:lang w:val="en-US" w:eastAsia="de-DE"/>
        </w:rPr>
      </w:pPr>
      <w:r w:rsidRPr="007A6BF2">
        <w:rPr>
          <w:lang w:val="en-US" w:eastAsia="de-DE"/>
        </w:rPr>
        <w:t xml:space="preserve">The final layer of refinement encompassed the implementation of a multi-objective fitness function. This function, tailored for </w:t>
      </w:r>
      <w:r w:rsidR="0059236A">
        <w:rPr>
          <w:lang w:val="en-US" w:eastAsia="de-DE"/>
        </w:rPr>
        <w:t>selecting the most viable individuals, amalgamated</w:t>
      </w:r>
      <w:r w:rsidRPr="007A6BF2">
        <w:rPr>
          <w:lang w:val="en-US" w:eastAsia="de-DE"/>
        </w:rPr>
        <w:t xml:space="preserve"> geographical considerations and graph-based metrics</w:t>
      </w:r>
      <w:r>
        <w:rPr>
          <w:lang w:val="en-US" w:eastAsia="de-DE"/>
        </w:rPr>
        <w:t xml:space="preserve"> (cf. Section </w:t>
      </w:r>
      <w:r>
        <w:rPr>
          <w:lang w:val="en-US" w:eastAsia="de-DE"/>
        </w:rPr>
        <w:fldChar w:fldCharType="begin"/>
      </w:r>
      <w:r>
        <w:rPr>
          <w:lang w:val="en-US" w:eastAsia="de-DE"/>
        </w:rPr>
        <w:instrText xml:space="preserve"> REF _Ref147760521 \r \h </w:instrText>
      </w:r>
      <w:r>
        <w:rPr>
          <w:lang w:val="en-US" w:eastAsia="de-DE"/>
        </w:rPr>
      </w:r>
      <w:r>
        <w:rPr>
          <w:lang w:val="en-US" w:eastAsia="de-DE"/>
        </w:rPr>
        <w:fldChar w:fldCharType="separate"/>
      </w:r>
      <w:r w:rsidR="00225F01">
        <w:rPr>
          <w:lang w:val="en-US" w:eastAsia="de-DE"/>
        </w:rPr>
        <w:t>4.3.2</w:t>
      </w:r>
      <w:r>
        <w:rPr>
          <w:lang w:val="en-US" w:eastAsia="de-DE"/>
        </w:rPr>
        <w:fldChar w:fldCharType="end"/>
      </w:r>
      <w:r>
        <w:rPr>
          <w:lang w:val="en-US" w:eastAsia="de-DE"/>
        </w:rPr>
        <w:t>)</w:t>
      </w:r>
      <w:r w:rsidRPr="007A6BF2">
        <w:rPr>
          <w:lang w:val="en-US" w:eastAsia="de-DE"/>
        </w:rPr>
        <w:t>.</w:t>
      </w:r>
    </w:p>
    <w:p w14:paraId="535555F1" w14:textId="12EE5395" w:rsidR="00BC1926" w:rsidRDefault="00BC1926" w:rsidP="00BC1926">
      <w:pPr>
        <w:pStyle w:val="Heading2"/>
        <w:rPr>
          <w:lang w:val="en-US" w:eastAsia="de-DE"/>
        </w:rPr>
      </w:pPr>
      <w:bookmarkStart w:id="119" w:name="_Ref147760399"/>
      <w:bookmarkStart w:id="120" w:name="_Toc148382786"/>
      <w:r>
        <w:rPr>
          <w:lang w:val="en-US" w:eastAsia="de-DE"/>
        </w:rPr>
        <w:t>Pre-</w:t>
      </w:r>
      <w:commentRangeStart w:id="121"/>
      <w:r>
        <w:rPr>
          <w:lang w:val="en-US" w:eastAsia="de-DE"/>
        </w:rPr>
        <w:t>Processing</w:t>
      </w:r>
      <w:bookmarkEnd w:id="119"/>
      <w:bookmarkEnd w:id="120"/>
      <w:commentRangeEnd w:id="121"/>
      <w:r w:rsidR="00AA4C85">
        <w:rPr>
          <w:rStyle w:val="CommentReference"/>
          <w:rFonts w:cs="Times New Roman"/>
          <w:b w:val="0"/>
          <w:bCs/>
          <w:iCs w:val="0"/>
        </w:rPr>
        <w:commentReference w:id="121"/>
      </w:r>
    </w:p>
    <w:p w14:paraId="68C80F65" w14:textId="7CE2DD34" w:rsidR="0059236A" w:rsidRDefault="00BC1926" w:rsidP="00BC1926">
      <w:pPr>
        <w:rPr>
          <w:lang w:val="en-US" w:eastAsia="de-DE"/>
        </w:rPr>
      </w:pPr>
      <w:r w:rsidRPr="00BC1926">
        <w:rPr>
          <w:lang w:val="en-US" w:eastAsia="de-DE"/>
        </w:rPr>
        <w:t>The raw dataset, procured from the Federal Network Agency, underwent meticulous pre</w:t>
      </w:r>
      <w:r w:rsidR="0059236A">
        <w:rPr>
          <w:lang w:val="en-US" w:eastAsia="de-DE"/>
        </w:rPr>
        <w:t>-</w:t>
      </w:r>
      <w:r w:rsidRPr="00BC1926">
        <w:rPr>
          <w:lang w:val="en-US" w:eastAsia="de-DE"/>
        </w:rPr>
        <w:t>processing to render it suitable for subsequent analysis. This pre</w:t>
      </w:r>
      <w:r w:rsidR="0059236A">
        <w:rPr>
          <w:lang w:val="en-US" w:eastAsia="de-DE"/>
        </w:rPr>
        <w:t>-</w:t>
      </w:r>
      <w:r w:rsidRPr="00BC1926">
        <w:rPr>
          <w:lang w:val="en-US" w:eastAsia="de-DE"/>
        </w:rPr>
        <w:t xml:space="preserve">processing </w:t>
      </w:r>
      <w:ins w:id="122" w:author="Floriana Graziano" w:date="2023-10-16T22:20:00Z">
        <w:r w:rsidR="00AA4C85">
          <w:rPr>
            <w:lang w:val="en-US" w:eastAsia="de-DE"/>
          </w:rPr>
          <w:t xml:space="preserve">has </w:t>
        </w:r>
      </w:ins>
      <w:r w:rsidRPr="00BC1926">
        <w:rPr>
          <w:lang w:val="en-US" w:eastAsia="de-DE"/>
        </w:rPr>
        <w:t xml:space="preserve">involved several steps </w:t>
      </w:r>
      <w:r w:rsidR="0059236A">
        <w:rPr>
          <w:lang w:val="en-US" w:eastAsia="de-DE"/>
        </w:rPr>
        <w:t>to enhance the data's quality and readability</w:t>
      </w:r>
      <w:r w:rsidRPr="00BC1926">
        <w:rPr>
          <w:lang w:val="en-US" w:eastAsia="de-DE"/>
        </w:rPr>
        <w:t>, thereby facilitating more accurate and effective analysis.</w:t>
      </w:r>
      <w:r>
        <w:rPr>
          <w:lang w:val="en-US" w:eastAsia="de-DE"/>
        </w:rPr>
        <w:t xml:space="preserve"> </w:t>
      </w:r>
      <w:r w:rsidRPr="00BC1926">
        <w:rPr>
          <w:lang w:val="en-US" w:eastAsia="de-DE"/>
        </w:rPr>
        <w:t>One key aspect of the pre</w:t>
      </w:r>
      <w:r w:rsidR="0059236A">
        <w:rPr>
          <w:lang w:val="en-US" w:eastAsia="de-DE"/>
        </w:rPr>
        <w:t>-</w:t>
      </w:r>
      <w:r w:rsidRPr="00BC1926">
        <w:rPr>
          <w:lang w:val="en-US" w:eastAsia="de-DE"/>
        </w:rPr>
        <w:t xml:space="preserve">processing </w:t>
      </w:r>
      <w:del w:id="123" w:author="Floriana Graziano" w:date="2023-10-16T22:20:00Z">
        <w:r w:rsidRPr="00BC1926" w:rsidDel="00AA4C85">
          <w:rPr>
            <w:lang w:val="en-US" w:eastAsia="de-DE"/>
          </w:rPr>
          <w:delText xml:space="preserve">was </w:delText>
        </w:r>
      </w:del>
      <w:ins w:id="124" w:author="Floriana Graziano" w:date="2023-10-16T22:20:00Z">
        <w:r w:rsidR="00AA4C85">
          <w:rPr>
            <w:lang w:val="en-US" w:eastAsia="de-DE"/>
          </w:rPr>
          <w:t>has been</w:t>
        </w:r>
        <w:r w:rsidR="00AA4C85" w:rsidRPr="00BC1926">
          <w:rPr>
            <w:lang w:val="en-US" w:eastAsia="de-DE"/>
          </w:rPr>
          <w:t xml:space="preserve"> </w:t>
        </w:r>
      </w:ins>
      <w:r w:rsidRPr="00BC1926">
        <w:rPr>
          <w:lang w:val="en-US" w:eastAsia="de-DE"/>
        </w:rPr>
        <w:t xml:space="preserve">the elimination of duplicate entries from the dataset. It is common for datasets, particularly those aggregated from multiple sources or entered manually, to contain duplicate entries. </w:t>
      </w:r>
      <w:r w:rsidR="0059236A">
        <w:rPr>
          <w:lang w:val="en-US" w:eastAsia="de-DE"/>
        </w:rPr>
        <w:t>If not removed, duplicate entries</w:t>
      </w:r>
      <w:r w:rsidRPr="00BC1926">
        <w:rPr>
          <w:lang w:val="en-US" w:eastAsia="de-DE"/>
        </w:rPr>
        <w:t xml:space="preserve"> can lead to redundancy in the data and distort the subsequent analysis. Thus, duplicate entries in the dataset </w:t>
      </w:r>
      <w:del w:id="125" w:author="Floriana Graziano" w:date="2023-10-16T22:20:00Z">
        <w:r w:rsidRPr="00BC1926" w:rsidDel="00AA4C85">
          <w:rPr>
            <w:lang w:val="en-US" w:eastAsia="de-DE"/>
          </w:rPr>
          <w:delText xml:space="preserve">were </w:delText>
        </w:r>
      </w:del>
      <w:ins w:id="126" w:author="Floriana Graziano" w:date="2023-10-16T22:20:00Z">
        <w:r w:rsidR="00AA4C85">
          <w:rPr>
            <w:lang w:val="en-US" w:eastAsia="de-DE"/>
          </w:rPr>
          <w:t>ha</w:t>
        </w:r>
      </w:ins>
      <w:ins w:id="127" w:author="Floriana Graziano" w:date="2023-10-16T22:21:00Z">
        <w:r w:rsidR="00AA4C85">
          <w:rPr>
            <w:lang w:val="en-US" w:eastAsia="de-DE"/>
          </w:rPr>
          <w:t>ve been</w:t>
        </w:r>
      </w:ins>
      <w:ins w:id="128" w:author="Floriana Graziano" w:date="2023-10-16T22:20:00Z">
        <w:r w:rsidR="00AA4C85" w:rsidRPr="00BC1926">
          <w:rPr>
            <w:lang w:val="en-US" w:eastAsia="de-DE"/>
          </w:rPr>
          <w:t xml:space="preserve"> </w:t>
        </w:r>
      </w:ins>
      <w:r w:rsidRPr="00BC1926">
        <w:rPr>
          <w:lang w:val="en-US" w:eastAsia="de-DE"/>
        </w:rPr>
        <w:t>identified and carefully pruned to create a streamlined and precise representation of the unique electric vehicle charging stations distributed across the regions.</w:t>
      </w:r>
      <w:r>
        <w:rPr>
          <w:lang w:val="en-US" w:eastAsia="de-DE"/>
        </w:rPr>
        <w:t xml:space="preserve"> </w:t>
      </w:r>
      <w:r w:rsidRPr="00BC1926">
        <w:rPr>
          <w:lang w:val="en-US" w:eastAsia="de-DE"/>
        </w:rPr>
        <w:t xml:space="preserve">Following this, the data </w:t>
      </w:r>
      <w:ins w:id="129" w:author="Floriana Graziano" w:date="2023-10-16T22:21:00Z">
        <w:r w:rsidR="00AA4C85">
          <w:rPr>
            <w:lang w:val="en-US" w:eastAsia="de-DE"/>
          </w:rPr>
          <w:t xml:space="preserve">has </w:t>
        </w:r>
      </w:ins>
      <w:r w:rsidRPr="00BC1926">
        <w:rPr>
          <w:lang w:val="en-US" w:eastAsia="de-DE"/>
        </w:rPr>
        <w:t xml:space="preserve">underwent a process of transformation aimed at standardizing its structure and making it more conducive to analysis. A prime example of this is the transformation of the </w:t>
      </w:r>
      <w:r w:rsidR="0059236A">
        <w:rPr>
          <w:lang w:val="en-US" w:eastAsia="de-DE"/>
        </w:rPr>
        <w:t>'</w:t>
      </w:r>
      <w:r w:rsidRPr="00BC1926">
        <w:rPr>
          <w:i/>
          <w:iCs/>
          <w:lang w:val="en-US" w:eastAsia="de-DE"/>
        </w:rPr>
        <w:t>type_of_charger</w:t>
      </w:r>
      <w:r w:rsidR="0059236A">
        <w:rPr>
          <w:lang w:val="en-US" w:eastAsia="de-DE"/>
        </w:rPr>
        <w:t>'</w:t>
      </w:r>
      <w:r w:rsidRPr="00BC1926">
        <w:rPr>
          <w:lang w:val="en-US" w:eastAsia="de-DE"/>
        </w:rPr>
        <w:t xml:space="preserve"> variable. The original values, </w:t>
      </w:r>
      <w:r w:rsidR="0059236A">
        <w:rPr>
          <w:lang w:val="en-US" w:eastAsia="de-DE"/>
        </w:rPr>
        <w:t>'</w:t>
      </w:r>
      <w:r w:rsidRPr="00BC1926">
        <w:rPr>
          <w:i/>
          <w:iCs/>
          <w:lang w:val="en-US" w:eastAsia="de-DE"/>
        </w:rPr>
        <w:t>Schnellladeeinrichtung</w:t>
      </w:r>
      <w:r w:rsidR="0059236A">
        <w:rPr>
          <w:lang w:val="en-US" w:eastAsia="de-DE"/>
        </w:rPr>
        <w:t>'</w:t>
      </w:r>
      <w:r w:rsidRPr="00BC1926">
        <w:rPr>
          <w:lang w:val="en-US" w:eastAsia="de-DE"/>
        </w:rPr>
        <w:t xml:space="preserve"> and </w:t>
      </w:r>
      <w:r w:rsidR="0059236A">
        <w:rPr>
          <w:lang w:val="en-US" w:eastAsia="de-DE"/>
        </w:rPr>
        <w:t>'</w:t>
      </w:r>
      <w:r w:rsidRPr="00BC1926">
        <w:rPr>
          <w:i/>
          <w:iCs/>
          <w:lang w:val="en-US" w:eastAsia="de-DE"/>
        </w:rPr>
        <w:t>Normalladeeinrichtung</w:t>
      </w:r>
      <w:r w:rsidR="0059236A">
        <w:rPr>
          <w:lang w:val="en-US" w:eastAsia="de-DE"/>
        </w:rPr>
        <w:t>'</w:t>
      </w:r>
      <w:r w:rsidRPr="00BC1926">
        <w:rPr>
          <w:lang w:val="en-US" w:eastAsia="de-DE"/>
        </w:rPr>
        <w:t xml:space="preserve">, </w:t>
      </w:r>
      <w:del w:id="130" w:author="Floriana Graziano" w:date="2023-10-16T22:21:00Z">
        <w:r w:rsidRPr="00BC1926" w:rsidDel="00AA4C85">
          <w:rPr>
            <w:lang w:val="en-US" w:eastAsia="de-DE"/>
          </w:rPr>
          <w:delText xml:space="preserve">were </w:delText>
        </w:r>
      </w:del>
      <w:ins w:id="131" w:author="Floriana Graziano" w:date="2023-10-16T22:21:00Z">
        <w:r w:rsidR="00AA4C85">
          <w:rPr>
            <w:lang w:val="en-US" w:eastAsia="de-DE"/>
          </w:rPr>
          <w:t>have</w:t>
        </w:r>
        <w:r w:rsidR="00AA4C85" w:rsidRPr="00BC1926">
          <w:rPr>
            <w:lang w:val="en-US" w:eastAsia="de-DE"/>
          </w:rPr>
          <w:t xml:space="preserve"> </w:t>
        </w:r>
        <w:r w:rsidR="00AA4C85">
          <w:rPr>
            <w:lang w:val="en-US" w:eastAsia="de-DE"/>
          </w:rPr>
          <w:t xml:space="preserve">been </w:t>
        </w:r>
      </w:ins>
      <w:r w:rsidRPr="00BC1926">
        <w:rPr>
          <w:lang w:val="en-US" w:eastAsia="de-DE"/>
        </w:rPr>
        <w:t xml:space="preserve">remapped to </w:t>
      </w:r>
      <w:r w:rsidR="0059236A">
        <w:rPr>
          <w:lang w:val="en-US" w:eastAsia="de-DE"/>
        </w:rPr>
        <w:t>'</w:t>
      </w:r>
      <w:r w:rsidRPr="00BC1926">
        <w:rPr>
          <w:lang w:val="en-US" w:eastAsia="de-DE"/>
        </w:rPr>
        <w:t>fast</w:t>
      </w:r>
      <w:r w:rsidR="0059236A">
        <w:rPr>
          <w:lang w:val="en-US" w:eastAsia="de-DE"/>
        </w:rPr>
        <w:t>'</w:t>
      </w:r>
      <w:r w:rsidRPr="00BC1926">
        <w:rPr>
          <w:lang w:val="en-US" w:eastAsia="de-DE"/>
        </w:rPr>
        <w:t xml:space="preserve"> and </w:t>
      </w:r>
      <w:r w:rsidR="0059236A">
        <w:rPr>
          <w:lang w:val="en-US" w:eastAsia="de-DE"/>
        </w:rPr>
        <w:t>'</w:t>
      </w:r>
      <w:r w:rsidRPr="00BC1926">
        <w:rPr>
          <w:lang w:val="en-US" w:eastAsia="de-DE"/>
        </w:rPr>
        <w:t>normal</w:t>
      </w:r>
      <w:r w:rsidR="0059236A">
        <w:rPr>
          <w:lang w:val="en-US" w:eastAsia="de-DE"/>
        </w:rPr>
        <w:t>',</w:t>
      </w:r>
      <w:r w:rsidRPr="00BC1926">
        <w:rPr>
          <w:lang w:val="en-US" w:eastAsia="de-DE"/>
        </w:rPr>
        <w:t xml:space="preserve"> respectively. This alteration simplified the task of classifying charging stations based on their charging speed, thereby paving the way for more straightforward subsequent analysis.</w:t>
      </w:r>
    </w:p>
    <w:p w14:paraId="1937BC2A" w14:textId="5B0C1BDC" w:rsidR="0059236A" w:rsidRDefault="00BC1926" w:rsidP="00BC1926">
      <w:pPr>
        <w:rPr>
          <w:lang w:val="en-US" w:eastAsia="de-DE"/>
        </w:rPr>
      </w:pPr>
      <w:r w:rsidRPr="00BC1926">
        <w:rPr>
          <w:lang w:val="en-US" w:eastAsia="de-DE"/>
        </w:rPr>
        <w:t xml:space="preserve">In the original dataset, geographical coordinates </w:t>
      </w:r>
      <w:del w:id="132" w:author="Floriana Graziano" w:date="2023-10-16T22:21:00Z">
        <w:r w:rsidRPr="00BC1926" w:rsidDel="00AA4C85">
          <w:rPr>
            <w:lang w:val="en-US" w:eastAsia="de-DE"/>
          </w:rPr>
          <w:delText xml:space="preserve">were </w:delText>
        </w:r>
      </w:del>
      <w:ins w:id="133" w:author="Floriana Graziano" w:date="2023-10-16T22:21:00Z">
        <w:r w:rsidR="00AA4C85">
          <w:rPr>
            <w:lang w:val="en-US" w:eastAsia="de-DE"/>
          </w:rPr>
          <w:t>have been</w:t>
        </w:r>
        <w:r w:rsidR="00AA4C85" w:rsidRPr="00BC1926">
          <w:rPr>
            <w:lang w:val="en-US" w:eastAsia="de-DE"/>
          </w:rPr>
          <w:t xml:space="preserve"> </w:t>
        </w:r>
      </w:ins>
      <w:r w:rsidRPr="00BC1926">
        <w:rPr>
          <w:lang w:val="en-US" w:eastAsia="de-DE"/>
        </w:rPr>
        <w:t>presented in a format unsuitable for computational processing, with commas employed as decimal points. This posed significant challenges for any computational or spatial analyses that relied on these coordinates. T</w:t>
      </w:r>
      <w:r w:rsidR="0059236A">
        <w:rPr>
          <w:lang w:val="en-US" w:eastAsia="de-DE"/>
        </w:rPr>
        <w:t xml:space="preserve">he commas </w:t>
      </w:r>
      <w:del w:id="134" w:author="Floriana Graziano" w:date="2023-10-16T22:22:00Z">
        <w:r w:rsidR="0059236A" w:rsidDel="00AA4C85">
          <w:rPr>
            <w:lang w:val="en-US" w:eastAsia="de-DE"/>
          </w:rPr>
          <w:delText xml:space="preserve">were </w:delText>
        </w:r>
      </w:del>
      <w:ins w:id="135" w:author="Floriana Graziano" w:date="2023-10-16T22:22:00Z">
        <w:r w:rsidR="00AA4C85">
          <w:rPr>
            <w:lang w:val="en-US" w:eastAsia="de-DE"/>
          </w:rPr>
          <w:t>have been</w:t>
        </w:r>
        <w:r w:rsidR="00AA4C85">
          <w:rPr>
            <w:lang w:val="en-US" w:eastAsia="de-DE"/>
          </w:rPr>
          <w:t xml:space="preserve"> </w:t>
        </w:r>
      </w:ins>
      <w:r w:rsidR="0059236A">
        <w:rPr>
          <w:lang w:val="en-US" w:eastAsia="de-DE"/>
        </w:rPr>
        <w:t>replaced with decimal points to address thi</w:t>
      </w:r>
      <w:r w:rsidRPr="00BC1926">
        <w:rPr>
          <w:lang w:val="en-US" w:eastAsia="de-DE"/>
        </w:rPr>
        <w:t xml:space="preserve">s, and these columns </w:t>
      </w:r>
      <w:del w:id="136" w:author="Floriana Graziano" w:date="2023-10-16T22:22:00Z">
        <w:r w:rsidRPr="00BC1926" w:rsidDel="00AA4C85">
          <w:rPr>
            <w:lang w:val="en-US" w:eastAsia="de-DE"/>
          </w:rPr>
          <w:delText xml:space="preserve">were </w:delText>
        </w:r>
      </w:del>
      <w:r w:rsidRPr="00BC1926">
        <w:rPr>
          <w:lang w:val="en-US" w:eastAsia="de-DE"/>
        </w:rPr>
        <w:t xml:space="preserve">converted to the float data type. Consequently, calculations involving distances </w:t>
      </w:r>
      <w:ins w:id="137" w:author="Floriana Graziano" w:date="2023-10-16T22:22:00Z">
        <w:r w:rsidR="00AA4C85">
          <w:rPr>
            <w:lang w:val="en-US" w:eastAsia="de-DE"/>
          </w:rPr>
          <w:t xml:space="preserve">have </w:t>
        </w:r>
      </w:ins>
      <w:r w:rsidRPr="00BC1926">
        <w:rPr>
          <w:lang w:val="en-US" w:eastAsia="de-DE"/>
        </w:rPr>
        <w:t xml:space="preserve">became significantly more straightforward, and the feasibility of </w:t>
      </w:r>
      <w:r w:rsidRPr="00BC1926">
        <w:rPr>
          <w:lang w:val="en-US" w:eastAsia="de-DE"/>
        </w:rPr>
        <w:lastRenderedPageBreak/>
        <w:t xml:space="preserve">creating detailed geospatial visualizations </w:t>
      </w:r>
      <w:del w:id="138" w:author="Floriana Graziano" w:date="2023-10-16T22:22:00Z">
        <w:r w:rsidRPr="00BC1926" w:rsidDel="00AA4C85">
          <w:rPr>
            <w:lang w:val="en-US" w:eastAsia="de-DE"/>
          </w:rPr>
          <w:delText xml:space="preserve">was </w:delText>
        </w:r>
      </w:del>
      <w:ins w:id="139" w:author="Floriana Graziano" w:date="2023-10-16T22:22:00Z">
        <w:r w:rsidR="00AA4C85">
          <w:rPr>
            <w:lang w:val="en-US" w:eastAsia="de-DE"/>
          </w:rPr>
          <w:t>have been</w:t>
        </w:r>
        <w:r w:rsidR="00AA4C85" w:rsidRPr="00BC1926">
          <w:rPr>
            <w:lang w:val="en-US" w:eastAsia="de-DE"/>
          </w:rPr>
          <w:t xml:space="preserve"> </w:t>
        </w:r>
      </w:ins>
      <w:r w:rsidRPr="00BC1926">
        <w:rPr>
          <w:lang w:val="en-US" w:eastAsia="de-DE"/>
        </w:rPr>
        <w:t>substantially improved.</w:t>
      </w:r>
      <w:r>
        <w:rPr>
          <w:lang w:val="en-US" w:eastAsia="de-DE"/>
        </w:rPr>
        <w:t xml:space="preserve"> </w:t>
      </w:r>
      <w:r w:rsidRPr="00BC1926">
        <w:rPr>
          <w:lang w:val="en-US" w:eastAsia="de-DE"/>
        </w:rPr>
        <w:t xml:space="preserve">Another vital transformation step involved the </w:t>
      </w:r>
      <w:r w:rsidR="0059236A">
        <w:rPr>
          <w:lang w:val="en-US" w:eastAsia="de-DE"/>
        </w:rPr>
        <w:t>'</w:t>
      </w:r>
      <w:r w:rsidRPr="00BC1926">
        <w:rPr>
          <w:i/>
          <w:iCs/>
          <w:lang w:val="en-US" w:eastAsia="de-DE"/>
        </w:rPr>
        <w:t>commissioning_date</w:t>
      </w:r>
      <w:r w:rsidR="0059236A">
        <w:rPr>
          <w:lang w:val="en-US" w:eastAsia="de-DE"/>
        </w:rPr>
        <w:t>'</w:t>
      </w:r>
      <w:r w:rsidRPr="00BC1926">
        <w:rPr>
          <w:lang w:val="en-US" w:eastAsia="de-DE"/>
        </w:rPr>
        <w:t xml:space="preserve"> column, which </w:t>
      </w:r>
      <w:ins w:id="140" w:author="Floriana Graziano" w:date="2023-10-16T22:22:00Z">
        <w:r w:rsidR="00AA4C85">
          <w:rPr>
            <w:lang w:val="en-US" w:eastAsia="de-DE"/>
          </w:rPr>
          <w:t xml:space="preserve">has </w:t>
        </w:r>
      </w:ins>
      <w:r w:rsidRPr="00BC1926">
        <w:rPr>
          <w:lang w:val="en-US" w:eastAsia="de-DE"/>
        </w:rPr>
        <w:t xml:space="preserve">stored the commissioning date of each charging station as a string in the day-month-year format. </w:t>
      </w:r>
      <w:r w:rsidR="0059236A">
        <w:rPr>
          <w:lang w:val="en-US" w:eastAsia="de-DE"/>
        </w:rPr>
        <w:t>It was necessary to convert this data into a datetime format for a more detailed and useful chronological analysis</w:t>
      </w:r>
      <w:r w:rsidRPr="00BC1926">
        <w:rPr>
          <w:lang w:val="en-US" w:eastAsia="de-DE"/>
        </w:rPr>
        <w:t>. This modification facilitated an overview of the temporal progression of charging station installations, offering valuable insights into their spread over time.</w:t>
      </w:r>
    </w:p>
    <w:p w14:paraId="5C0947DB" w14:textId="09B899BF" w:rsidR="00BC1926" w:rsidRDefault="00BC1926" w:rsidP="00BC1926">
      <w:pPr>
        <w:rPr>
          <w:lang w:val="en-US" w:eastAsia="de-DE"/>
        </w:rPr>
      </w:pPr>
      <w:r w:rsidRPr="00BC1926">
        <w:rPr>
          <w:lang w:val="en-US" w:eastAsia="de-DE"/>
        </w:rPr>
        <w:t xml:space="preserve">Additionally, leading and trailing spaces found in several </w:t>
      </w:r>
      <w:r w:rsidR="0059236A">
        <w:rPr>
          <w:lang w:val="en-US" w:eastAsia="de-DE"/>
        </w:rPr>
        <w:t>dataset columns</w:t>
      </w:r>
      <w:r w:rsidRPr="00BC1926">
        <w:rPr>
          <w:lang w:val="en-US" w:eastAsia="de-DE"/>
        </w:rPr>
        <w:t xml:space="preserve"> were removed to maintain uniformity in the data. Ensuring this consistency was especially important for object columns, such as city names, where minor differences in formatting could lead to inaccurate grouping or comparison of values.</w:t>
      </w:r>
      <w:r>
        <w:rPr>
          <w:lang w:val="en-US" w:eastAsia="de-DE"/>
        </w:rPr>
        <w:t xml:space="preserve"> </w:t>
      </w:r>
      <w:r w:rsidRPr="00BC1926">
        <w:rPr>
          <w:lang w:val="en-US" w:eastAsia="de-DE"/>
        </w:rPr>
        <w:t xml:space="preserve">The city names present in the dataset were also standardized for improved accuracy and simplicity. Distinct neighborhoods or districts within a city initially represented separately, were consolidated under the name of the main city. This step significantly reduced geographical complexity during the analysis, fostering a more coherent </w:t>
      </w:r>
      <w:r w:rsidR="0059236A">
        <w:rPr>
          <w:lang w:val="en-US" w:eastAsia="de-DE"/>
        </w:rPr>
        <w:t>data representation</w:t>
      </w:r>
      <w:r w:rsidRPr="00BC1926">
        <w:rPr>
          <w:lang w:val="en-US" w:eastAsia="de-DE"/>
        </w:rPr>
        <w:t>.</w:t>
      </w:r>
      <w:r>
        <w:rPr>
          <w:lang w:val="en-US" w:eastAsia="de-DE"/>
        </w:rPr>
        <w:t xml:space="preserve"> </w:t>
      </w:r>
      <w:r w:rsidRPr="00BC1926">
        <w:rPr>
          <w:lang w:val="en-US" w:eastAsia="de-DE"/>
        </w:rPr>
        <w:t>In a further move to streamline the dataset, certain columns containing public keys were dropped. Although these keys are commonly used for cryptographic operations, they were deemed irrelevant to the intended study and were therefore excluded from the dataset, leading to a more simplified data structure.</w:t>
      </w:r>
      <w:r>
        <w:rPr>
          <w:lang w:val="en-US" w:eastAsia="de-DE"/>
        </w:rPr>
        <w:t xml:space="preserve"> </w:t>
      </w:r>
      <w:r w:rsidRPr="00BC1926">
        <w:rPr>
          <w:lang w:val="en-US" w:eastAsia="de-DE"/>
        </w:rPr>
        <w:t xml:space="preserve">In the final </w:t>
      </w:r>
      <w:r w:rsidR="0059236A">
        <w:rPr>
          <w:lang w:val="en-US" w:eastAsia="de-DE"/>
        </w:rPr>
        <w:t>pre-processing stage</w:t>
      </w:r>
      <w:r w:rsidRPr="00BC1926">
        <w:rPr>
          <w:lang w:val="en-US" w:eastAsia="de-DE"/>
        </w:rPr>
        <w:t xml:space="preserve">, the refined dataset was saved into a new CSV file termed </w:t>
      </w:r>
      <w:r w:rsidR="0059236A">
        <w:rPr>
          <w:lang w:val="en-US" w:eastAsia="de-DE"/>
        </w:rPr>
        <w:t>'</w:t>
      </w:r>
      <w:r w:rsidRPr="00BC1926">
        <w:rPr>
          <w:i/>
          <w:iCs/>
          <w:lang w:val="en-US" w:eastAsia="de-DE"/>
        </w:rPr>
        <w:t>ChargingStationCleaned.csv</w:t>
      </w:r>
      <w:r w:rsidR="0059236A">
        <w:rPr>
          <w:lang w:val="en-US" w:eastAsia="de-DE"/>
        </w:rPr>
        <w:t>'</w:t>
      </w:r>
      <w:r w:rsidRPr="00BC1926">
        <w:rPr>
          <w:lang w:val="en-US" w:eastAsia="de-DE"/>
        </w:rPr>
        <w:t>. This file stands as a meticulously cleaned and pre</w:t>
      </w:r>
      <w:r w:rsidR="0059236A">
        <w:rPr>
          <w:lang w:val="en-US" w:eastAsia="de-DE"/>
        </w:rPr>
        <w:t>-</w:t>
      </w:r>
      <w:r w:rsidRPr="00BC1926">
        <w:rPr>
          <w:lang w:val="en-US" w:eastAsia="de-DE"/>
        </w:rPr>
        <w:t>processed version of the original dataset, primed for a detailed examination of the distribution, characteristics, and evolution of electric vehicle charging stations across Germany.</w:t>
      </w:r>
    </w:p>
    <w:p w14:paraId="30436391" w14:textId="4E8BB140" w:rsidR="005B5030" w:rsidRPr="00B61C9D" w:rsidRDefault="00BC1926" w:rsidP="005B5030">
      <w:pPr>
        <w:pStyle w:val="Heading2"/>
        <w:rPr>
          <w:lang w:val="en-US" w:eastAsia="de-DE"/>
        </w:rPr>
      </w:pPr>
      <w:bookmarkStart w:id="141" w:name="_Ref147760426"/>
      <w:bookmarkStart w:id="142" w:name="_Toc148382787"/>
      <w:r>
        <w:rPr>
          <w:lang w:val="en-US" w:eastAsia="de-DE"/>
        </w:rPr>
        <w:t>Network construction</w:t>
      </w:r>
      <w:bookmarkEnd w:id="141"/>
      <w:bookmarkEnd w:id="142"/>
    </w:p>
    <w:p w14:paraId="4EC25A75" w14:textId="77777777" w:rsidR="0059236A" w:rsidRDefault="00BF1688" w:rsidP="005B5030">
      <w:pPr>
        <w:rPr>
          <w:lang w:val="en-US" w:eastAsia="de-DE"/>
        </w:rPr>
      </w:pPr>
      <w:r w:rsidRPr="00BF1688">
        <w:rPr>
          <w:lang w:val="en-US" w:eastAsia="de-DE"/>
        </w:rPr>
        <w:t xml:space="preserve">To further </w:t>
      </w:r>
      <w:r w:rsidR="00FE5B7D">
        <w:rPr>
          <w:lang w:val="en-US" w:eastAsia="de-DE"/>
        </w:rPr>
        <w:t>anal</w:t>
      </w:r>
      <w:r w:rsidR="0059236A">
        <w:rPr>
          <w:lang w:val="en-US" w:eastAsia="de-DE"/>
        </w:rPr>
        <w:t>y</w:t>
      </w:r>
      <w:r w:rsidR="00FE5B7D">
        <w:rPr>
          <w:lang w:val="en-US" w:eastAsia="de-DE"/>
        </w:rPr>
        <w:t>ze</w:t>
      </w:r>
      <w:r w:rsidRPr="00BF1688">
        <w:rPr>
          <w:lang w:val="en-US" w:eastAsia="de-DE"/>
        </w:rPr>
        <w:t xml:space="preserve"> the distribution and accessibility of electric vehicle charging stations across various geographical regions, a process for network creation was deployed. The outcome was a graphical representation, visualizing connections between the charging stations for specified years and within user-determined distance parameters.</w:t>
      </w:r>
      <w:r>
        <w:rPr>
          <w:lang w:val="en-US" w:eastAsia="de-DE"/>
        </w:rPr>
        <w:t xml:space="preserve"> </w:t>
      </w:r>
      <w:r w:rsidR="0059236A">
        <w:rPr>
          <w:lang w:val="en-US" w:eastAsia="de-DE"/>
        </w:rPr>
        <w:t>Each with a unique role, several programming libraries</w:t>
      </w:r>
      <w:r w:rsidRPr="00BF1688">
        <w:rPr>
          <w:lang w:val="en-US" w:eastAsia="de-DE"/>
        </w:rPr>
        <w:t xml:space="preserve"> were brought into play in this complex process. The sqlite3 library provided the means for interaction with a SQLite database. The requests library was employed to handle HTTP requests required for distance calculation, whereas the math library was used to compute intricate mathematical operations, including trigonometric functions necessary for distance calculations. The urllib3 library, an HTTP </w:t>
      </w:r>
      <w:r w:rsidRPr="00BF1688">
        <w:rPr>
          <w:lang w:val="en-US" w:eastAsia="de-DE"/>
        </w:rPr>
        <w:lastRenderedPageBreak/>
        <w:t>client for Python, managed and streamlined HTTP protocol details. The Transformer module from the pyproj library was crucial for geographic coordinate conversions.</w:t>
      </w:r>
    </w:p>
    <w:p w14:paraId="15878DF7" w14:textId="6D47F12F" w:rsidR="00B61C9D" w:rsidRDefault="00BF1688" w:rsidP="005B5030">
      <w:pPr>
        <w:rPr>
          <w:lang w:val="en-US" w:eastAsia="de-DE"/>
        </w:rPr>
      </w:pPr>
      <w:r w:rsidRPr="00BF1688">
        <w:rPr>
          <w:lang w:val="en-US" w:eastAsia="de-DE"/>
        </w:rPr>
        <w:t xml:space="preserve">An </w:t>
      </w:r>
      <w:r w:rsidR="0059236A">
        <w:rPr>
          <w:lang w:val="en-US" w:eastAsia="de-DE"/>
        </w:rPr>
        <w:t>essential</w:t>
      </w:r>
      <w:r w:rsidRPr="00BF1688">
        <w:rPr>
          <w:lang w:val="en-US" w:eastAsia="de-DE"/>
        </w:rPr>
        <w:t xml:space="preserve"> part of this procedure was </w:t>
      </w:r>
      <w:r w:rsidR="0059236A">
        <w:rPr>
          <w:lang w:val="en-US" w:eastAsia="de-DE"/>
        </w:rPr>
        <w:t>calculating</w:t>
      </w:r>
      <w:r w:rsidRPr="00BF1688">
        <w:rPr>
          <w:lang w:val="en-US" w:eastAsia="de-DE"/>
        </w:rPr>
        <w:t xml:space="preserve"> the Haversine distance, a method utilized to determine the </w:t>
      </w:r>
      <w:r w:rsidR="0059236A">
        <w:rPr>
          <w:lang w:val="en-US" w:eastAsia="de-DE"/>
        </w:rPr>
        <w:t>'</w:t>
      </w:r>
      <w:r w:rsidRPr="00BF1688">
        <w:rPr>
          <w:lang w:val="en-US" w:eastAsia="de-DE"/>
        </w:rPr>
        <w:t>great-circle</w:t>
      </w:r>
      <w:r w:rsidR="0059236A">
        <w:rPr>
          <w:lang w:val="en-US" w:eastAsia="de-DE"/>
        </w:rPr>
        <w:t>'</w:t>
      </w:r>
      <w:r w:rsidRPr="00BF1688">
        <w:rPr>
          <w:lang w:val="en-US" w:eastAsia="de-DE"/>
        </w:rPr>
        <w:t xml:space="preserve"> distance between two points on the Earth</w:t>
      </w:r>
      <w:r w:rsidR="0059236A">
        <w:rPr>
          <w:lang w:val="en-US" w:eastAsia="de-DE"/>
        </w:rPr>
        <w:t>'</w:t>
      </w:r>
      <w:r w:rsidRPr="00BF1688">
        <w:rPr>
          <w:lang w:val="en-US" w:eastAsia="de-DE"/>
        </w:rPr>
        <w:t>s surface</w:t>
      </w:r>
      <w:r w:rsidR="0059236A">
        <w:rPr>
          <w:lang w:val="en-US" w:eastAsia="de-DE"/>
        </w:rPr>
        <w:t>,</w:t>
      </w:r>
      <w:r w:rsidRPr="00BF1688">
        <w:rPr>
          <w:lang w:val="en-US" w:eastAsia="de-DE"/>
        </w:rPr>
        <w:t xml:space="preserve"> given their longitudes and latitudes. Here, the Earth was assumed to be a perfect sphere, and its radius was taken as 6371 kilometers.</w:t>
      </w:r>
      <w:r>
        <w:rPr>
          <w:lang w:val="en-US" w:eastAsia="de-DE"/>
        </w:rPr>
        <w:t xml:space="preserve"> </w:t>
      </w:r>
      <w:r w:rsidRPr="00BF1688">
        <w:rPr>
          <w:lang w:val="en-US" w:eastAsia="de-DE"/>
        </w:rPr>
        <w:t>The function get_osrm_distance was developed for more accurate distance measurements. This function initially made a quick estimation based on the Haversine formula. If this approximated distance was found to be less than or equal to 100 kilometers, the Open-Source Routing Machine (OSRM) service was employed. OSRM is an open-source service that uses data from the OpenStreetMap project to find the shortest routes between coordinates.</w:t>
      </w:r>
      <w:r>
        <w:rPr>
          <w:lang w:val="en-US" w:eastAsia="de-DE"/>
        </w:rPr>
        <w:t xml:space="preserve"> </w:t>
      </w:r>
      <w:r w:rsidRPr="00BF1688">
        <w:rPr>
          <w:lang w:val="en-US" w:eastAsia="de-DE"/>
        </w:rPr>
        <w:t xml:space="preserve">Efficiency and speed were prioritized by creating a SQLite database named </w:t>
      </w:r>
      <w:r w:rsidR="0059236A">
        <w:rPr>
          <w:lang w:val="en-US" w:eastAsia="de-DE"/>
        </w:rPr>
        <w:t>'</w:t>
      </w:r>
      <w:r w:rsidRPr="00BF1688">
        <w:rPr>
          <w:lang w:val="en-US" w:eastAsia="de-DE"/>
        </w:rPr>
        <w:t>distances.db</w:t>
      </w:r>
      <w:r w:rsidR="0059236A">
        <w:rPr>
          <w:lang w:val="en-US" w:eastAsia="de-DE"/>
        </w:rPr>
        <w:t>'</w:t>
      </w:r>
      <w:r w:rsidRPr="00BF1688">
        <w:rPr>
          <w:lang w:val="en-US" w:eastAsia="de-DE"/>
        </w:rPr>
        <w:t>, intended to save previously calculated distances. This efficient system considerably reduced the need for repetitive API calls to the OSRM service. If a previously calculated distance value was found in the database, it was retrieved and returned. If not, the function executed an API call to the OSRM service, acquired the precise distance, and subsequently stored this new distance value in the database for future use.</w:t>
      </w:r>
      <w:r>
        <w:rPr>
          <w:lang w:val="en-US" w:eastAsia="de-DE"/>
        </w:rPr>
        <w:t xml:space="preserve"> </w:t>
      </w:r>
      <w:r w:rsidRPr="00BF1688">
        <w:rPr>
          <w:lang w:val="en-US" w:eastAsia="de-DE"/>
        </w:rPr>
        <w:t xml:space="preserve">The subsequent phase of the process was encapsulated in the create_network function. This function utilized the previously described distance calculations to construct an undirected graph, which </w:t>
      </w:r>
      <w:r w:rsidR="0059236A">
        <w:rPr>
          <w:lang w:val="en-US" w:eastAsia="de-DE"/>
        </w:rPr>
        <w:t>represented</w:t>
      </w:r>
      <w:r w:rsidRPr="00BF1688">
        <w:rPr>
          <w:lang w:val="en-US" w:eastAsia="de-DE"/>
        </w:rPr>
        <w:t xml:space="preserve"> the network of charging stations for a particular year and within a user-specified distance threshold. Each node in the graph corresponded to an electric vehicle charging station, assigned with specific attributes like latitude, longitude, and federal state. Edges between these nodes were added based on the</w:t>
      </w:r>
      <w:r w:rsidR="0059236A">
        <w:rPr>
          <w:lang w:val="en-US" w:eastAsia="de-DE"/>
        </w:rPr>
        <w:t>ir distance</w:t>
      </w:r>
      <w:r w:rsidRPr="00BF1688">
        <w:rPr>
          <w:lang w:val="en-US" w:eastAsia="de-DE"/>
        </w:rPr>
        <w:t>, calculated by the get_osrm_distance function.</w:t>
      </w:r>
      <w:r>
        <w:rPr>
          <w:lang w:val="en-US" w:eastAsia="de-DE"/>
        </w:rPr>
        <w:t xml:space="preserve"> </w:t>
      </w:r>
      <w:r w:rsidRPr="00BF1688">
        <w:rPr>
          <w:lang w:val="en-US" w:eastAsia="de-DE"/>
        </w:rPr>
        <w:t>After the graph</w:t>
      </w:r>
      <w:r w:rsidR="0059236A">
        <w:rPr>
          <w:lang w:val="en-US" w:eastAsia="de-DE"/>
        </w:rPr>
        <w:t>'</w:t>
      </w:r>
      <w:r w:rsidRPr="00BF1688">
        <w:rPr>
          <w:lang w:val="en-US" w:eastAsia="de-DE"/>
        </w:rPr>
        <w:t>s construction, it was visualized on a map. For geographical reference, the boundaries of Germany were used as a backdrop. These boundaries were acquired from a GeoJSON file. The resulting visual output was a graph overlaid on Germany</w:t>
      </w:r>
      <w:r w:rsidR="0059236A">
        <w:rPr>
          <w:lang w:val="en-US" w:eastAsia="de-DE"/>
        </w:rPr>
        <w:t>'</w:t>
      </w:r>
      <w:r w:rsidRPr="00BF1688">
        <w:rPr>
          <w:lang w:val="en-US" w:eastAsia="de-DE"/>
        </w:rPr>
        <w:t>s geographic boundaries, portraying the spread of charging stations and the</w:t>
      </w:r>
      <w:r w:rsidR="0059236A">
        <w:rPr>
          <w:lang w:val="en-US" w:eastAsia="de-DE"/>
        </w:rPr>
        <w:t>ir connectivity</w:t>
      </w:r>
      <w:r w:rsidRPr="00BF1688">
        <w:rPr>
          <w:lang w:val="en-US" w:eastAsia="de-DE"/>
        </w:rPr>
        <w:t>.</w:t>
      </w:r>
      <w:r>
        <w:rPr>
          <w:lang w:val="en-US" w:eastAsia="de-DE"/>
        </w:rPr>
        <w:t xml:space="preserve"> </w:t>
      </w:r>
      <w:r w:rsidRPr="00BF1688">
        <w:rPr>
          <w:lang w:val="en-US" w:eastAsia="de-DE"/>
        </w:rPr>
        <w:t xml:space="preserve">The final phase of this process was storing the constructed graph for future use. The graph was saved in the GraphML format, a comprehensive and easy-to-use file format for graphs, enabling potential future network analysis. </w:t>
      </w:r>
      <w:r w:rsidR="0079326F">
        <w:rPr>
          <w:lang w:val="en-US" w:eastAsia="de-DE"/>
        </w:rPr>
        <w:t>All the network</w:t>
      </w:r>
      <w:r w:rsidR="0059236A">
        <w:rPr>
          <w:lang w:val="en-US" w:eastAsia="de-DE"/>
        </w:rPr>
        <w:t>s</w:t>
      </w:r>
      <w:r w:rsidR="0079326F">
        <w:rPr>
          <w:lang w:val="en-US" w:eastAsia="de-DE"/>
        </w:rPr>
        <w:t xml:space="preserve"> constructed are shown in Section </w:t>
      </w:r>
      <w:r w:rsidR="0079326F">
        <w:rPr>
          <w:lang w:val="en-US" w:eastAsia="de-DE"/>
        </w:rPr>
        <w:fldChar w:fldCharType="begin"/>
      </w:r>
      <w:r w:rsidR="0079326F">
        <w:rPr>
          <w:lang w:val="en-US" w:eastAsia="de-DE"/>
        </w:rPr>
        <w:instrText xml:space="preserve"> REF _Ref147733556 \r \h </w:instrText>
      </w:r>
      <w:r w:rsidR="0079326F">
        <w:rPr>
          <w:lang w:val="en-US" w:eastAsia="de-DE"/>
        </w:rPr>
      </w:r>
      <w:r w:rsidR="0079326F">
        <w:rPr>
          <w:lang w:val="en-US" w:eastAsia="de-DE"/>
        </w:rPr>
        <w:fldChar w:fldCharType="separate"/>
      </w:r>
      <w:r w:rsidR="00225F01">
        <w:rPr>
          <w:lang w:val="en-US" w:eastAsia="de-DE"/>
        </w:rPr>
        <w:t>6.1</w:t>
      </w:r>
      <w:r w:rsidR="0079326F">
        <w:rPr>
          <w:lang w:val="en-US" w:eastAsia="de-DE"/>
        </w:rPr>
        <w:fldChar w:fldCharType="end"/>
      </w:r>
      <w:r w:rsidR="0079326F">
        <w:rPr>
          <w:lang w:val="en-US" w:eastAsia="de-DE"/>
        </w:rPr>
        <w:t xml:space="preserve">, while </w:t>
      </w:r>
      <w:r w:rsidR="0059236A">
        <w:rPr>
          <w:lang w:val="en-US" w:eastAsia="de-DE"/>
        </w:rPr>
        <w:t>Table 1 contains</w:t>
      </w:r>
      <w:r w:rsidR="0079326F">
        <w:rPr>
          <w:lang w:val="en-US" w:eastAsia="de-DE"/>
        </w:rPr>
        <w:t xml:space="preserve"> the calculated parameters (cf. Section </w:t>
      </w:r>
      <w:r w:rsidR="0079326F">
        <w:rPr>
          <w:lang w:val="en-US" w:eastAsia="de-DE"/>
        </w:rPr>
        <w:fldChar w:fldCharType="begin"/>
      </w:r>
      <w:r w:rsidR="0079326F">
        <w:rPr>
          <w:lang w:val="en-US" w:eastAsia="de-DE"/>
        </w:rPr>
        <w:instrText xml:space="preserve"> REF _Ref147431928 \r \h </w:instrText>
      </w:r>
      <w:r w:rsidR="0079326F">
        <w:rPr>
          <w:lang w:val="en-US" w:eastAsia="de-DE"/>
        </w:rPr>
      </w:r>
      <w:r w:rsidR="0079326F">
        <w:rPr>
          <w:lang w:val="en-US" w:eastAsia="de-DE"/>
        </w:rPr>
        <w:fldChar w:fldCharType="separate"/>
      </w:r>
      <w:r w:rsidR="00225F01">
        <w:rPr>
          <w:lang w:val="en-US" w:eastAsia="de-DE"/>
        </w:rPr>
        <w:t>3.1</w:t>
      </w:r>
      <w:r w:rsidR="0079326F">
        <w:rPr>
          <w:lang w:val="en-US" w:eastAsia="de-DE"/>
        </w:rPr>
        <w:fldChar w:fldCharType="end"/>
      </w:r>
      <w:r w:rsidR="0079326F">
        <w:rPr>
          <w:lang w:val="en-US" w:eastAsia="de-DE"/>
        </w:rPr>
        <w:t>)</w:t>
      </w:r>
      <w:r w:rsidR="00F1138F">
        <w:rPr>
          <w:lang w:val="en-US" w:eastAsia="de-D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1"/>
        <w:gridCol w:w="1341"/>
        <w:gridCol w:w="1341"/>
        <w:gridCol w:w="1472"/>
        <w:gridCol w:w="1210"/>
        <w:gridCol w:w="1200"/>
        <w:gridCol w:w="1949"/>
      </w:tblGrid>
      <w:tr w:rsidR="00933458" w:rsidRPr="00B61C9D" w14:paraId="283F5E2E" w14:textId="410D5E2D" w:rsidTr="008F0A17">
        <w:trPr>
          <w:trHeight w:hRule="exact" w:val="1242"/>
        </w:trPr>
        <w:tc>
          <w:tcPr>
            <w:tcW w:w="1341" w:type="dxa"/>
            <w:tcBorders>
              <w:top w:val="single" w:sz="4" w:space="0" w:color="auto"/>
              <w:bottom w:val="single" w:sz="4" w:space="0" w:color="auto"/>
            </w:tcBorders>
          </w:tcPr>
          <w:p w14:paraId="3EC6FCE3" w14:textId="2D14354A" w:rsidR="00933458" w:rsidRPr="00B61C9D" w:rsidRDefault="00933458" w:rsidP="00B326CA">
            <w:pPr>
              <w:keepNext/>
              <w:keepLines/>
              <w:jc w:val="center"/>
              <w:rPr>
                <w:b/>
                <w:lang w:val="en-US"/>
              </w:rPr>
            </w:pPr>
            <w:r>
              <w:rPr>
                <w:b/>
                <w:lang w:val="en-US"/>
              </w:rPr>
              <w:lastRenderedPageBreak/>
              <w:t>Year</w:t>
            </w:r>
          </w:p>
        </w:tc>
        <w:tc>
          <w:tcPr>
            <w:tcW w:w="1341" w:type="dxa"/>
            <w:tcBorders>
              <w:top w:val="single" w:sz="4" w:space="0" w:color="auto"/>
              <w:bottom w:val="single" w:sz="4" w:space="0" w:color="auto"/>
            </w:tcBorders>
          </w:tcPr>
          <w:p w14:paraId="72E076ED" w14:textId="1F2B359E" w:rsidR="00933458" w:rsidRPr="00B61C9D" w:rsidRDefault="00933458" w:rsidP="00B326CA">
            <w:pPr>
              <w:keepNext/>
              <w:keepLines/>
              <w:jc w:val="center"/>
              <w:rPr>
                <w:b/>
                <w:lang w:val="en-US"/>
              </w:rPr>
            </w:pPr>
            <w:r>
              <w:rPr>
                <w:b/>
                <w:lang w:val="en-US"/>
              </w:rPr>
              <w:t>Diameter</w:t>
            </w:r>
          </w:p>
        </w:tc>
        <w:tc>
          <w:tcPr>
            <w:tcW w:w="1341" w:type="dxa"/>
            <w:tcBorders>
              <w:top w:val="single" w:sz="4" w:space="0" w:color="auto"/>
              <w:bottom w:val="single" w:sz="4" w:space="0" w:color="auto"/>
            </w:tcBorders>
          </w:tcPr>
          <w:p w14:paraId="6F6F5ABF" w14:textId="4AC88939" w:rsidR="00933458" w:rsidRDefault="00933458" w:rsidP="00B326CA">
            <w:pPr>
              <w:keepNext/>
              <w:keepLines/>
              <w:jc w:val="center"/>
              <w:rPr>
                <w:b/>
                <w:lang w:val="en-US"/>
              </w:rPr>
            </w:pPr>
            <w:r>
              <w:rPr>
                <w:b/>
                <w:lang w:val="en-US"/>
              </w:rPr>
              <w:t>Average Distance</w:t>
            </w:r>
          </w:p>
        </w:tc>
        <w:tc>
          <w:tcPr>
            <w:tcW w:w="1472" w:type="dxa"/>
            <w:tcBorders>
              <w:top w:val="single" w:sz="4" w:space="0" w:color="auto"/>
              <w:bottom w:val="single" w:sz="4" w:space="0" w:color="auto"/>
            </w:tcBorders>
          </w:tcPr>
          <w:p w14:paraId="1DF94D9F" w14:textId="66AAEEBA" w:rsidR="00933458" w:rsidRDefault="00933458" w:rsidP="00B326CA">
            <w:pPr>
              <w:keepNext/>
              <w:keepLines/>
              <w:jc w:val="center"/>
              <w:rPr>
                <w:b/>
                <w:lang w:val="en-US"/>
              </w:rPr>
            </w:pPr>
            <w:r>
              <w:rPr>
                <w:b/>
                <w:lang w:val="en-US"/>
              </w:rPr>
              <w:t>Average Clustering</w:t>
            </w:r>
          </w:p>
        </w:tc>
        <w:tc>
          <w:tcPr>
            <w:tcW w:w="1210" w:type="dxa"/>
            <w:tcBorders>
              <w:top w:val="single" w:sz="4" w:space="0" w:color="auto"/>
              <w:bottom w:val="single" w:sz="4" w:space="0" w:color="auto"/>
            </w:tcBorders>
          </w:tcPr>
          <w:p w14:paraId="38E2ACCE" w14:textId="5E2FEF5F" w:rsidR="00933458" w:rsidRDefault="00933458" w:rsidP="00B326CA">
            <w:pPr>
              <w:keepNext/>
              <w:keepLines/>
              <w:jc w:val="center"/>
              <w:rPr>
                <w:b/>
                <w:lang w:val="en-US"/>
              </w:rPr>
            </w:pPr>
            <w:r>
              <w:rPr>
                <w:b/>
                <w:lang w:val="en-US"/>
              </w:rPr>
              <w:t>Density</w:t>
            </w:r>
          </w:p>
        </w:tc>
        <w:tc>
          <w:tcPr>
            <w:tcW w:w="1200" w:type="dxa"/>
            <w:tcBorders>
              <w:top w:val="single" w:sz="4" w:space="0" w:color="auto"/>
              <w:bottom w:val="single" w:sz="4" w:space="0" w:color="auto"/>
            </w:tcBorders>
          </w:tcPr>
          <w:p w14:paraId="4C4559ED" w14:textId="7B98D32B" w:rsidR="00933458" w:rsidRDefault="00933458" w:rsidP="00B326CA">
            <w:pPr>
              <w:keepNext/>
              <w:keepLines/>
              <w:jc w:val="center"/>
              <w:rPr>
                <w:b/>
                <w:lang w:val="en-US"/>
              </w:rPr>
            </w:pPr>
            <w:r>
              <w:rPr>
                <w:b/>
                <w:lang w:val="en-US"/>
              </w:rPr>
              <w:t>Total nodes</w:t>
            </w:r>
          </w:p>
        </w:tc>
        <w:tc>
          <w:tcPr>
            <w:tcW w:w="1949" w:type="dxa"/>
            <w:tcBorders>
              <w:top w:val="single" w:sz="4" w:space="0" w:color="auto"/>
              <w:bottom w:val="single" w:sz="4" w:space="0" w:color="auto"/>
            </w:tcBorders>
          </w:tcPr>
          <w:p w14:paraId="1B97C393" w14:textId="3F92DDDA" w:rsidR="00933458" w:rsidRDefault="00933458" w:rsidP="00B326CA">
            <w:pPr>
              <w:keepNext/>
              <w:keepLines/>
              <w:jc w:val="center"/>
              <w:rPr>
                <w:b/>
                <w:lang w:val="en-US"/>
              </w:rPr>
            </w:pPr>
            <w:r>
              <w:rPr>
                <w:b/>
                <w:lang w:val="en-US"/>
              </w:rPr>
              <w:t>Subnetwork size</w:t>
            </w:r>
          </w:p>
        </w:tc>
      </w:tr>
      <w:tr w:rsidR="00933458" w:rsidRPr="00B61C9D" w14:paraId="104813F5" w14:textId="28369627" w:rsidTr="008F0A17">
        <w:trPr>
          <w:trHeight w:hRule="exact" w:val="385"/>
        </w:trPr>
        <w:tc>
          <w:tcPr>
            <w:tcW w:w="1341" w:type="dxa"/>
            <w:tcBorders>
              <w:top w:val="single" w:sz="4" w:space="0" w:color="auto"/>
            </w:tcBorders>
          </w:tcPr>
          <w:p w14:paraId="220CDCC2" w14:textId="69ABB672" w:rsidR="00933458" w:rsidRPr="00B61C9D" w:rsidRDefault="00933458" w:rsidP="00B326CA">
            <w:pPr>
              <w:keepNext/>
              <w:keepLines/>
              <w:jc w:val="center"/>
              <w:rPr>
                <w:lang w:val="en-US"/>
              </w:rPr>
            </w:pPr>
            <w:r>
              <w:rPr>
                <w:lang w:val="en-US"/>
              </w:rPr>
              <w:t>2009</w:t>
            </w:r>
          </w:p>
        </w:tc>
        <w:tc>
          <w:tcPr>
            <w:tcW w:w="1341" w:type="dxa"/>
            <w:tcBorders>
              <w:top w:val="single" w:sz="4" w:space="0" w:color="auto"/>
            </w:tcBorders>
          </w:tcPr>
          <w:p w14:paraId="627DD458" w14:textId="13ACB6A1" w:rsidR="00933458" w:rsidRPr="00B61C9D" w:rsidRDefault="00933458" w:rsidP="00B326CA">
            <w:pPr>
              <w:keepNext/>
              <w:keepLines/>
              <w:jc w:val="center"/>
              <w:rPr>
                <w:lang w:val="en-US"/>
              </w:rPr>
            </w:pPr>
            <w:r w:rsidRPr="0098555C">
              <w:t>1</w:t>
            </w:r>
            <w:r w:rsidR="003A6AEC">
              <w:t>.00</w:t>
            </w:r>
          </w:p>
        </w:tc>
        <w:tc>
          <w:tcPr>
            <w:tcW w:w="1341" w:type="dxa"/>
            <w:tcBorders>
              <w:top w:val="single" w:sz="4" w:space="0" w:color="auto"/>
            </w:tcBorders>
          </w:tcPr>
          <w:p w14:paraId="6DECEAF7" w14:textId="4BE52F34" w:rsidR="00933458" w:rsidRPr="00B61C9D" w:rsidRDefault="00933458" w:rsidP="00B326CA">
            <w:pPr>
              <w:keepNext/>
              <w:keepLines/>
              <w:jc w:val="center"/>
              <w:rPr>
                <w:lang w:val="en-US"/>
              </w:rPr>
            </w:pPr>
            <w:r w:rsidRPr="00BB3B05">
              <w:t>15.10</w:t>
            </w:r>
          </w:p>
        </w:tc>
        <w:tc>
          <w:tcPr>
            <w:tcW w:w="1472" w:type="dxa"/>
            <w:tcBorders>
              <w:top w:val="single" w:sz="4" w:space="0" w:color="auto"/>
            </w:tcBorders>
          </w:tcPr>
          <w:p w14:paraId="34FF0496" w14:textId="05C4333C" w:rsidR="00933458" w:rsidRPr="00B61C9D" w:rsidRDefault="00933458" w:rsidP="00B326CA">
            <w:pPr>
              <w:keepNext/>
              <w:keepLines/>
              <w:jc w:val="center"/>
              <w:rPr>
                <w:lang w:val="en-US"/>
              </w:rPr>
            </w:pPr>
            <w:r w:rsidRPr="009D318B">
              <w:t>0.93</w:t>
            </w:r>
          </w:p>
        </w:tc>
        <w:tc>
          <w:tcPr>
            <w:tcW w:w="1210" w:type="dxa"/>
            <w:tcBorders>
              <w:top w:val="single" w:sz="4" w:space="0" w:color="auto"/>
            </w:tcBorders>
          </w:tcPr>
          <w:p w14:paraId="512B0F0A" w14:textId="69396343" w:rsidR="00933458" w:rsidRPr="00B61C9D" w:rsidRDefault="00933458" w:rsidP="00B326CA">
            <w:pPr>
              <w:keepNext/>
              <w:keepLines/>
              <w:jc w:val="center"/>
              <w:rPr>
                <w:lang w:val="en-US"/>
              </w:rPr>
            </w:pPr>
            <w:r w:rsidRPr="000E62F2">
              <w:t>1</w:t>
            </w:r>
            <w:r w:rsidR="003A6AEC">
              <w:t>.00</w:t>
            </w:r>
          </w:p>
        </w:tc>
        <w:tc>
          <w:tcPr>
            <w:tcW w:w="1200" w:type="dxa"/>
            <w:tcBorders>
              <w:top w:val="single" w:sz="4" w:space="0" w:color="auto"/>
            </w:tcBorders>
          </w:tcPr>
          <w:p w14:paraId="45A6B88D" w14:textId="5B46036E" w:rsidR="00933458" w:rsidRPr="00B61C9D" w:rsidRDefault="00933458" w:rsidP="00B326CA">
            <w:pPr>
              <w:keepNext/>
              <w:keepLines/>
              <w:jc w:val="center"/>
              <w:rPr>
                <w:lang w:val="en-US"/>
              </w:rPr>
            </w:pPr>
            <w:r w:rsidRPr="00110703">
              <w:t>60</w:t>
            </w:r>
          </w:p>
        </w:tc>
        <w:tc>
          <w:tcPr>
            <w:tcW w:w="1949" w:type="dxa"/>
            <w:tcBorders>
              <w:top w:val="single" w:sz="4" w:space="0" w:color="auto"/>
            </w:tcBorders>
          </w:tcPr>
          <w:p w14:paraId="2802E280" w14:textId="62B3C0F8" w:rsidR="00933458" w:rsidRPr="00B61C9D" w:rsidRDefault="00933458" w:rsidP="00B326CA">
            <w:pPr>
              <w:keepNext/>
              <w:keepLines/>
              <w:jc w:val="center"/>
              <w:rPr>
                <w:lang w:val="en-US"/>
              </w:rPr>
            </w:pPr>
            <w:r w:rsidRPr="0004188E">
              <w:t xml:space="preserve">[2, 2, 23, 4, </w:t>
            </w:r>
            <w:r w:rsidR="009C10C3">
              <w:t>26</w:t>
            </w:r>
            <w:r w:rsidRPr="0004188E">
              <w:t>]</w:t>
            </w:r>
          </w:p>
        </w:tc>
      </w:tr>
      <w:tr w:rsidR="00933458" w:rsidRPr="00B61C9D" w14:paraId="166DE946" w14:textId="11B803D9" w:rsidTr="008F0A17">
        <w:trPr>
          <w:trHeight w:hRule="exact" w:val="397"/>
        </w:trPr>
        <w:tc>
          <w:tcPr>
            <w:tcW w:w="1341" w:type="dxa"/>
          </w:tcPr>
          <w:p w14:paraId="38324544" w14:textId="5D9C4046" w:rsidR="00933458" w:rsidRPr="00B61C9D" w:rsidRDefault="00933458" w:rsidP="00B326CA">
            <w:pPr>
              <w:keepNext/>
              <w:keepLines/>
              <w:jc w:val="center"/>
              <w:rPr>
                <w:lang w:val="en-US"/>
              </w:rPr>
            </w:pPr>
            <w:r>
              <w:rPr>
                <w:lang w:val="en-US"/>
              </w:rPr>
              <w:t>2010</w:t>
            </w:r>
          </w:p>
        </w:tc>
        <w:tc>
          <w:tcPr>
            <w:tcW w:w="1341" w:type="dxa"/>
          </w:tcPr>
          <w:p w14:paraId="7B98226F" w14:textId="09E613AC" w:rsidR="00933458" w:rsidRPr="00B61C9D" w:rsidRDefault="00933458" w:rsidP="00B326CA">
            <w:pPr>
              <w:keepNext/>
              <w:keepLines/>
              <w:jc w:val="center"/>
              <w:rPr>
                <w:lang w:val="en-US"/>
              </w:rPr>
            </w:pPr>
            <w:r w:rsidRPr="0098555C">
              <w:t>4.20</w:t>
            </w:r>
          </w:p>
        </w:tc>
        <w:tc>
          <w:tcPr>
            <w:tcW w:w="1341" w:type="dxa"/>
          </w:tcPr>
          <w:p w14:paraId="12F9FD8A" w14:textId="3250B7A8" w:rsidR="00933458" w:rsidRPr="00B61C9D" w:rsidRDefault="00933458" w:rsidP="00B326CA">
            <w:pPr>
              <w:keepNext/>
              <w:keepLines/>
              <w:jc w:val="center"/>
              <w:rPr>
                <w:lang w:val="en-US"/>
              </w:rPr>
            </w:pPr>
            <w:r w:rsidRPr="00BB3B05">
              <w:t>36.71</w:t>
            </w:r>
          </w:p>
        </w:tc>
        <w:tc>
          <w:tcPr>
            <w:tcW w:w="1472" w:type="dxa"/>
          </w:tcPr>
          <w:p w14:paraId="1B804285" w14:textId="52EE3919" w:rsidR="00933458" w:rsidRPr="00B61C9D" w:rsidRDefault="00933458" w:rsidP="00B326CA">
            <w:pPr>
              <w:keepNext/>
              <w:keepLines/>
              <w:jc w:val="center"/>
              <w:rPr>
                <w:lang w:val="en-US"/>
              </w:rPr>
            </w:pPr>
            <w:r w:rsidRPr="009D318B">
              <w:t>0.90</w:t>
            </w:r>
          </w:p>
        </w:tc>
        <w:tc>
          <w:tcPr>
            <w:tcW w:w="1210" w:type="dxa"/>
          </w:tcPr>
          <w:p w14:paraId="5B7849E9" w14:textId="014B694D" w:rsidR="00933458" w:rsidRPr="00B61C9D" w:rsidRDefault="00933458" w:rsidP="00B326CA">
            <w:pPr>
              <w:keepNext/>
              <w:keepLines/>
              <w:jc w:val="center"/>
              <w:rPr>
                <w:lang w:val="en-US"/>
              </w:rPr>
            </w:pPr>
            <w:r w:rsidRPr="000E62F2">
              <w:t>0.64</w:t>
            </w:r>
          </w:p>
        </w:tc>
        <w:tc>
          <w:tcPr>
            <w:tcW w:w="1200" w:type="dxa"/>
          </w:tcPr>
          <w:p w14:paraId="2CFB5CC6" w14:textId="27FE7ABD" w:rsidR="00933458" w:rsidRPr="00B61C9D" w:rsidRDefault="00933458" w:rsidP="00B326CA">
            <w:pPr>
              <w:keepNext/>
              <w:keepLines/>
              <w:jc w:val="center"/>
              <w:rPr>
                <w:lang w:val="en-US"/>
              </w:rPr>
            </w:pPr>
            <w:r w:rsidRPr="00110703">
              <w:t>130</w:t>
            </w:r>
          </w:p>
        </w:tc>
        <w:tc>
          <w:tcPr>
            <w:tcW w:w="1949" w:type="dxa"/>
          </w:tcPr>
          <w:p w14:paraId="4222F18B" w14:textId="2CA3DFB5" w:rsidR="00933458" w:rsidRPr="00B61C9D" w:rsidRDefault="00933458" w:rsidP="00B326CA">
            <w:pPr>
              <w:keepNext/>
              <w:keepLines/>
              <w:jc w:val="center"/>
              <w:rPr>
                <w:lang w:val="en-US"/>
              </w:rPr>
            </w:pPr>
            <w:r w:rsidRPr="0004188E">
              <w:t>[14, 77, 38]</w:t>
            </w:r>
          </w:p>
        </w:tc>
      </w:tr>
      <w:tr w:rsidR="00933458" w:rsidRPr="00B61C9D" w14:paraId="37D1F1E8" w14:textId="519944A0" w:rsidTr="008F0A17">
        <w:trPr>
          <w:trHeight w:hRule="exact" w:val="397"/>
        </w:trPr>
        <w:tc>
          <w:tcPr>
            <w:tcW w:w="1341" w:type="dxa"/>
          </w:tcPr>
          <w:p w14:paraId="119ADA1B" w14:textId="0AF3CC85" w:rsidR="00933458" w:rsidRPr="00B61C9D" w:rsidRDefault="00933458" w:rsidP="00B326CA">
            <w:pPr>
              <w:keepNext/>
              <w:keepLines/>
              <w:jc w:val="center"/>
              <w:rPr>
                <w:lang w:val="en-US"/>
              </w:rPr>
            </w:pPr>
            <w:r>
              <w:rPr>
                <w:lang w:val="en-US"/>
              </w:rPr>
              <w:t>2011</w:t>
            </w:r>
          </w:p>
        </w:tc>
        <w:tc>
          <w:tcPr>
            <w:tcW w:w="1341" w:type="dxa"/>
          </w:tcPr>
          <w:p w14:paraId="7CADEFB5" w14:textId="5A8D50A0" w:rsidR="00933458" w:rsidRPr="00B61C9D" w:rsidRDefault="00933458" w:rsidP="00B326CA">
            <w:pPr>
              <w:keepNext/>
              <w:keepLines/>
              <w:jc w:val="center"/>
              <w:rPr>
                <w:lang w:val="en-US"/>
              </w:rPr>
            </w:pPr>
            <w:r w:rsidRPr="0098555C">
              <w:t>8.27</w:t>
            </w:r>
          </w:p>
        </w:tc>
        <w:tc>
          <w:tcPr>
            <w:tcW w:w="1341" w:type="dxa"/>
          </w:tcPr>
          <w:p w14:paraId="5553A12A" w14:textId="5DA272BC" w:rsidR="00933458" w:rsidRPr="00B61C9D" w:rsidRDefault="00933458" w:rsidP="00B326CA">
            <w:pPr>
              <w:keepNext/>
              <w:keepLines/>
              <w:jc w:val="center"/>
              <w:rPr>
                <w:lang w:val="en-US"/>
              </w:rPr>
            </w:pPr>
            <w:r w:rsidRPr="00BB3B05">
              <w:t>41.38</w:t>
            </w:r>
          </w:p>
        </w:tc>
        <w:tc>
          <w:tcPr>
            <w:tcW w:w="1472" w:type="dxa"/>
          </w:tcPr>
          <w:p w14:paraId="045ABAC1" w14:textId="181145AF" w:rsidR="00933458" w:rsidRPr="00B61C9D" w:rsidRDefault="00933458" w:rsidP="00B326CA">
            <w:pPr>
              <w:keepNext/>
              <w:keepLines/>
              <w:jc w:val="center"/>
              <w:rPr>
                <w:lang w:val="en-US"/>
              </w:rPr>
            </w:pPr>
            <w:r w:rsidRPr="009D318B">
              <w:t>0.86</w:t>
            </w:r>
          </w:p>
        </w:tc>
        <w:tc>
          <w:tcPr>
            <w:tcW w:w="1210" w:type="dxa"/>
          </w:tcPr>
          <w:p w14:paraId="7FEA93E0" w14:textId="45135590" w:rsidR="00933458" w:rsidRPr="00B61C9D" w:rsidRDefault="00933458" w:rsidP="00B326CA">
            <w:pPr>
              <w:keepNext/>
              <w:keepLines/>
              <w:jc w:val="center"/>
              <w:rPr>
                <w:lang w:val="en-US"/>
              </w:rPr>
            </w:pPr>
            <w:r w:rsidRPr="000E62F2">
              <w:t>0.42</w:t>
            </w:r>
          </w:p>
        </w:tc>
        <w:tc>
          <w:tcPr>
            <w:tcW w:w="1200" w:type="dxa"/>
          </w:tcPr>
          <w:p w14:paraId="2D5F6D80" w14:textId="68B76E16" w:rsidR="00933458" w:rsidRPr="00B61C9D" w:rsidRDefault="00933458" w:rsidP="00B326CA">
            <w:pPr>
              <w:keepNext/>
              <w:keepLines/>
              <w:jc w:val="center"/>
              <w:rPr>
                <w:lang w:val="en-US"/>
              </w:rPr>
            </w:pPr>
            <w:r w:rsidRPr="00110703">
              <w:t>320</w:t>
            </w:r>
          </w:p>
        </w:tc>
        <w:tc>
          <w:tcPr>
            <w:tcW w:w="1949" w:type="dxa"/>
          </w:tcPr>
          <w:p w14:paraId="40F88B89" w14:textId="25C9F3D4" w:rsidR="00933458" w:rsidRPr="00B61C9D" w:rsidRDefault="00933458" w:rsidP="00B326CA">
            <w:pPr>
              <w:keepNext/>
              <w:keepLines/>
              <w:jc w:val="center"/>
              <w:rPr>
                <w:lang w:val="en-US"/>
              </w:rPr>
            </w:pPr>
            <w:r w:rsidRPr="0004188E">
              <w:t>[256, 61]</w:t>
            </w:r>
          </w:p>
        </w:tc>
      </w:tr>
      <w:tr w:rsidR="00933458" w:rsidRPr="00B61C9D" w14:paraId="59D7E529" w14:textId="77777777" w:rsidTr="008F0A17">
        <w:trPr>
          <w:trHeight w:hRule="exact" w:val="397"/>
        </w:trPr>
        <w:tc>
          <w:tcPr>
            <w:tcW w:w="1341" w:type="dxa"/>
          </w:tcPr>
          <w:p w14:paraId="75CF6F91" w14:textId="3BB8AFC3" w:rsidR="00933458" w:rsidRDefault="00933458" w:rsidP="00B326CA">
            <w:pPr>
              <w:keepNext/>
              <w:keepLines/>
              <w:jc w:val="center"/>
              <w:rPr>
                <w:lang w:val="en-US"/>
              </w:rPr>
            </w:pPr>
            <w:r>
              <w:rPr>
                <w:lang w:val="en-US"/>
              </w:rPr>
              <w:t>2012</w:t>
            </w:r>
          </w:p>
        </w:tc>
        <w:tc>
          <w:tcPr>
            <w:tcW w:w="1341" w:type="dxa"/>
          </w:tcPr>
          <w:p w14:paraId="31F80710" w14:textId="2D3E27EF" w:rsidR="00933458" w:rsidRPr="00B61C9D" w:rsidRDefault="00933458" w:rsidP="00B326CA">
            <w:pPr>
              <w:keepNext/>
              <w:keepLines/>
              <w:jc w:val="center"/>
              <w:rPr>
                <w:lang w:val="en-US"/>
              </w:rPr>
            </w:pPr>
            <w:r w:rsidRPr="0098555C">
              <w:t>11</w:t>
            </w:r>
            <w:r w:rsidR="003A6AEC">
              <w:t>.00</w:t>
            </w:r>
          </w:p>
        </w:tc>
        <w:tc>
          <w:tcPr>
            <w:tcW w:w="1341" w:type="dxa"/>
          </w:tcPr>
          <w:p w14:paraId="1333AE2F" w14:textId="3C1873CF" w:rsidR="00933458" w:rsidRPr="00B61C9D" w:rsidRDefault="00933458" w:rsidP="00B326CA">
            <w:pPr>
              <w:keepNext/>
              <w:keepLines/>
              <w:jc w:val="center"/>
              <w:rPr>
                <w:lang w:val="en-US"/>
              </w:rPr>
            </w:pPr>
            <w:r w:rsidRPr="00BB3B05">
              <w:t>43.65</w:t>
            </w:r>
          </w:p>
        </w:tc>
        <w:tc>
          <w:tcPr>
            <w:tcW w:w="1472" w:type="dxa"/>
          </w:tcPr>
          <w:p w14:paraId="40ADEB7C" w14:textId="69AAF6A1" w:rsidR="00933458" w:rsidRPr="00B61C9D" w:rsidRDefault="00933458" w:rsidP="00B326CA">
            <w:pPr>
              <w:keepNext/>
              <w:keepLines/>
              <w:jc w:val="center"/>
              <w:rPr>
                <w:lang w:val="en-US"/>
              </w:rPr>
            </w:pPr>
            <w:r w:rsidRPr="009D318B">
              <w:t>0.85</w:t>
            </w:r>
          </w:p>
        </w:tc>
        <w:tc>
          <w:tcPr>
            <w:tcW w:w="1210" w:type="dxa"/>
          </w:tcPr>
          <w:p w14:paraId="6B2FC68A" w14:textId="11C63DB3" w:rsidR="00933458" w:rsidRPr="00B61C9D" w:rsidRDefault="00933458" w:rsidP="00B326CA">
            <w:pPr>
              <w:keepNext/>
              <w:keepLines/>
              <w:jc w:val="center"/>
              <w:rPr>
                <w:lang w:val="en-US"/>
              </w:rPr>
            </w:pPr>
            <w:r w:rsidRPr="000E62F2">
              <w:t>0.18</w:t>
            </w:r>
          </w:p>
        </w:tc>
        <w:tc>
          <w:tcPr>
            <w:tcW w:w="1200" w:type="dxa"/>
          </w:tcPr>
          <w:p w14:paraId="22E09BD0" w14:textId="6007427E" w:rsidR="00933458" w:rsidRPr="00B61C9D" w:rsidRDefault="00933458" w:rsidP="00B326CA">
            <w:pPr>
              <w:keepNext/>
              <w:keepLines/>
              <w:jc w:val="center"/>
              <w:rPr>
                <w:lang w:val="en-US"/>
              </w:rPr>
            </w:pPr>
            <w:r w:rsidRPr="00110703">
              <w:t>494</w:t>
            </w:r>
          </w:p>
        </w:tc>
        <w:tc>
          <w:tcPr>
            <w:tcW w:w="1949" w:type="dxa"/>
          </w:tcPr>
          <w:p w14:paraId="1DC641D2" w14:textId="4F9BD405" w:rsidR="00933458" w:rsidRPr="00B61C9D" w:rsidRDefault="00933458" w:rsidP="00B326CA">
            <w:pPr>
              <w:keepNext/>
              <w:keepLines/>
              <w:jc w:val="center"/>
              <w:rPr>
                <w:lang w:val="en-US"/>
              </w:rPr>
            </w:pPr>
            <w:r w:rsidRPr="0004188E">
              <w:t>[494]</w:t>
            </w:r>
          </w:p>
        </w:tc>
      </w:tr>
      <w:tr w:rsidR="00933458" w:rsidRPr="00B61C9D" w14:paraId="081806F6" w14:textId="77777777" w:rsidTr="008F0A17">
        <w:trPr>
          <w:trHeight w:hRule="exact" w:val="397"/>
        </w:trPr>
        <w:tc>
          <w:tcPr>
            <w:tcW w:w="1341" w:type="dxa"/>
          </w:tcPr>
          <w:p w14:paraId="4A7F47DC" w14:textId="45C7932C" w:rsidR="00933458" w:rsidRDefault="00933458" w:rsidP="00B326CA">
            <w:pPr>
              <w:keepNext/>
              <w:keepLines/>
              <w:jc w:val="center"/>
              <w:rPr>
                <w:lang w:val="en-US"/>
              </w:rPr>
            </w:pPr>
            <w:r>
              <w:rPr>
                <w:lang w:val="en-US"/>
              </w:rPr>
              <w:t>2013</w:t>
            </w:r>
          </w:p>
        </w:tc>
        <w:tc>
          <w:tcPr>
            <w:tcW w:w="1341" w:type="dxa"/>
          </w:tcPr>
          <w:p w14:paraId="0FF4A754" w14:textId="0CFF1FDC" w:rsidR="00933458" w:rsidRPr="00B61C9D" w:rsidRDefault="00933458" w:rsidP="00B326CA">
            <w:pPr>
              <w:keepNext/>
              <w:keepLines/>
              <w:jc w:val="center"/>
              <w:rPr>
                <w:lang w:val="en-US"/>
              </w:rPr>
            </w:pPr>
            <w:r w:rsidRPr="0098555C">
              <w:t>11.96</w:t>
            </w:r>
          </w:p>
        </w:tc>
        <w:tc>
          <w:tcPr>
            <w:tcW w:w="1341" w:type="dxa"/>
          </w:tcPr>
          <w:p w14:paraId="37C40447" w14:textId="111F9A0E" w:rsidR="00933458" w:rsidRPr="00B61C9D" w:rsidRDefault="00933458" w:rsidP="00B326CA">
            <w:pPr>
              <w:keepNext/>
              <w:keepLines/>
              <w:jc w:val="center"/>
              <w:rPr>
                <w:lang w:val="en-US"/>
              </w:rPr>
            </w:pPr>
            <w:r w:rsidRPr="00BB3B05">
              <w:t>47.52</w:t>
            </w:r>
          </w:p>
        </w:tc>
        <w:tc>
          <w:tcPr>
            <w:tcW w:w="1472" w:type="dxa"/>
          </w:tcPr>
          <w:p w14:paraId="75E4EB8F" w14:textId="5EC47732" w:rsidR="00933458" w:rsidRPr="00B61C9D" w:rsidRDefault="00933458" w:rsidP="00B326CA">
            <w:pPr>
              <w:keepNext/>
              <w:keepLines/>
              <w:jc w:val="center"/>
              <w:rPr>
                <w:lang w:val="en-US"/>
              </w:rPr>
            </w:pPr>
            <w:r w:rsidRPr="009D318B">
              <w:t>0.83</w:t>
            </w:r>
          </w:p>
        </w:tc>
        <w:tc>
          <w:tcPr>
            <w:tcW w:w="1210" w:type="dxa"/>
          </w:tcPr>
          <w:p w14:paraId="6A2DCFFF" w14:textId="7D39A66F" w:rsidR="00933458" w:rsidRPr="00B61C9D" w:rsidRDefault="00933458" w:rsidP="00B326CA">
            <w:pPr>
              <w:keepNext/>
              <w:keepLines/>
              <w:jc w:val="center"/>
              <w:rPr>
                <w:lang w:val="en-US"/>
              </w:rPr>
            </w:pPr>
            <w:r w:rsidRPr="000E62F2">
              <w:t>0.17</w:t>
            </w:r>
          </w:p>
        </w:tc>
        <w:tc>
          <w:tcPr>
            <w:tcW w:w="1200" w:type="dxa"/>
          </w:tcPr>
          <w:p w14:paraId="7A915DFF" w14:textId="118EC952" w:rsidR="00933458" w:rsidRPr="00B61C9D" w:rsidRDefault="00933458" w:rsidP="00B326CA">
            <w:pPr>
              <w:keepNext/>
              <w:keepLines/>
              <w:jc w:val="center"/>
              <w:rPr>
                <w:lang w:val="en-US"/>
              </w:rPr>
            </w:pPr>
            <w:r w:rsidRPr="00110703">
              <w:t>615</w:t>
            </w:r>
          </w:p>
        </w:tc>
        <w:tc>
          <w:tcPr>
            <w:tcW w:w="1949" w:type="dxa"/>
          </w:tcPr>
          <w:p w14:paraId="35D00336" w14:textId="2821B303" w:rsidR="00933458" w:rsidRPr="00B61C9D" w:rsidRDefault="00933458" w:rsidP="00B326CA">
            <w:pPr>
              <w:keepNext/>
              <w:keepLines/>
              <w:jc w:val="center"/>
              <w:rPr>
                <w:lang w:val="en-US"/>
              </w:rPr>
            </w:pPr>
            <w:r w:rsidRPr="0004188E">
              <w:t>[613, 2]</w:t>
            </w:r>
          </w:p>
        </w:tc>
      </w:tr>
      <w:tr w:rsidR="00933458" w:rsidRPr="00B61C9D" w14:paraId="0AC9ABC6" w14:textId="77777777" w:rsidTr="008F0A17">
        <w:trPr>
          <w:trHeight w:hRule="exact" w:val="397"/>
        </w:trPr>
        <w:tc>
          <w:tcPr>
            <w:tcW w:w="1341" w:type="dxa"/>
          </w:tcPr>
          <w:p w14:paraId="7197105F" w14:textId="71B0E9F0" w:rsidR="00933458" w:rsidRDefault="00933458" w:rsidP="00B326CA">
            <w:pPr>
              <w:keepNext/>
              <w:keepLines/>
              <w:jc w:val="center"/>
              <w:rPr>
                <w:lang w:val="en-US"/>
              </w:rPr>
            </w:pPr>
            <w:r>
              <w:rPr>
                <w:lang w:val="en-US"/>
              </w:rPr>
              <w:t>2014</w:t>
            </w:r>
          </w:p>
        </w:tc>
        <w:tc>
          <w:tcPr>
            <w:tcW w:w="1341" w:type="dxa"/>
          </w:tcPr>
          <w:p w14:paraId="4B5C07B2" w14:textId="1C071DF0" w:rsidR="00933458" w:rsidRPr="00B61C9D" w:rsidRDefault="00933458" w:rsidP="00B326CA">
            <w:pPr>
              <w:keepNext/>
              <w:keepLines/>
              <w:jc w:val="center"/>
              <w:rPr>
                <w:lang w:val="en-US"/>
              </w:rPr>
            </w:pPr>
            <w:r w:rsidRPr="0098555C">
              <w:t>12</w:t>
            </w:r>
            <w:r w:rsidR="003A6AEC">
              <w:t>.00</w:t>
            </w:r>
          </w:p>
        </w:tc>
        <w:tc>
          <w:tcPr>
            <w:tcW w:w="1341" w:type="dxa"/>
          </w:tcPr>
          <w:p w14:paraId="24A002D2" w14:textId="0465B400" w:rsidR="00933458" w:rsidRPr="00B61C9D" w:rsidRDefault="00933458" w:rsidP="00B326CA">
            <w:pPr>
              <w:keepNext/>
              <w:keepLines/>
              <w:jc w:val="center"/>
              <w:rPr>
                <w:lang w:val="en-US"/>
              </w:rPr>
            </w:pPr>
            <w:r w:rsidRPr="00BB3B05">
              <w:t>51.92</w:t>
            </w:r>
          </w:p>
        </w:tc>
        <w:tc>
          <w:tcPr>
            <w:tcW w:w="1472" w:type="dxa"/>
          </w:tcPr>
          <w:p w14:paraId="2998ECE2" w14:textId="321DAAE8" w:rsidR="00933458" w:rsidRPr="00B61C9D" w:rsidRDefault="00933458" w:rsidP="00B326CA">
            <w:pPr>
              <w:keepNext/>
              <w:keepLines/>
              <w:jc w:val="center"/>
              <w:rPr>
                <w:lang w:val="en-US"/>
              </w:rPr>
            </w:pPr>
            <w:r w:rsidRPr="009D318B">
              <w:t>0.81</w:t>
            </w:r>
          </w:p>
        </w:tc>
        <w:tc>
          <w:tcPr>
            <w:tcW w:w="1210" w:type="dxa"/>
          </w:tcPr>
          <w:p w14:paraId="6AC47596" w14:textId="27B2E92F" w:rsidR="00933458" w:rsidRPr="00B61C9D" w:rsidRDefault="00933458" w:rsidP="00B326CA">
            <w:pPr>
              <w:keepNext/>
              <w:keepLines/>
              <w:jc w:val="center"/>
              <w:rPr>
                <w:lang w:val="en-US"/>
              </w:rPr>
            </w:pPr>
            <w:r w:rsidRPr="000E62F2">
              <w:t>0.15</w:t>
            </w:r>
          </w:p>
        </w:tc>
        <w:tc>
          <w:tcPr>
            <w:tcW w:w="1200" w:type="dxa"/>
          </w:tcPr>
          <w:p w14:paraId="0DDFF361" w14:textId="2DCE17B2" w:rsidR="00933458" w:rsidRPr="00B61C9D" w:rsidRDefault="00933458" w:rsidP="00B326CA">
            <w:pPr>
              <w:keepNext/>
              <w:keepLines/>
              <w:jc w:val="center"/>
              <w:rPr>
                <w:lang w:val="en-US"/>
              </w:rPr>
            </w:pPr>
            <w:r w:rsidRPr="00110703">
              <w:t>861</w:t>
            </w:r>
          </w:p>
        </w:tc>
        <w:tc>
          <w:tcPr>
            <w:tcW w:w="1949" w:type="dxa"/>
          </w:tcPr>
          <w:p w14:paraId="63889BB0" w14:textId="2FDD42D9" w:rsidR="00933458" w:rsidRPr="00B61C9D" w:rsidRDefault="00933458" w:rsidP="00B326CA">
            <w:pPr>
              <w:keepNext/>
              <w:keepLines/>
              <w:jc w:val="center"/>
              <w:rPr>
                <w:lang w:val="en-US"/>
              </w:rPr>
            </w:pPr>
            <w:r w:rsidRPr="0004188E">
              <w:t>[861]</w:t>
            </w:r>
          </w:p>
        </w:tc>
      </w:tr>
      <w:tr w:rsidR="00933458" w:rsidRPr="00B61C9D" w14:paraId="20FFBBD6" w14:textId="77777777" w:rsidTr="008F0A17">
        <w:trPr>
          <w:trHeight w:hRule="exact" w:val="397"/>
        </w:trPr>
        <w:tc>
          <w:tcPr>
            <w:tcW w:w="1341" w:type="dxa"/>
          </w:tcPr>
          <w:p w14:paraId="0958BB68" w14:textId="2D16C670" w:rsidR="00933458" w:rsidRDefault="00933458" w:rsidP="00B326CA">
            <w:pPr>
              <w:keepNext/>
              <w:keepLines/>
              <w:jc w:val="center"/>
              <w:rPr>
                <w:lang w:val="en-US"/>
              </w:rPr>
            </w:pPr>
            <w:r>
              <w:rPr>
                <w:lang w:val="en-US"/>
              </w:rPr>
              <w:t>2015</w:t>
            </w:r>
          </w:p>
        </w:tc>
        <w:tc>
          <w:tcPr>
            <w:tcW w:w="1341" w:type="dxa"/>
          </w:tcPr>
          <w:p w14:paraId="2C1A33EA" w14:textId="742D15E0" w:rsidR="00933458" w:rsidRPr="00B61C9D" w:rsidRDefault="00933458" w:rsidP="00B326CA">
            <w:pPr>
              <w:keepNext/>
              <w:keepLines/>
              <w:jc w:val="center"/>
              <w:rPr>
                <w:lang w:val="en-US"/>
              </w:rPr>
            </w:pPr>
            <w:r w:rsidRPr="0098555C">
              <w:t>11</w:t>
            </w:r>
            <w:r w:rsidR="003A6AEC">
              <w:t>.00</w:t>
            </w:r>
          </w:p>
        </w:tc>
        <w:tc>
          <w:tcPr>
            <w:tcW w:w="1341" w:type="dxa"/>
          </w:tcPr>
          <w:p w14:paraId="044660A8" w14:textId="4CB71E38" w:rsidR="00933458" w:rsidRPr="00B61C9D" w:rsidRDefault="00933458" w:rsidP="00B326CA">
            <w:pPr>
              <w:keepNext/>
              <w:keepLines/>
              <w:jc w:val="center"/>
              <w:rPr>
                <w:lang w:val="en-US"/>
              </w:rPr>
            </w:pPr>
            <w:r w:rsidRPr="00BB3B05">
              <w:t>50.75</w:t>
            </w:r>
          </w:p>
        </w:tc>
        <w:tc>
          <w:tcPr>
            <w:tcW w:w="1472" w:type="dxa"/>
          </w:tcPr>
          <w:p w14:paraId="1AF6B130" w14:textId="373255C8" w:rsidR="00933458" w:rsidRPr="00B61C9D" w:rsidRDefault="00933458" w:rsidP="00B326CA">
            <w:pPr>
              <w:keepNext/>
              <w:keepLines/>
              <w:jc w:val="center"/>
              <w:rPr>
                <w:lang w:val="en-US"/>
              </w:rPr>
            </w:pPr>
            <w:r w:rsidRPr="009D318B">
              <w:t>0.80</w:t>
            </w:r>
          </w:p>
        </w:tc>
        <w:tc>
          <w:tcPr>
            <w:tcW w:w="1210" w:type="dxa"/>
          </w:tcPr>
          <w:p w14:paraId="04F83759" w14:textId="15A88977" w:rsidR="00933458" w:rsidRPr="00B61C9D" w:rsidRDefault="00933458" w:rsidP="00B326CA">
            <w:pPr>
              <w:keepNext/>
              <w:keepLines/>
              <w:jc w:val="center"/>
              <w:rPr>
                <w:lang w:val="en-US"/>
              </w:rPr>
            </w:pPr>
            <w:r w:rsidRPr="000E62F2">
              <w:t>0.11</w:t>
            </w:r>
          </w:p>
        </w:tc>
        <w:tc>
          <w:tcPr>
            <w:tcW w:w="1200" w:type="dxa"/>
          </w:tcPr>
          <w:p w14:paraId="4170164E" w14:textId="3353C54D" w:rsidR="00933458" w:rsidRPr="00B61C9D" w:rsidRDefault="00933458" w:rsidP="00B326CA">
            <w:pPr>
              <w:keepNext/>
              <w:keepLines/>
              <w:jc w:val="center"/>
              <w:rPr>
                <w:lang w:val="en-US"/>
              </w:rPr>
            </w:pPr>
            <w:r w:rsidRPr="00110703">
              <w:t>1393</w:t>
            </w:r>
          </w:p>
        </w:tc>
        <w:tc>
          <w:tcPr>
            <w:tcW w:w="1949" w:type="dxa"/>
          </w:tcPr>
          <w:p w14:paraId="04147CAD" w14:textId="565A409E" w:rsidR="00933458" w:rsidRPr="00B61C9D" w:rsidRDefault="00933458" w:rsidP="00B326CA">
            <w:pPr>
              <w:keepNext/>
              <w:keepLines/>
              <w:jc w:val="center"/>
              <w:rPr>
                <w:lang w:val="en-US"/>
              </w:rPr>
            </w:pPr>
            <w:r w:rsidRPr="0004188E">
              <w:t>[1393]</w:t>
            </w:r>
          </w:p>
        </w:tc>
      </w:tr>
      <w:tr w:rsidR="00933458" w:rsidRPr="00B61C9D" w14:paraId="1134FCC7" w14:textId="77777777" w:rsidTr="008F0A17">
        <w:trPr>
          <w:trHeight w:hRule="exact" w:val="397"/>
        </w:trPr>
        <w:tc>
          <w:tcPr>
            <w:tcW w:w="1341" w:type="dxa"/>
          </w:tcPr>
          <w:p w14:paraId="0DD5C30F" w14:textId="2861180F" w:rsidR="00933458" w:rsidRDefault="00933458" w:rsidP="00B326CA">
            <w:pPr>
              <w:keepNext/>
              <w:keepLines/>
              <w:jc w:val="center"/>
              <w:rPr>
                <w:lang w:val="en-US"/>
              </w:rPr>
            </w:pPr>
            <w:r>
              <w:rPr>
                <w:lang w:val="en-US"/>
              </w:rPr>
              <w:t>2016</w:t>
            </w:r>
          </w:p>
        </w:tc>
        <w:tc>
          <w:tcPr>
            <w:tcW w:w="1341" w:type="dxa"/>
          </w:tcPr>
          <w:p w14:paraId="5CA8C068" w14:textId="5BC0B990" w:rsidR="00933458" w:rsidRPr="00B61C9D" w:rsidRDefault="00933458" w:rsidP="00B326CA">
            <w:pPr>
              <w:keepNext/>
              <w:keepLines/>
              <w:jc w:val="center"/>
              <w:rPr>
                <w:lang w:val="en-US"/>
              </w:rPr>
            </w:pPr>
            <w:r w:rsidRPr="0098555C">
              <w:t>11</w:t>
            </w:r>
            <w:r w:rsidR="003A6AEC">
              <w:t>.00</w:t>
            </w:r>
          </w:p>
        </w:tc>
        <w:tc>
          <w:tcPr>
            <w:tcW w:w="1341" w:type="dxa"/>
          </w:tcPr>
          <w:p w14:paraId="50EA4B31" w14:textId="280F295B" w:rsidR="00933458" w:rsidRPr="00B61C9D" w:rsidRDefault="00933458" w:rsidP="00B326CA">
            <w:pPr>
              <w:keepNext/>
              <w:keepLines/>
              <w:jc w:val="center"/>
              <w:rPr>
                <w:lang w:val="en-US"/>
              </w:rPr>
            </w:pPr>
            <w:r w:rsidRPr="00BB3B05">
              <w:t>51.70</w:t>
            </w:r>
          </w:p>
        </w:tc>
        <w:tc>
          <w:tcPr>
            <w:tcW w:w="1472" w:type="dxa"/>
          </w:tcPr>
          <w:p w14:paraId="475388D7" w14:textId="2111A8C8" w:rsidR="00933458" w:rsidRPr="00B61C9D" w:rsidRDefault="00933458" w:rsidP="00B326CA">
            <w:pPr>
              <w:keepNext/>
              <w:keepLines/>
              <w:jc w:val="center"/>
              <w:rPr>
                <w:lang w:val="en-US"/>
              </w:rPr>
            </w:pPr>
            <w:r w:rsidRPr="009D318B">
              <w:t>0.78</w:t>
            </w:r>
          </w:p>
        </w:tc>
        <w:tc>
          <w:tcPr>
            <w:tcW w:w="1210" w:type="dxa"/>
          </w:tcPr>
          <w:p w14:paraId="6AB58B7A" w14:textId="7DAE6874" w:rsidR="00933458" w:rsidRPr="00B61C9D" w:rsidRDefault="00933458" w:rsidP="00B326CA">
            <w:pPr>
              <w:keepNext/>
              <w:keepLines/>
              <w:jc w:val="center"/>
              <w:rPr>
                <w:lang w:val="en-US"/>
              </w:rPr>
            </w:pPr>
            <w:r w:rsidRPr="000E62F2">
              <w:t>0.10</w:t>
            </w:r>
          </w:p>
        </w:tc>
        <w:tc>
          <w:tcPr>
            <w:tcW w:w="1200" w:type="dxa"/>
          </w:tcPr>
          <w:p w14:paraId="51B4AC53" w14:textId="395AEC5C" w:rsidR="00933458" w:rsidRPr="00B61C9D" w:rsidRDefault="00933458" w:rsidP="00B326CA">
            <w:pPr>
              <w:keepNext/>
              <w:keepLines/>
              <w:jc w:val="center"/>
              <w:rPr>
                <w:lang w:val="en-US"/>
              </w:rPr>
            </w:pPr>
            <w:r w:rsidRPr="00110703">
              <w:t>2503</w:t>
            </w:r>
          </w:p>
        </w:tc>
        <w:tc>
          <w:tcPr>
            <w:tcW w:w="1949" w:type="dxa"/>
          </w:tcPr>
          <w:p w14:paraId="1B43C04D" w14:textId="5F6DD9AB" w:rsidR="00933458" w:rsidRPr="00B61C9D" w:rsidRDefault="00933458" w:rsidP="00B326CA">
            <w:pPr>
              <w:keepNext/>
              <w:keepLines/>
              <w:jc w:val="center"/>
              <w:rPr>
                <w:lang w:val="en-US"/>
              </w:rPr>
            </w:pPr>
            <w:r w:rsidRPr="0004188E">
              <w:t>[2503]</w:t>
            </w:r>
          </w:p>
        </w:tc>
      </w:tr>
      <w:tr w:rsidR="00933458" w:rsidRPr="00B61C9D" w14:paraId="081BC8B9" w14:textId="77777777" w:rsidTr="008F0A17">
        <w:trPr>
          <w:trHeight w:hRule="exact" w:val="397"/>
        </w:trPr>
        <w:tc>
          <w:tcPr>
            <w:tcW w:w="1341" w:type="dxa"/>
          </w:tcPr>
          <w:p w14:paraId="38D2179D" w14:textId="0EA0A9B3" w:rsidR="00933458" w:rsidRDefault="00933458" w:rsidP="00B326CA">
            <w:pPr>
              <w:keepNext/>
              <w:keepLines/>
              <w:jc w:val="center"/>
              <w:rPr>
                <w:lang w:val="en-US"/>
              </w:rPr>
            </w:pPr>
            <w:r>
              <w:rPr>
                <w:lang w:val="en-US"/>
              </w:rPr>
              <w:t>2017</w:t>
            </w:r>
          </w:p>
        </w:tc>
        <w:tc>
          <w:tcPr>
            <w:tcW w:w="1341" w:type="dxa"/>
          </w:tcPr>
          <w:p w14:paraId="6EE0BA26" w14:textId="0A729BEF" w:rsidR="00933458" w:rsidRPr="00B61C9D" w:rsidRDefault="00933458" w:rsidP="00B326CA">
            <w:pPr>
              <w:keepNext/>
              <w:keepLines/>
              <w:jc w:val="center"/>
              <w:rPr>
                <w:lang w:val="en-US"/>
              </w:rPr>
            </w:pPr>
            <w:r w:rsidRPr="0098555C">
              <w:t>10</w:t>
            </w:r>
            <w:r w:rsidR="003A6AEC">
              <w:t>.00</w:t>
            </w:r>
          </w:p>
        </w:tc>
        <w:tc>
          <w:tcPr>
            <w:tcW w:w="1341" w:type="dxa"/>
          </w:tcPr>
          <w:p w14:paraId="3E523506" w14:textId="68B247D2" w:rsidR="00933458" w:rsidRPr="00B61C9D" w:rsidRDefault="00933458" w:rsidP="00B326CA">
            <w:pPr>
              <w:keepNext/>
              <w:keepLines/>
              <w:jc w:val="center"/>
              <w:rPr>
                <w:lang w:val="en-US"/>
              </w:rPr>
            </w:pPr>
            <w:r w:rsidRPr="00BB3B05">
              <w:t>53.26</w:t>
            </w:r>
          </w:p>
        </w:tc>
        <w:tc>
          <w:tcPr>
            <w:tcW w:w="1472" w:type="dxa"/>
          </w:tcPr>
          <w:p w14:paraId="72C8EC56" w14:textId="3D84D34D" w:rsidR="00933458" w:rsidRPr="00B61C9D" w:rsidRDefault="00933458" w:rsidP="00B326CA">
            <w:pPr>
              <w:keepNext/>
              <w:keepLines/>
              <w:jc w:val="center"/>
              <w:rPr>
                <w:lang w:val="en-US"/>
              </w:rPr>
            </w:pPr>
            <w:r w:rsidRPr="009D318B">
              <w:t>0.77</w:t>
            </w:r>
          </w:p>
        </w:tc>
        <w:tc>
          <w:tcPr>
            <w:tcW w:w="1210" w:type="dxa"/>
          </w:tcPr>
          <w:p w14:paraId="211F922F" w14:textId="26EA1C42" w:rsidR="00933458" w:rsidRPr="00B61C9D" w:rsidRDefault="00933458" w:rsidP="00B326CA">
            <w:pPr>
              <w:keepNext/>
              <w:keepLines/>
              <w:jc w:val="center"/>
              <w:rPr>
                <w:lang w:val="en-US"/>
              </w:rPr>
            </w:pPr>
            <w:r w:rsidRPr="000E62F2">
              <w:t>0.09</w:t>
            </w:r>
          </w:p>
        </w:tc>
        <w:tc>
          <w:tcPr>
            <w:tcW w:w="1200" w:type="dxa"/>
          </w:tcPr>
          <w:p w14:paraId="5337E120" w14:textId="158A9065" w:rsidR="00933458" w:rsidRPr="00B61C9D" w:rsidRDefault="00933458" w:rsidP="00B326CA">
            <w:pPr>
              <w:keepNext/>
              <w:keepLines/>
              <w:jc w:val="center"/>
              <w:rPr>
                <w:lang w:val="en-US"/>
              </w:rPr>
            </w:pPr>
            <w:r w:rsidRPr="00110703">
              <w:t>4350</w:t>
            </w:r>
          </w:p>
        </w:tc>
        <w:tc>
          <w:tcPr>
            <w:tcW w:w="1949" w:type="dxa"/>
          </w:tcPr>
          <w:p w14:paraId="21C4707A" w14:textId="14446105" w:rsidR="00933458" w:rsidRPr="00B61C9D" w:rsidRDefault="00933458" w:rsidP="00B326CA">
            <w:pPr>
              <w:keepNext/>
              <w:keepLines/>
              <w:jc w:val="center"/>
              <w:rPr>
                <w:lang w:val="en-US"/>
              </w:rPr>
            </w:pPr>
            <w:r w:rsidRPr="0004188E">
              <w:t>[4350]</w:t>
            </w:r>
          </w:p>
        </w:tc>
      </w:tr>
      <w:tr w:rsidR="00933458" w:rsidRPr="00B61C9D" w14:paraId="0A674D8F" w14:textId="77777777" w:rsidTr="008F0A17">
        <w:trPr>
          <w:trHeight w:hRule="exact" w:val="397"/>
        </w:trPr>
        <w:tc>
          <w:tcPr>
            <w:tcW w:w="1341" w:type="dxa"/>
          </w:tcPr>
          <w:p w14:paraId="2CF010DD" w14:textId="0D43A953" w:rsidR="00933458" w:rsidRDefault="00933458" w:rsidP="00B326CA">
            <w:pPr>
              <w:keepNext/>
              <w:keepLines/>
              <w:jc w:val="center"/>
              <w:rPr>
                <w:lang w:val="en-US"/>
              </w:rPr>
            </w:pPr>
            <w:r>
              <w:rPr>
                <w:lang w:val="en-US"/>
              </w:rPr>
              <w:t>2018</w:t>
            </w:r>
          </w:p>
        </w:tc>
        <w:tc>
          <w:tcPr>
            <w:tcW w:w="1341" w:type="dxa"/>
          </w:tcPr>
          <w:p w14:paraId="10C3B5D8" w14:textId="13DAFE92" w:rsidR="00933458" w:rsidRPr="00B61C9D" w:rsidRDefault="007B707B" w:rsidP="00B326CA">
            <w:pPr>
              <w:keepNext/>
              <w:keepLines/>
              <w:jc w:val="center"/>
              <w:rPr>
                <w:lang w:val="en-US"/>
              </w:rPr>
            </w:pPr>
            <w:r>
              <w:rPr>
                <w:lang w:val="en-US"/>
              </w:rPr>
              <w:t>09.00</w:t>
            </w:r>
          </w:p>
        </w:tc>
        <w:tc>
          <w:tcPr>
            <w:tcW w:w="1341" w:type="dxa"/>
          </w:tcPr>
          <w:p w14:paraId="3F23E4DA" w14:textId="66FD1D2D" w:rsidR="00933458" w:rsidRPr="00B61C9D" w:rsidRDefault="007B707B" w:rsidP="00B326CA">
            <w:pPr>
              <w:keepNext/>
              <w:keepLines/>
              <w:jc w:val="center"/>
              <w:rPr>
                <w:lang w:val="en-US"/>
              </w:rPr>
            </w:pPr>
            <w:r>
              <w:rPr>
                <w:lang w:val="en-US"/>
              </w:rPr>
              <w:t>56.99</w:t>
            </w:r>
          </w:p>
        </w:tc>
        <w:tc>
          <w:tcPr>
            <w:tcW w:w="1472" w:type="dxa"/>
          </w:tcPr>
          <w:p w14:paraId="5F0F60AD" w14:textId="780991C0" w:rsidR="00933458" w:rsidRPr="00B61C9D" w:rsidRDefault="007B707B" w:rsidP="00B326CA">
            <w:pPr>
              <w:keepNext/>
              <w:keepLines/>
              <w:jc w:val="center"/>
              <w:rPr>
                <w:lang w:val="en-US"/>
              </w:rPr>
            </w:pPr>
            <w:r>
              <w:rPr>
                <w:lang w:val="en-US"/>
              </w:rPr>
              <w:t>0.75</w:t>
            </w:r>
          </w:p>
        </w:tc>
        <w:tc>
          <w:tcPr>
            <w:tcW w:w="1210" w:type="dxa"/>
          </w:tcPr>
          <w:p w14:paraId="6BFCB2BF" w14:textId="5E0534B8" w:rsidR="00933458" w:rsidRPr="00B61C9D" w:rsidRDefault="007B707B" w:rsidP="00B326CA">
            <w:pPr>
              <w:keepNext/>
              <w:keepLines/>
              <w:jc w:val="center"/>
              <w:rPr>
                <w:lang w:val="en-US"/>
              </w:rPr>
            </w:pPr>
            <w:r>
              <w:rPr>
                <w:lang w:val="en-US"/>
              </w:rPr>
              <w:t>0.09</w:t>
            </w:r>
          </w:p>
        </w:tc>
        <w:tc>
          <w:tcPr>
            <w:tcW w:w="1200" w:type="dxa"/>
          </w:tcPr>
          <w:p w14:paraId="58624AC9" w14:textId="586E4DEB" w:rsidR="00933458" w:rsidRPr="00B61C9D" w:rsidRDefault="00230760" w:rsidP="00B326CA">
            <w:pPr>
              <w:keepNext/>
              <w:keepLines/>
              <w:jc w:val="center"/>
              <w:rPr>
                <w:lang w:val="en-US"/>
              </w:rPr>
            </w:pPr>
            <w:r>
              <w:rPr>
                <w:lang w:val="en-US"/>
              </w:rPr>
              <w:t>8135</w:t>
            </w:r>
          </w:p>
        </w:tc>
        <w:tc>
          <w:tcPr>
            <w:tcW w:w="1949" w:type="dxa"/>
          </w:tcPr>
          <w:p w14:paraId="4DDBF588" w14:textId="697647FB" w:rsidR="00933458" w:rsidRPr="00B61C9D" w:rsidRDefault="00230760" w:rsidP="00B326CA">
            <w:pPr>
              <w:keepNext/>
              <w:keepLines/>
              <w:jc w:val="center"/>
              <w:rPr>
                <w:lang w:val="en-US"/>
              </w:rPr>
            </w:pPr>
            <w:r>
              <w:rPr>
                <w:lang w:val="en-US"/>
              </w:rPr>
              <w:t>[8135]</w:t>
            </w:r>
          </w:p>
        </w:tc>
      </w:tr>
      <w:tr w:rsidR="00933458" w:rsidRPr="00B61C9D" w14:paraId="22872B59" w14:textId="77777777" w:rsidTr="008F0A17">
        <w:trPr>
          <w:trHeight w:hRule="exact" w:val="397"/>
        </w:trPr>
        <w:tc>
          <w:tcPr>
            <w:tcW w:w="1341" w:type="dxa"/>
          </w:tcPr>
          <w:p w14:paraId="381710AF" w14:textId="5F88AF2C" w:rsidR="00933458" w:rsidRDefault="00933458" w:rsidP="00B326CA">
            <w:pPr>
              <w:keepNext/>
              <w:keepLines/>
              <w:jc w:val="center"/>
              <w:rPr>
                <w:lang w:val="en-US"/>
              </w:rPr>
            </w:pPr>
            <w:r>
              <w:rPr>
                <w:lang w:val="en-US"/>
              </w:rPr>
              <w:t>2019</w:t>
            </w:r>
          </w:p>
        </w:tc>
        <w:tc>
          <w:tcPr>
            <w:tcW w:w="1341" w:type="dxa"/>
          </w:tcPr>
          <w:p w14:paraId="67E7EA14" w14:textId="4923DDE3" w:rsidR="00933458" w:rsidRPr="00B61C9D" w:rsidRDefault="007B707B" w:rsidP="00B326CA">
            <w:pPr>
              <w:keepNext/>
              <w:keepLines/>
              <w:jc w:val="center"/>
              <w:rPr>
                <w:lang w:val="en-US"/>
              </w:rPr>
            </w:pPr>
            <w:r>
              <w:rPr>
                <w:lang w:val="en-US"/>
              </w:rPr>
              <w:t>09.00</w:t>
            </w:r>
          </w:p>
        </w:tc>
        <w:tc>
          <w:tcPr>
            <w:tcW w:w="1341" w:type="dxa"/>
          </w:tcPr>
          <w:p w14:paraId="470BFFAB" w14:textId="475EC438" w:rsidR="00933458" w:rsidRPr="00B61C9D" w:rsidRDefault="007B707B" w:rsidP="00B326CA">
            <w:pPr>
              <w:keepNext/>
              <w:keepLines/>
              <w:jc w:val="center"/>
              <w:rPr>
                <w:lang w:val="en-US"/>
              </w:rPr>
            </w:pPr>
            <w:r>
              <w:rPr>
                <w:lang w:val="en-US"/>
              </w:rPr>
              <w:t>57.93</w:t>
            </w:r>
          </w:p>
        </w:tc>
        <w:tc>
          <w:tcPr>
            <w:tcW w:w="1472" w:type="dxa"/>
          </w:tcPr>
          <w:p w14:paraId="325C2D5F" w14:textId="4125B622" w:rsidR="00933458" w:rsidRPr="00B61C9D" w:rsidRDefault="007B707B" w:rsidP="00B326CA">
            <w:pPr>
              <w:keepNext/>
              <w:keepLines/>
              <w:jc w:val="center"/>
              <w:rPr>
                <w:lang w:val="en-US"/>
              </w:rPr>
            </w:pPr>
            <w:r>
              <w:rPr>
                <w:lang w:val="en-US"/>
              </w:rPr>
              <w:t>0.76</w:t>
            </w:r>
          </w:p>
        </w:tc>
        <w:tc>
          <w:tcPr>
            <w:tcW w:w="1210" w:type="dxa"/>
          </w:tcPr>
          <w:p w14:paraId="15455EB8" w14:textId="68A9DBA4" w:rsidR="00933458" w:rsidRPr="00B61C9D" w:rsidRDefault="007B707B" w:rsidP="00B326CA">
            <w:pPr>
              <w:keepNext/>
              <w:keepLines/>
              <w:jc w:val="center"/>
              <w:rPr>
                <w:lang w:val="en-US"/>
              </w:rPr>
            </w:pPr>
            <w:r>
              <w:rPr>
                <w:lang w:val="en-US"/>
              </w:rPr>
              <w:t>0.09</w:t>
            </w:r>
          </w:p>
        </w:tc>
        <w:tc>
          <w:tcPr>
            <w:tcW w:w="1200" w:type="dxa"/>
          </w:tcPr>
          <w:p w14:paraId="214F7E14" w14:textId="2D3648E6" w:rsidR="00933458" w:rsidRPr="00B61C9D" w:rsidRDefault="00230760" w:rsidP="00B326CA">
            <w:pPr>
              <w:keepNext/>
              <w:keepLines/>
              <w:jc w:val="center"/>
              <w:rPr>
                <w:lang w:val="en-US"/>
              </w:rPr>
            </w:pPr>
            <w:r>
              <w:rPr>
                <w:lang w:val="en-US"/>
              </w:rPr>
              <w:t>13012</w:t>
            </w:r>
          </w:p>
        </w:tc>
        <w:tc>
          <w:tcPr>
            <w:tcW w:w="1949" w:type="dxa"/>
          </w:tcPr>
          <w:p w14:paraId="01A498D1" w14:textId="610F3F0E" w:rsidR="00933458" w:rsidRPr="00B61C9D" w:rsidRDefault="00230760" w:rsidP="00B326CA">
            <w:pPr>
              <w:keepNext/>
              <w:keepLines/>
              <w:jc w:val="center"/>
              <w:rPr>
                <w:lang w:val="en-US"/>
              </w:rPr>
            </w:pPr>
            <w:r>
              <w:rPr>
                <w:lang w:val="en-US"/>
              </w:rPr>
              <w:t>[13012]</w:t>
            </w:r>
          </w:p>
        </w:tc>
      </w:tr>
      <w:tr w:rsidR="00933458" w:rsidRPr="00B61C9D" w14:paraId="01432E6D" w14:textId="77777777" w:rsidTr="008F0A17">
        <w:trPr>
          <w:trHeight w:hRule="exact" w:val="397"/>
        </w:trPr>
        <w:tc>
          <w:tcPr>
            <w:tcW w:w="1341" w:type="dxa"/>
          </w:tcPr>
          <w:p w14:paraId="539C4528" w14:textId="66353311" w:rsidR="00933458" w:rsidRDefault="00933458" w:rsidP="00B326CA">
            <w:pPr>
              <w:keepNext/>
              <w:keepLines/>
              <w:jc w:val="center"/>
              <w:rPr>
                <w:lang w:val="en-US"/>
              </w:rPr>
            </w:pPr>
            <w:r>
              <w:rPr>
                <w:lang w:val="en-US"/>
              </w:rPr>
              <w:t>2020</w:t>
            </w:r>
          </w:p>
        </w:tc>
        <w:tc>
          <w:tcPr>
            <w:tcW w:w="1341" w:type="dxa"/>
          </w:tcPr>
          <w:p w14:paraId="2D15EA59" w14:textId="3284694E" w:rsidR="00933458" w:rsidRPr="00B61C9D" w:rsidRDefault="007B707B" w:rsidP="00B326CA">
            <w:pPr>
              <w:keepNext/>
              <w:keepLines/>
              <w:jc w:val="center"/>
              <w:rPr>
                <w:lang w:val="en-US"/>
              </w:rPr>
            </w:pPr>
            <w:r>
              <w:rPr>
                <w:lang w:val="en-US"/>
              </w:rPr>
              <w:t>09.00</w:t>
            </w:r>
          </w:p>
        </w:tc>
        <w:tc>
          <w:tcPr>
            <w:tcW w:w="1341" w:type="dxa"/>
          </w:tcPr>
          <w:p w14:paraId="3CCC1181" w14:textId="546331EA" w:rsidR="00933458" w:rsidRPr="00B61C9D" w:rsidRDefault="007B707B" w:rsidP="00B326CA">
            <w:pPr>
              <w:keepNext/>
              <w:keepLines/>
              <w:jc w:val="center"/>
              <w:rPr>
                <w:lang w:val="en-US"/>
              </w:rPr>
            </w:pPr>
            <w:r>
              <w:rPr>
                <w:lang w:val="en-US"/>
              </w:rPr>
              <w:t>58.24</w:t>
            </w:r>
          </w:p>
        </w:tc>
        <w:tc>
          <w:tcPr>
            <w:tcW w:w="1472" w:type="dxa"/>
          </w:tcPr>
          <w:p w14:paraId="7BC84C0A" w14:textId="577EE0A1" w:rsidR="00933458" w:rsidRPr="00B61C9D" w:rsidRDefault="007B707B" w:rsidP="00B326CA">
            <w:pPr>
              <w:keepNext/>
              <w:keepLines/>
              <w:jc w:val="center"/>
              <w:rPr>
                <w:lang w:val="en-US"/>
              </w:rPr>
            </w:pPr>
            <w:r>
              <w:rPr>
                <w:lang w:val="en-US"/>
              </w:rPr>
              <w:t>0.74</w:t>
            </w:r>
          </w:p>
        </w:tc>
        <w:tc>
          <w:tcPr>
            <w:tcW w:w="1210" w:type="dxa"/>
          </w:tcPr>
          <w:p w14:paraId="4E1A1517" w14:textId="0A885030" w:rsidR="00933458" w:rsidRPr="00B61C9D" w:rsidRDefault="007B707B" w:rsidP="00B326CA">
            <w:pPr>
              <w:keepNext/>
              <w:keepLines/>
              <w:jc w:val="center"/>
              <w:rPr>
                <w:lang w:val="en-US"/>
              </w:rPr>
            </w:pPr>
            <w:r>
              <w:rPr>
                <w:lang w:val="en-US"/>
              </w:rPr>
              <w:t>0.09</w:t>
            </w:r>
          </w:p>
        </w:tc>
        <w:tc>
          <w:tcPr>
            <w:tcW w:w="1200" w:type="dxa"/>
          </w:tcPr>
          <w:p w14:paraId="59A7FE21" w14:textId="7363C1F5" w:rsidR="00933458" w:rsidRPr="00B61C9D" w:rsidRDefault="00230760" w:rsidP="00B326CA">
            <w:pPr>
              <w:keepNext/>
              <w:keepLines/>
              <w:jc w:val="center"/>
              <w:rPr>
                <w:lang w:val="en-US"/>
              </w:rPr>
            </w:pPr>
            <w:r>
              <w:rPr>
                <w:lang w:val="en-US"/>
              </w:rPr>
              <w:t>18103</w:t>
            </w:r>
          </w:p>
        </w:tc>
        <w:tc>
          <w:tcPr>
            <w:tcW w:w="1949" w:type="dxa"/>
          </w:tcPr>
          <w:p w14:paraId="1CCD0B9C" w14:textId="0D5E97F5" w:rsidR="00933458" w:rsidRPr="00B61C9D" w:rsidRDefault="00230760" w:rsidP="00B326CA">
            <w:pPr>
              <w:keepNext/>
              <w:keepLines/>
              <w:jc w:val="center"/>
              <w:rPr>
                <w:lang w:val="en-US"/>
              </w:rPr>
            </w:pPr>
            <w:r>
              <w:rPr>
                <w:lang w:val="en-US"/>
              </w:rPr>
              <w:t>[18103]</w:t>
            </w:r>
          </w:p>
        </w:tc>
      </w:tr>
      <w:tr w:rsidR="00933458" w:rsidRPr="00B61C9D" w14:paraId="7DE1F1FA" w14:textId="77777777" w:rsidTr="008F0A17">
        <w:trPr>
          <w:trHeight w:hRule="exact" w:val="397"/>
        </w:trPr>
        <w:tc>
          <w:tcPr>
            <w:tcW w:w="1341" w:type="dxa"/>
          </w:tcPr>
          <w:p w14:paraId="11F5C3F3" w14:textId="09EBC1EF" w:rsidR="00933458" w:rsidRDefault="00933458" w:rsidP="00B326CA">
            <w:pPr>
              <w:keepNext/>
              <w:keepLines/>
              <w:jc w:val="center"/>
              <w:rPr>
                <w:lang w:val="en-US"/>
              </w:rPr>
            </w:pPr>
            <w:r>
              <w:rPr>
                <w:lang w:val="en-US"/>
              </w:rPr>
              <w:t>2021</w:t>
            </w:r>
          </w:p>
        </w:tc>
        <w:tc>
          <w:tcPr>
            <w:tcW w:w="1341" w:type="dxa"/>
          </w:tcPr>
          <w:p w14:paraId="1C6B01B8" w14:textId="3432C38A" w:rsidR="00933458" w:rsidRPr="00B61C9D" w:rsidRDefault="007B707B" w:rsidP="00B326CA">
            <w:pPr>
              <w:keepNext/>
              <w:keepLines/>
              <w:jc w:val="center"/>
              <w:rPr>
                <w:lang w:val="en-US"/>
              </w:rPr>
            </w:pPr>
            <w:r>
              <w:rPr>
                <w:lang w:val="en-US"/>
              </w:rPr>
              <w:t>09.00</w:t>
            </w:r>
          </w:p>
        </w:tc>
        <w:tc>
          <w:tcPr>
            <w:tcW w:w="1341" w:type="dxa"/>
          </w:tcPr>
          <w:p w14:paraId="502DAB69" w14:textId="3265FE1D" w:rsidR="00933458" w:rsidRPr="00B61C9D" w:rsidRDefault="007B707B" w:rsidP="00B326CA">
            <w:pPr>
              <w:keepNext/>
              <w:keepLines/>
              <w:jc w:val="center"/>
              <w:rPr>
                <w:lang w:val="en-US"/>
              </w:rPr>
            </w:pPr>
            <w:r>
              <w:rPr>
                <w:lang w:val="en-US"/>
              </w:rPr>
              <w:t>58.43</w:t>
            </w:r>
          </w:p>
        </w:tc>
        <w:tc>
          <w:tcPr>
            <w:tcW w:w="1472" w:type="dxa"/>
          </w:tcPr>
          <w:p w14:paraId="0315C47F" w14:textId="664017A6" w:rsidR="00933458" w:rsidRPr="00B61C9D" w:rsidRDefault="007B707B" w:rsidP="00B326CA">
            <w:pPr>
              <w:keepNext/>
              <w:keepLines/>
              <w:jc w:val="center"/>
              <w:rPr>
                <w:lang w:val="en-US"/>
              </w:rPr>
            </w:pPr>
            <w:r>
              <w:rPr>
                <w:lang w:val="en-US"/>
              </w:rPr>
              <w:t>0.77</w:t>
            </w:r>
          </w:p>
        </w:tc>
        <w:tc>
          <w:tcPr>
            <w:tcW w:w="1210" w:type="dxa"/>
          </w:tcPr>
          <w:p w14:paraId="751FFE72" w14:textId="3CCF3DA9" w:rsidR="00933458" w:rsidRPr="00B61C9D" w:rsidRDefault="007B707B" w:rsidP="00B326CA">
            <w:pPr>
              <w:keepNext/>
              <w:keepLines/>
              <w:jc w:val="center"/>
              <w:rPr>
                <w:lang w:val="en-US"/>
              </w:rPr>
            </w:pPr>
            <w:r>
              <w:rPr>
                <w:lang w:val="en-US"/>
              </w:rPr>
              <w:t>0.10</w:t>
            </w:r>
          </w:p>
        </w:tc>
        <w:tc>
          <w:tcPr>
            <w:tcW w:w="1200" w:type="dxa"/>
          </w:tcPr>
          <w:p w14:paraId="6771521A" w14:textId="1FF0C614" w:rsidR="00933458" w:rsidRPr="00B61C9D" w:rsidRDefault="00230760" w:rsidP="00B326CA">
            <w:pPr>
              <w:keepNext/>
              <w:keepLines/>
              <w:jc w:val="center"/>
              <w:rPr>
                <w:lang w:val="en-US"/>
              </w:rPr>
            </w:pPr>
            <w:r>
              <w:rPr>
                <w:lang w:val="en-US"/>
              </w:rPr>
              <w:t>25040</w:t>
            </w:r>
          </w:p>
        </w:tc>
        <w:tc>
          <w:tcPr>
            <w:tcW w:w="1949" w:type="dxa"/>
          </w:tcPr>
          <w:p w14:paraId="01679594" w14:textId="00D605B9" w:rsidR="00933458" w:rsidRPr="00B61C9D" w:rsidRDefault="00230760" w:rsidP="00B326CA">
            <w:pPr>
              <w:keepNext/>
              <w:keepLines/>
              <w:jc w:val="center"/>
              <w:rPr>
                <w:lang w:val="en-US"/>
              </w:rPr>
            </w:pPr>
            <w:r>
              <w:rPr>
                <w:lang w:val="en-US"/>
              </w:rPr>
              <w:t>[25040]</w:t>
            </w:r>
          </w:p>
        </w:tc>
      </w:tr>
      <w:tr w:rsidR="00933458" w:rsidRPr="00B61C9D" w14:paraId="1DEFC218" w14:textId="77777777" w:rsidTr="008F0A17">
        <w:trPr>
          <w:trHeight w:hRule="exact" w:val="397"/>
        </w:trPr>
        <w:tc>
          <w:tcPr>
            <w:tcW w:w="1341" w:type="dxa"/>
            <w:tcBorders>
              <w:bottom w:val="single" w:sz="4" w:space="0" w:color="auto"/>
            </w:tcBorders>
          </w:tcPr>
          <w:p w14:paraId="7EFBC69D" w14:textId="312FDE97" w:rsidR="00933458" w:rsidRDefault="00933458" w:rsidP="00B326CA">
            <w:pPr>
              <w:keepNext/>
              <w:keepLines/>
              <w:jc w:val="center"/>
              <w:rPr>
                <w:lang w:val="en-US"/>
              </w:rPr>
            </w:pPr>
            <w:r>
              <w:rPr>
                <w:lang w:val="en-US"/>
              </w:rPr>
              <w:t>2022</w:t>
            </w:r>
          </w:p>
        </w:tc>
        <w:tc>
          <w:tcPr>
            <w:tcW w:w="1341" w:type="dxa"/>
            <w:tcBorders>
              <w:bottom w:val="single" w:sz="4" w:space="0" w:color="auto"/>
            </w:tcBorders>
          </w:tcPr>
          <w:p w14:paraId="1BFF70D2" w14:textId="13309C0B" w:rsidR="00933458" w:rsidRPr="00B61C9D" w:rsidRDefault="007B707B" w:rsidP="00B326CA">
            <w:pPr>
              <w:keepNext/>
              <w:keepLines/>
              <w:jc w:val="center"/>
              <w:rPr>
                <w:lang w:val="en-US"/>
              </w:rPr>
            </w:pPr>
            <w:r>
              <w:rPr>
                <w:lang w:val="en-US"/>
              </w:rPr>
              <w:t>09.00</w:t>
            </w:r>
          </w:p>
        </w:tc>
        <w:tc>
          <w:tcPr>
            <w:tcW w:w="1341" w:type="dxa"/>
            <w:tcBorders>
              <w:bottom w:val="single" w:sz="4" w:space="0" w:color="auto"/>
            </w:tcBorders>
          </w:tcPr>
          <w:p w14:paraId="3197DE77" w14:textId="5F2D076D" w:rsidR="00933458" w:rsidRPr="00B61C9D" w:rsidRDefault="007B707B" w:rsidP="00B326CA">
            <w:pPr>
              <w:keepNext/>
              <w:keepLines/>
              <w:jc w:val="center"/>
              <w:rPr>
                <w:lang w:val="en-US"/>
              </w:rPr>
            </w:pPr>
            <w:r>
              <w:rPr>
                <w:lang w:val="en-US"/>
              </w:rPr>
              <w:t>58.36</w:t>
            </w:r>
          </w:p>
        </w:tc>
        <w:tc>
          <w:tcPr>
            <w:tcW w:w="1472" w:type="dxa"/>
            <w:tcBorders>
              <w:bottom w:val="single" w:sz="4" w:space="0" w:color="auto"/>
            </w:tcBorders>
          </w:tcPr>
          <w:p w14:paraId="2A3E3B39" w14:textId="34758A29" w:rsidR="00933458" w:rsidRPr="00B61C9D" w:rsidRDefault="007B707B" w:rsidP="00B326CA">
            <w:pPr>
              <w:keepNext/>
              <w:keepLines/>
              <w:jc w:val="center"/>
              <w:rPr>
                <w:lang w:val="en-US"/>
              </w:rPr>
            </w:pPr>
            <w:r>
              <w:rPr>
                <w:lang w:val="en-US"/>
              </w:rPr>
              <w:t>0.74</w:t>
            </w:r>
          </w:p>
        </w:tc>
        <w:tc>
          <w:tcPr>
            <w:tcW w:w="1210" w:type="dxa"/>
            <w:tcBorders>
              <w:bottom w:val="single" w:sz="4" w:space="0" w:color="auto"/>
            </w:tcBorders>
          </w:tcPr>
          <w:p w14:paraId="3072B1D4" w14:textId="35C00A48" w:rsidR="00933458" w:rsidRPr="00B61C9D" w:rsidRDefault="007B707B" w:rsidP="00B326CA">
            <w:pPr>
              <w:keepNext/>
              <w:keepLines/>
              <w:jc w:val="center"/>
              <w:rPr>
                <w:lang w:val="en-US"/>
              </w:rPr>
            </w:pPr>
            <w:r>
              <w:rPr>
                <w:lang w:val="en-US"/>
              </w:rPr>
              <w:t>0.10</w:t>
            </w:r>
          </w:p>
        </w:tc>
        <w:tc>
          <w:tcPr>
            <w:tcW w:w="1200" w:type="dxa"/>
            <w:tcBorders>
              <w:bottom w:val="single" w:sz="4" w:space="0" w:color="auto"/>
            </w:tcBorders>
          </w:tcPr>
          <w:p w14:paraId="3B1CEDBA" w14:textId="01708ACC" w:rsidR="00933458" w:rsidRPr="00B61C9D" w:rsidRDefault="00230760" w:rsidP="00B326CA">
            <w:pPr>
              <w:keepNext/>
              <w:keepLines/>
              <w:jc w:val="center"/>
              <w:rPr>
                <w:lang w:val="en-US"/>
              </w:rPr>
            </w:pPr>
            <w:r>
              <w:rPr>
                <w:lang w:val="en-US"/>
              </w:rPr>
              <w:t>29481</w:t>
            </w:r>
          </w:p>
        </w:tc>
        <w:tc>
          <w:tcPr>
            <w:tcW w:w="1949" w:type="dxa"/>
            <w:tcBorders>
              <w:bottom w:val="single" w:sz="4" w:space="0" w:color="auto"/>
            </w:tcBorders>
          </w:tcPr>
          <w:p w14:paraId="5FD8DEFF" w14:textId="6F18FD71" w:rsidR="00933458" w:rsidRPr="00B61C9D" w:rsidRDefault="00230760" w:rsidP="00B326CA">
            <w:pPr>
              <w:keepNext/>
              <w:keepLines/>
              <w:jc w:val="center"/>
              <w:rPr>
                <w:lang w:val="en-US"/>
              </w:rPr>
            </w:pPr>
            <w:r>
              <w:rPr>
                <w:lang w:val="en-US"/>
              </w:rPr>
              <w:t>[29481]</w:t>
            </w:r>
          </w:p>
        </w:tc>
      </w:tr>
    </w:tbl>
    <w:p w14:paraId="0046F8AA" w14:textId="10515307" w:rsidR="00B05218" w:rsidRDefault="00271665" w:rsidP="0017641E">
      <w:pPr>
        <w:pStyle w:val="Caption"/>
        <w:rPr>
          <w:sz w:val="16"/>
          <w:szCs w:val="16"/>
          <w:lang w:val="en-US"/>
        </w:rPr>
      </w:pPr>
      <w:bookmarkStart w:id="143" w:name="_Toc148382820"/>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225F01">
        <w:rPr>
          <w:noProof/>
          <w:sz w:val="16"/>
          <w:szCs w:val="16"/>
          <w:lang w:val="en-US"/>
        </w:rPr>
        <w:t>1</w:t>
      </w:r>
      <w:r w:rsidRPr="00B61C9D">
        <w:rPr>
          <w:sz w:val="16"/>
          <w:szCs w:val="16"/>
          <w:lang w:val="en-US"/>
        </w:rPr>
        <w:fldChar w:fldCharType="end"/>
      </w:r>
      <w:r w:rsidRPr="00B61C9D">
        <w:rPr>
          <w:sz w:val="16"/>
          <w:szCs w:val="16"/>
          <w:lang w:val="en-US"/>
        </w:rPr>
        <w:t xml:space="preserve">: </w:t>
      </w:r>
      <w:r w:rsidR="00EA7E63">
        <w:rPr>
          <w:sz w:val="16"/>
          <w:szCs w:val="16"/>
          <w:lang w:val="en-US"/>
        </w:rPr>
        <w:t>Characteristics of the different network created</w:t>
      </w:r>
      <w:bookmarkEnd w:id="143"/>
    </w:p>
    <w:p w14:paraId="00C1BA55" w14:textId="77777777" w:rsidR="00B15E27" w:rsidRPr="00B15E27" w:rsidRDefault="00B15E27" w:rsidP="00B15E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B15E27" w14:paraId="51D18E2E" w14:textId="77777777" w:rsidTr="004203B4">
        <w:tc>
          <w:tcPr>
            <w:tcW w:w="4927" w:type="dxa"/>
            <w:vAlign w:val="center"/>
          </w:tcPr>
          <w:p w14:paraId="776019B8" w14:textId="77777777" w:rsidR="00B15E27" w:rsidRDefault="00B15E27" w:rsidP="004203B4">
            <w:pPr>
              <w:spacing w:before="100" w:beforeAutospacing="1" w:after="100" w:afterAutospacing="1"/>
              <w:jc w:val="center"/>
              <w:rPr>
                <w:lang w:val="en-US"/>
              </w:rPr>
            </w:pPr>
            <w:r>
              <w:rPr>
                <w:noProof/>
                <w:lang w:val="en-US"/>
              </w:rPr>
              <w:drawing>
                <wp:inline distT="0" distB="0" distL="0" distR="0" wp14:anchorId="6F9D6C6F" wp14:editId="647E099B">
                  <wp:extent cx="1908490"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8490" cy="2520000"/>
                          </a:xfrm>
                          <a:prstGeom prst="rect">
                            <a:avLst/>
                          </a:prstGeom>
                        </pic:spPr>
                      </pic:pic>
                    </a:graphicData>
                  </a:graphic>
                </wp:inline>
              </w:drawing>
            </w:r>
          </w:p>
        </w:tc>
        <w:tc>
          <w:tcPr>
            <w:tcW w:w="4927" w:type="dxa"/>
            <w:vAlign w:val="center"/>
          </w:tcPr>
          <w:p w14:paraId="3CC7A353" w14:textId="77777777" w:rsidR="00B15E27" w:rsidRDefault="00B15E27" w:rsidP="004203B4">
            <w:pPr>
              <w:spacing w:before="100" w:beforeAutospacing="1" w:after="100" w:afterAutospacing="1"/>
              <w:jc w:val="center"/>
              <w:rPr>
                <w:lang w:val="en-US"/>
              </w:rPr>
            </w:pPr>
            <w:r>
              <w:rPr>
                <w:noProof/>
                <w:lang w:val="en-US"/>
              </w:rPr>
              <w:drawing>
                <wp:inline distT="0" distB="0" distL="0" distR="0" wp14:anchorId="4A357391" wp14:editId="22B619F0">
                  <wp:extent cx="1835490"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5490" cy="2520000"/>
                          </a:xfrm>
                          <a:prstGeom prst="rect">
                            <a:avLst/>
                          </a:prstGeom>
                        </pic:spPr>
                      </pic:pic>
                    </a:graphicData>
                  </a:graphic>
                </wp:inline>
              </w:drawing>
            </w:r>
          </w:p>
        </w:tc>
      </w:tr>
      <w:tr w:rsidR="00B15E27" w14:paraId="19DC5453" w14:textId="77777777" w:rsidTr="004203B4">
        <w:tc>
          <w:tcPr>
            <w:tcW w:w="4927" w:type="dxa"/>
            <w:vAlign w:val="center"/>
          </w:tcPr>
          <w:p w14:paraId="6F484B2E" w14:textId="1EB19877" w:rsidR="00B15E27" w:rsidRDefault="00B15E27" w:rsidP="004203B4">
            <w:pPr>
              <w:spacing w:before="100" w:beforeAutospacing="1" w:after="100" w:afterAutospacing="1"/>
              <w:jc w:val="center"/>
              <w:rPr>
                <w:lang w:val="en-US"/>
              </w:rPr>
            </w:pPr>
            <w:r>
              <w:rPr>
                <w:lang w:val="en-US"/>
              </w:rPr>
              <w:t>(a)</w:t>
            </w:r>
          </w:p>
        </w:tc>
        <w:tc>
          <w:tcPr>
            <w:tcW w:w="4927" w:type="dxa"/>
            <w:vAlign w:val="center"/>
          </w:tcPr>
          <w:p w14:paraId="4379270F" w14:textId="2BBC0998" w:rsidR="00B15E27" w:rsidRDefault="00B15E27" w:rsidP="004203B4">
            <w:pPr>
              <w:spacing w:before="100" w:beforeAutospacing="1" w:after="100" w:afterAutospacing="1"/>
              <w:jc w:val="center"/>
              <w:rPr>
                <w:lang w:val="en-US"/>
              </w:rPr>
            </w:pPr>
            <w:r>
              <w:rPr>
                <w:lang w:val="en-US"/>
              </w:rPr>
              <w:t>(b)</w:t>
            </w:r>
          </w:p>
        </w:tc>
      </w:tr>
      <w:tr w:rsidR="00B15E27" w:rsidRPr="00070A50" w14:paraId="56435194" w14:textId="77777777" w:rsidTr="004203B4">
        <w:tc>
          <w:tcPr>
            <w:tcW w:w="9854" w:type="dxa"/>
            <w:gridSpan w:val="2"/>
            <w:vAlign w:val="center"/>
          </w:tcPr>
          <w:p w14:paraId="349BC0E1" w14:textId="502DFAF9" w:rsidR="00B15E27" w:rsidRPr="0017641E" w:rsidRDefault="00B15E27" w:rsidP="004203B4">
            <w:pPr>
              <w:pStyle w:val="Caption"/>
              <w:spacing w:before="100" w:beforeAutospacing="1" w:after="100" w:afterAutospacing="1"/>
              <w:jc w:val="center"/>
              <w:rPr>
                <w:sz w:val="16"/>
                <w:szCs w:val="16"/>
                <w:lang w:val="en-US"/>
              </w:rPr>
            </w:pPr>
            <w:bookmarkStart w:id="144" w:name="_Ref147778567"/>
            <w:bookmarkStart w:id="145" w:name="_Toc148382802"/>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225F01">
              <w:rPr>
                <w:noProof/>
                <w:sz w:val="16"/>
                <w:szCs w:val="16"/>
                <w:lang w:val="en-US"/>
              </w:rPr>
              <w:t>3</w:t>
            </w:r>
            <w:r w:rsidRPr="00F33A61">
              <w:rPr>
                <w:sz w:val="16"/>
                <w:szCs w:val="16"/>
                <w:lang w:val="en-US"/>
              </w:rPr>
              <w:fldChar w:fldCharType="end"/>
            </w:r>
            <w:bookmarkEnd w:id="144"/>
            <w:r w:rsidRPr="00F33A61">
              <w:rPr>
                <w:sz w:val="16"/>
                <w:szCs w:val="16"/>
                <w:lang w:val="en-US"/>
              </w:rPr>
              <w:t xml:space="preserve">: </w:t>
            </w:r>
            <w:r>
              <w:rPr>
                <w:sz w:val="16"/>
                <w:szCs w:val="16"/>
                <w:lang w:val="en-US"/>
              </w:rPr>
              <w:t>Example of two constructed network: 2013 (a) and 2015 (b)</w:t>
            </w:r>
            <w:bookmarkEnd w:id="145"/>
          </w:p>
        </w:tc>
      </w:tr>
    </w:tbl>
    <w:p w14:paraId="2B26CD0A" w14:textId="77777777" w:rsidR="00B15E27" w:rsidRPr="00B15E27" w:rsidRDefault="00B15E27" w:rsidP="00B15E27">
      <w:pPr>
        <w:rPr>
          <w:lang w:val="en-US"/>
        </w:rPr>
      </w:pPr>
    </w:p>
    <w:p w14:paraId="1AFF0931" w14:textId="2283C984" w:rsidR="008870E5" w:rsidRPr="00227086" w:rsidRDefault="008870E5" w:rsidP="005B5030">
      <w:pPr>
        <w:pStyle w:val="Heading2"/>
        <w:ind w:left="578" w:hanging="578"/>
        <w:rPr>
          <w:lang w:val="en-US" w:eastAsia="de-DE"/>
        </w:rPr>
      </w:pPr>
      <w:bookmarkStart w:id="146" w:name="_Ref147760454"/>
      <w:bookmarkStart w:id="147" w:name="_Toc148382788"/>
      <w:r>
        <w:rPr>
          <w:lang w:val="en-US" w:eastAsia="de-DE"/>
        </w:rPr>
        <w:lastRenderedPageBreak/>
        <w:t>Optimization</w:t>
      </w:r>
      <w:bookmarkEnd w:id="146"/>
      <w:bookmarkEnd w:id="147"/>
    </w:p>
    <w:p w14:paraId="24DF95BF" w14:textId="77777777" w:rsidR="008F0A17" w:rsidRDefault="008F0A17" w:rsidP="008F0A17">
      <w:pPr>
        <w:pStyle w:val="Heading3"/>
        <w:tabs>
          <w:tab w:val="clear" w:pos="720"/>
          <w:tab w:val="num" w:pos="926"/>
        </w:tabs>
        <w:ind w:left="926" w:hanging="360"/>
        <w:rPr>
          <w:lang w:val="en-US" w:eastAsia="de-DE"/>
        </w:rPr>
      </w:pPr>
      <w:bookmarkStart w:id="148" w:name="_Ref147760491"/>
      <w:bookmarkStart w:id="149" w:name="_Toc148382789"/>
      <w:r>
        <w:rPr>
          <w:lang w:val="en-US" w:eastAsia="de-DE"/>
        </w:rPr>
        <w:t>Initial Population</w:t>
      </w:r>
      <w:bookmarkEnd w:id="148"/>
      <w:bookmarkEnd w:id="149"/>
    </w:p>
    <w:p w14:paraId="30807B0F" w14:textId="2E1F3821" w:rsidR="008F0A17" w:rsidRDefault="008F0A17" w:rsidP="008F0A17">
      <w:pPr>
        <w:rPr>
          <w:lang w:val="en-US" w:eastAsia="de-DE"/>
        </w:rPr>
      </w:pPr>
      <w:r w:rsidRPr="00607A42">
        <w:rPr>
          <w:lang w:val="en-US" w:eastAsia="de-DE"/>
        </w:rPr>
        <w:t xml:space="preserve">The first operation to </w:t>
      </w:r>
      <w:r w:rsidR="0059236A">
        <w:rPr>
          <w:lang w:val="en-US" w:eastAsia="de-DE"/>
        </w:rPr>
        <w:t>perform</w:t>
      </w:r>
      <w:r w:rsidRPr="00607A42">
        <w:rPr>
          <w:lang w:val="en-US" w:eastAsia="de-DE"/>
        </w:rPr>
        <w:t xml:space="preserve"> the genetic algorithm is to generate the initial population. Although random positioning could be used, basing the positioning of new (future) charging stations</w:t>
      </w:r>
      <w:r w:rsidR="0059236A">
        <w:rPr>
          <w:lang w:val="en-US" w:eastAsia="de-DE"/>
        </w:rPr>
        <w:t>,</w:t>
      </w:r>
      <w:r w:rsidRPr="00607A42">
        <w:rPr>
          <w:lang w:val="en-US" w:eastAsia="de-DE"/>
        </w:rPr>
        <w:t xml:space="preserve"> taking into account the distribution of past ones is a more effective method to simulate the real performance of the network</w:t>
      </w:r>
      <w:r>
        <w:rPr>
          <w:lang w:val="en-US" w:eastAsia="de-DE"/>
        </w:rPr>
        <w:t xml:space="preserve">. For this reason, two methods were tested: Random Forest (cf. Section </w:t>
      </w:r>
      <w:r>
        <w:rPr>
          <w:lang w:val="en-US" w:eastAsia="de-DE"/>
        </w:rPr>
        <w:fldChar w:fldCharType="begin"/>
      </w:r>
      <w:r>
        <w:rPr>
          <w:lang w:val="en-US" w:eastAsia="de-DE"/>
        </w:rPr>
        <w:instrText xml:space="preserve"> REF _Ref147430899 \r \h </w:instrText>
      </w:r>
      <w:r>
        <w:rPr>
          <w:lang w:val="en-US" w:eastAsia="de-DE"/>
        </w:rPr>
      </w:r>
      <w:r>
        <w:rPr>
          <w:lang w:val="en-US" w:eastAsia="de-DE"/>
        </w:rPr>
        <w:fldChar w:fldCharType="separate"/>
      </w:r>
      <w:r w:rsidR="00225F01">
        <w:rPr>
          <w:lang w:val="en-US" w:eastAsia="de-DE"/>
        </w:rPr>
        <w:t>3.3.1</w:t>
      </w:r>
      <w:r>
        <w:rPr>
          <w:lang w:val="en-US" w:eastAsia="de-DE"/>
        </w:rPr>
        <w:fldChar w:fldCharType="end"/>
      </w:r>
      <w:r>
        <w:rPr>
          <w:lang w:val="en-US" w:eastAsia="de-DE"/>
        </w:rPr>
        <w:t xml:space="preserve">) and K-Nearest Neighbors (cf. Section </w:t>
      </w:r>
      <w:r>
        <w:rPr>
          <w:lang w:val="en-US" w:eastAsia="de-DE"/>
        </w:rPr>
        <w:fldChar w:fldCharType="begin"/>
      </w:r>
      <w:r>
        <w:rPr>
          <w:lang w:val="en-US" w:eastAsia="de-DE"/>
        </w:rPr>
        <w:instrText xml:space="preserve"> REF _Ref147430907 \r \h </w:instrText>
      </w:r>
      <w:r>
        <w:rPr>
          <w:lang w:val="en-US" w:eastAsia="de-DE"/>
        </w:rPr>
      </w:r>
      <w:r>
        <w:rPr>
          <w:lang w:val="en-US" w:eastAsia="de-DE"/>
        </w:rPr>
        <w:fldChar w:fldCharType="separate"/>
      </w:r>
      <w:r w:rsidR="00225F01">
        <w:rPr>
          <w:lang w:val="en-US" w:eastAsia="de-DE"/>
        </w:rPr>
        <w:t>3.3.2</w:t>
      </w:r>
      <w:r>
        <w:rPr>
          <w:lang w:val="en-US" w:eastAsia="de-DE"/>
        </w:rPr>
        <w:fldChar w:fldCharType="end"/>
      </w:r>
      <w:r>
        <w:rPr>
          <w:lang w:val="en-US" w:eastAsia="de-DE"/>
        </w:rPr>
        <w:t>)</w:t>
      </w:r>
    </w:p>
    <w:p w14:paraId="41093212" w14:textId="0A2FC98C" w:rsidR="008F0A17" w:rsidRDefault="008F0A17" w:rsidP="005B5030">
      <w:pPr>
        <w:rPr>
          <w:lang w:val="en-US" w:eastAsia="de-DE"/>
        </w:rPr>
      </w:pPr>
      <w:r w:rsidRPr="00B05218">
        <w:rPr>
          <w:lang w:val="en-US" w:eastAsia="de-DE"/>
        </w:rPr>
        <w:t xml:space="preserve">Initially, both models were trained and tested using </w:t>
      </w:r>
      <w:r>
        <w:rPr>
          <w:lang w:val="en-US" w:eastAsia="de-DE"/>
        </w:rPr>
        <w:t xml:space="preserve">the </w:t>
      </w:r>
      <w:r w:rsidR="0059236A">
        <w:rPr>
          <w:lang w:val="en-US" w:eastAsia="de-DE"/>
        </w:rPr>
        <w:t>dataset columns</w:t>
      </w:r>
      <w:r w:rsidRPr="00B05218">
        <w:rPr>
          <w:lang w:val="en-US" w:eastAsia="de-DE"/>
        </w:rPr>
        <w:t xml:space="preserve"> containing information about existing charging stations, including location coordinates and the year of installation. The predictive performance of each model was evaluated based on three metrics: Mean Absolute Error (MAE), Mean Squared Error (MSE), and R2 score. The MAE measures the average magnitude of the errors in a set of predictions without considering their direction. MSE, similar to MAE, punishes </w:t>
      </w:r>
      <w:r w:rsidR="0059236A">
        <w:rPr>
          <w:lang w:val="en-US" w:eastAsia="de-DE"/>
        </w:rPr>
        <w:t>more significant</w:t>
      </w:r>
      <w:r w:rsidRPr="00B05218">
        <w:rPr>
          <w:lang w:val="en-US" w:eastAsia="de-DE"/>
        </w:rPr>
        <w:t xml:space="preserve"> errors, which tends to be </w:t>
      </w:r>
      <w:r w:rsidR="0059236A">
        <w:rPr>
          <w:lang w:val="en-US" w:eastAsia="de-DE"/>
        </w:rPr>
        <w:t>help</w:t>
      </w:r>
      <w:r w:rsidRPr="00B05218">
        <w:rPr>
          <w:lang w:val="en-US" w:eastAsia="de-DE"/>
        </w:rPr>
        <w:t xml:space="preserve">ful in the real world as it punishes large errors. </w:t>
      </w:r>
      <w:r w:rsidR="00F1138F">
        <w:rPr>
          <w:lang w:val="en-US" w:eastAsia="de-DE"/>
        </w:rPr>
        <w:t>T</w:t>
      </w:r>
      <w:r w:rsidR="00F1138F" w:rsidRPr="00F1138F">
        <w:rPr>
          <w:lang w:val="en-US" w:eastAsia="de-DE"/>
        </w:rPr>
        <w:t>he R2 score</w:t>
      </w:r>
      <w:r w:rsidR="00F1138F">
        <w:rPr>
          <w:lang w:val="en-US" w:eastAsia="de-DE"/>
        </w:rPr>
        <w:t xml:space="preserve"> </w:t>
      </w:r>
      <w:r w:rsidR="00F1138F" w:rsidRPr="00F1138F">
        <w:rPr>
          <w:lang w:val="en-US" w:eastAsia="de-DE"/>
        </w:rPr>
        <w:t>measures the percentage of the variability in the dependent variable that can be explained by the independent variable(s)</w:t>
      </w:r>
      <w:r>
        <w:rPr>
          <w:lang w:val="en-US" w:eastAsia="de-DE"/>
        </w:rPr>
        <w:t xml:space="preserve"> </w:t>
      </w:r>
      <w:sdt>
        <w:sdtPr>
          <w:rPr>
            <w:lang w:val="en-US" w:eastAsia="de-DE"/>
          </w:rPr>
          <w:id w:val="1204444050"/>
          <w:citation/>
        </w:sdtPr>
        <w:sdtContent>
          <w:r>
            <w:rPr>
              <w:lang w:val="en-US" w:eastAsia="de-DE"/>
            </w:rPr>
            <w:fldChar w:fldCharType="begin"/>
          </w:r>
          <w:r w:rsidRPr="00A044AF">
            <w:rPr>
              <w:lang w:val="en-US" w:eastAsia="de-DE"/>
            </w:rPr>
            <w:instrText xml:space="preserve"> CITATION Hyn061 \l 1031 </w:instrText>
          </w:r>
          <w:r>
            <w:rPr>
              <w:lang w:val="en-US" w:eastAsia="de-DE"/>
            </w:rPr>
            <w:fldChar w:fldCharType="separate"/>
          </w:r>
          <w:r w:rsidR="00225F01" w:rsidRPr="00225F01">
            <w:rPr>
              <w:noProof/>
              <w:lang w:val="en-US" w:eastAsia="de-DE"/>
            </w:rPr>
            <w:t>[80]</w:t>
          </w:r>
          <w:r>
            <w:rPr>
              <w:lang w:val="en-US" w:eastAsia="de-DE"/>
            </w:rPr>
            <w:fldChar w:fldCharType="end"/>
          </w:r>
        </w:sdtContent>
      </w:sdt>
      <w:r w:rsidRPr="00B05218">
        <w:rPr>
          <w:lang w:val="en-US" w:eastAsia="de-DE"/>
        </w:rPr>
        <w:t>.</w:t>
      </w:r>
      <w:r>
        <w:rPr>
          <w:lang w:val="en-US" w:eastAsia="de-DE"/>
        </w:rPr>
        <w:t xml:space="preserve"> </w:t>
      </w:r>
      <w:r w:rsidR="00F1138F" w:rsidRPr="00F1138F">
        <w:rPr>
          <w:lang w:val="en-US" w:eastAsia="de-DE"/>
        </w:rPr>
        <w:t xml:space="preserve">After </w:t>
      </w:r>
      <w:r w:rsidR="00F1138F">
        <w:rPr>
          <w:lang w:val="en-US" w:eastAsia="de-DE"/>
        </w:rPr>
        <w:t>the evaluation</w:t>
      </w:r>
      <w:r w:rsidR="00F1138F" w:rsidRPr="00F1138F">
        <w:rPr>
          <w:lang w:val="en-US" w:eastAsia="de-DE"/>
        </w:rPr>
        <w:t xml:space="preserve">, it was seen that the Random Forest model exhibited superior performance compared to the K-Nearest Neighbors (KNN) model across all measures. This implies that the Random Forest model is more suitable for the specific prediction job at hand. The Random Forest (RF) model </w:t>
      </w:r>
      <w:r w:rsidR="0059236A">
        <w:rPr>
          <w:lang w:val="en-US" w:eastAsia="de-DE"/>
        </w:rPr>
        <w:t>strongly predicted</w:t>
      </w:r>
      <w:r w:rsidR="00F1138F" w:rsidRPr="00F1138F">
        <w:rPr>
          <w:lang w:val="en-US" w:eastAsia="de-DE"/>
        </w:rPr>
        <w:t xml:space="preserve"> latitude and longitude, as seen by R2 scores of 0.921 and 0.867, respectively. These scores indicate that the model was able to account for about 92.1% and 86.7% of the variability observed in the test dataset for latitude and longitude, respectively.</w:t>
      </w:r>
      <w:r>
        <w:rPr>
          <w:lang w:val="en-US" w:eastAsia="de-DE"/>
        </w:rPr>
        <w:t xml:space="preserve"> </w:t>
      </w:r>
      <w:r w:rsidRPr="00B05218">
        <w:rPr>
          <w:lang w:val="en-US" w:eastAsia="de-DE"/>
        </w:rPr>
        <w:t>Following the evaluation, the chosen RF model was trained on the entire dataset, divided by year. This process allows for the capture of annual trends in the establishment of charging stations, thereby providing a robust model that accounts for temporal variations.</w:t>
      </w:r>
      <w:r>
        <w:rPr>
          <w:lang w:val="en-US" w:eastAsia="de-DE"/>
        </w:rPr>
        <w:t xml:space="preserve"> </w:t>
      </w:r>
      <w:r w:rsidRPr="00B05218">
        <w:rPr>
          <w:lang w:val="en-US" w:eastAsia="de-DE"/>
        </w:rPr>
        <w:t xml:space="preserve">The trained models were then deployed in </w:t>
      </w:r>
      <w:r>
        <w:rPr>
          <w:lang w:val="en-US" w:eastAsia="de-DE"/>
        </w:rPr>
        <w:t>the</w:t>
      </w:r>
      <w:r w:rsidRPr="00B05218">
        <w:rPr>
          <w:lang w:val="en-US" w:eastAsia="de-DE"/>
        </w:rPr>
        <w:t xml:space="preserve"> genetic algorithm to generate an initial population, which suggests promising sites for new charging stations. </w:t>
      </w:r>
      <w:r w:rsidR="0059236A">
        <w:rPr>
          <w:lang w:val="en-US" w:eastAsia="de-DE"/>
        </w:rPr>
        <w:t>Each "individual" in this application</w:t>
      </w:r>
      <w:r w:rsidRPr="00B05218">
        <w:rPr>
          <w:lang w:val="en-US" w:eastAsia="de-DE"/>
        </w:rPr>
        <w:t xml:space="preserve"> represents a potential layout of new charging stations.</w:t>
      </w:r>
      <w:r>
        <w:rPr>
          <w:lang w:val="en-US" w:eastAsia="de-DE"/>
        </w:rPr>
        <w:t xml:space="preserve"> </w:t>
      </w:r>
      <w:r w:rsidRPr="00B05218">
        <w:rPr>
          <w:lang w:val="en-US" w:eastAsia="de-DE"/>
        </w:rPr>
        <w:t>The predictive models were used to estimate the location of new stations in each federal state based on the state</w:t>
      </w:r>
      <w:r w:rsidR="0059236A">
        <w:rPr>
          <w:lang w:val="en-US" w:eastAsia="de-DE"/>
        </w:rPr>
        <w:t>'</w:t>
      </w:r>
      <w:r w:rsidRPr="00B05218">
        <w:rPr>
          <w:lang w:val="en-US" w:eastAsia="de-DE"/>
        </w:rPr>
        <w:t xml:space="preserve">s proportion of total stations. This approach ensures that the stations are distributed </w:t>
      </w:r>
      <w:r w:rsidR="0059236A">
        <w:rPr>
          <w:lang w:val="en-US" w:eastAsia="de-DE"/>
        </w:rPr>
        <w:t>to reflect</w:t>
      </w:r>
      <w:r w:rsidRPr="00B05218">
        <w:rPr>
          <w:lang w:val="en-US" w:eastAsia="de-DE"/>
        </w:rPr>
        <w:t xml:space="preserve"> the historical patterns of station placement while also considering the need for more stations in areas with higher demand. The integration of predictive models into the genetic algorithm </w:t>
      </w:r>
      <w:r w:rsidRPr="00B05218">
        <w:rPr>
          <w:lang w:val="en-US" w:eastAsia="de-DE"/>
        </w:rPr>
        <w:lastRenderedPageBreak/>
        <w:t>allowed for a data-driven approach to generate initial populations, potentially improving the efficiency and effectiveness of the optimization process.</w:t>
      </w:r>
      <w:r>
        <w:rPr>
          <w:lang w:val="en-US" w:eastAsia="de-DE"/>
        </w:rPr>
        <w:t xml:space="preserve"> </w:t>
      </w:r>
    </w:p>
    <w:p w14:paraId="53A940E5" w14:textId="689CDBFD" w:rsidR="00FE5B7D" w:rsidRDefault="00FE5B7D" w:rsidP="00FE5B7D">
      <w:pPr>
        <w:pStyle w:val="Heading3"/>
        <w:rPr>
          <w:lang w:val="en-US" w:eastAsia="de-DE"/>
        </w:rPr>
      </w:pPr>
      <w:bookmarkStart w:id="150" w:name="_Ref147760521"/>
      <w:bookmarkStart w:id="151" w:name="_Toc148382790"/>
      <w:r>
        <w:rPr>
          <w:lang w:val="en-US" w:eastAsia="de-DE"/>
        </w:rPr>
        <w:t>Fitness Function</w:t>
      </w:r>
      <w:bookmarkEnd w:id="150"/>
      <w:bookmarkEnd w:id="151"/>
    </w:p>
    <w:p w14:paraId="4D53B722" w14:textId="6D0D4B82" w:rsidR="00FE5B7D" w:rsidRDefault="005259FA" w:rsidP="005B5030">
      <w:pPr>
        <w:rPr>
          <w:lang w:val="en-US" w:eastAsia="de-DE"/>
        </w:rPr>
      </w:pPr>
      <w:r>
        <w:rPr>
          <w:lang w:val="en-US" w:eastAsia="de-DE"/>
        </w:rPr>
        <w:t xml:space="preserve">In the GA for the charging station network optimization, the fitness function serves as </w:t>
      </w:r>
      <w:r w:rsidR="0059236A">
        <w:rPr>
          <w:lang w:val="en-US" w:eastAsia="de-DE"/>
        </w:rPr>
        <w:t xml:space="preserve">a </w:t>
      </w:r>
      <w:r>
        <w:rPr>
          <w:lang w:val="en-US" w:eastAsia="de-DE"/>
        </w:rPr>
        <w:t>sort parameter of the individual. It balances the need for efficient charging station placements with the overarching goal of wide-reaching accessibility across urban and non-urban areas. The function is designed as a multi-objective function aiming to capture specific attributes of the desired optimal network.</w:t>
      </w:r>
    </w:p>
    <w:p w14:paraId="5964D15C" w14:textId="60274E97" w:rsidR="005259FA" w:rsidRDefault="005259FA" w:rsidP="005B5030">
      <w:pPr>
        <w:rPr>
          <w:lang w:val="en-US" w:eastAsia="de-DE"/>
        </w:rPr>
      </w:pPr>
      <w:r>
        <w:rPr>
          <w:lang w:val="en-US" w:eastAsia="de-DE"/>
        </w:rPr>
        <w:t xml:space="preserve">The objectives considered in the fitness function are: </w:t>
      </w:r>
    </w:p>
    <w:p w14:paraId="2C28AF34" w14:textId="4A980A80" w:rsidR="005259FA" w:rsidRDefault="005259FA" w:rsidP="005B5030">
      <w:pPr>
        <w:pStyle w:val="ListParagraph"/>
        <w:numPr>
          <w:ilvl w:val="0"/>
          <w:numId w:val="23"/>
        </w:numPr>
        <w:rPr>
          <w:lang w:val="en-US" w:eastAsia="de-DE"/>
        </w:rPr>
      </w:pPr>
      <w:r w:rsidRPr="005259FA">
        <w:rPr>
          <w:lang w:val="en-US" w:eastAsia="de-DE"/>
        </w:rPr>
        <w:t>Network-to-Country Area Ratio: this metric shows how uniformly the charging station network is spread across Germany. By comparing the area covered by the network to Germany</w:t>
      </w:r>
      <w:r w:rsidR="0059236A">
        <w:rPr>
          <w:lang w:val="en-US" w:eastAsia="de-DE"/>
        </w:rPr>
        <w:t>'</w:t>
      </w:r>
      <w:r w:rsidRPr="005259FA">
        <w:rPr>
          <w:lang w:val="en-US" w:eastAsia="de-DE"/>
        </w:rPr>
        <w:t xml:space="preserve">s total areas, it gauges the spatial distribution of the stations. The network area is determined by creating a convex hull around all charging stations. The process leads to a polygon that envelops all nodes, representing the spatial footprint of the network. The ratio serves as an indicator of the special decentralization. A higher value means better spread, avoiding the risk of the network being too concentrated in particular regions. </w:t>
      </w:r>
    </w:p>
    <w:p w14:paraId="15E4D5EA" w14:textId="31F7543A" w:rsidR="005259FA" w:rsidRDefault="005259FA" w:rsidP="005B5030">
      <w:pPr>
        <w:pStyle w:val="ListParagraph"/>
        <w:numPr>
          <w:ilvl w:val="0"/>
          <w:numId w:val="23"/>
        </w:numPr>
        <w:rPr>
          <w:lang w:val="en-US" w:eastAsia="de-DE"/>
        </w:rPr>
      </w:pPr>
      <w:r>
        <w:rPr>
          <w:lang w:val="en-US" w:eastAsia="de-DE"/>
        </w:rPr>
        <w:t>Average Distance: this metric reflects the average pairwise shortest path between stations</w:t>
      </w:r>
      <w:r w:rsidR="0067782D">
        <w:rPr>
          <w:lang w:val="en-US" w:eastAsia="de-DE"/>
        </w:rPr>
        <w:t xml:space="preserve"> (cf. Section </w:t>
      </w:r>
      <w:r w:rsidR="0067782D">
        <w:rPr>
          <w:lang w:val="en-US" w:eastAsia="de-DE"/>
        </w:rPr>
        <w:fldChar w:fldCharType="begin"/>
      </w:r>
      <w:r w:rsidR="0067782D">
        <w:rPr>
          <w:lang w:val="en-US" w:eastAsia="de-DE"/>
        </w:rPr>
        <w:instrText xml:space="preserve"> REF _Ref147689420 \r \h </w:instrText>
      </w:r>
      <w:r w:rsidR="0067782D">
        <w:rPr>
          <w:lang w:val="en-US" w:eastAsia="de-DE"/>
        </w:rPr>
      </w:r>
      <w:r w:rsidR="0067782D">
        <w:rPr>
          <w:lang w:val="en-US" w:eastAsia="de-DE"/>
        </w:rPr>
        <w:fldChar w:fldCharType="separate"/>
      </w:r>
      <w:r w:rsidR="00225F01">
        <w:rPr>
          <w:lang w:val="en-US" w:eastAsia="de-DE"/>
        </w:rPr>
        <w:t>3.1.2</w:t>
      </w:r>
      <w:r w:rsidR="0067782D">
        <w:rPr>
          <w:lang w:val="en-US" w:eastAsia="de-DE"/>
        </w:rPr>
        <w:fldChar w:fldCharType="end"/>
      </w:r>
      <w:r w:rsidR="0067782D">
        <w:rPr>
          <w:lang w:val="en-US" w:eastAsia="de-DE"/>
        </w:rPr>
        <w:t>). It</w:t>
      </w:r>
      <w:r w:rsidR="0059236A">
        <w:rPr>
          <w:lang w:val="en-US" w:eastAsia="de-DE"/>
        </w:rPr>
        <w:t xml:space="preserve"> measures</w:t>
      </w:r>
      <w:r w:rsidR="0067782D">
        <w:rPr>
          <w:lang w:val="en-US" w:eastAsia="de-DE"/>
        </w:rPr>
        <w:t xml:space="preserve"> the network</w:t>
      </w:r>
      <w:r w:rsidR="0059236A">
        <w:rPr>
          <w:lang w:val="en-US" w:eastAsia="de-DE"/>
        </w:rPr>
        <w:t>'</w:t>
      </w:r>
      <w:r w:rsidR="0067782D">
        <w:rPr>
          <w:lang w:val="en-US" w:eastAsia="de-DE"/>
        </w:rPr>
        <w:t xml:space="preserve">s navigability and indicates how conveniently one can transition from one station to another. </w:t>
      </w:r>
      <w:r w:rsidR="004D6969">
        <w:rPr>
          <w:lang w:val="en-US" w:eastAsia="de-DE"/>
        </w:rPr>
        <w:t xml:space="preserve">Decreasing the distance would lead to </w:t>
      </w:r>
      <w:r w:rsidR="0059236A">
        <w:rPr>
          <w:lang w:val="en-US" w:eastAsia="de-DE"/>
        </w:rPr>
        <w:t>closer vertices, but it also increases the risk of clusters and big concentration in</w:t>
      </w:r>
      <w:r w:rsidR="004D6969">
        <w:rPr>
          <w:lang w:val="en-US" w:eastAsia="de-DE"/>
        </w:rPr>
        <w:t xml:space="preserve"> already existing urban areas.</w:t>
      </w:r>
    </w:p>
    <w:p w14:paraId="0651C0FF" w14:textId="25C20629" w:rsidR="0067782D" w:rsidRDefault="0067782D" w:rsidP="005B5030">
      <w:pPr>
        <w:pStyle w:val="ListParagraph"/>
        <w:numPr>
          <w:ilvl w:val="0"/>
          <w:numId w:val="23"/>
        </w:numPr>
        <w:rPr>
          <w:lang w:val="en-US" w:eastAsia="de-DE"/>
        </w:rPr>
      </w:pPr>
      <w:r>
        <w:rPr>
          <w:lang w:val="en-US" w:eastAsia="de-DE"/>
        </w:rPr>
        <w:t xml:space="preserve">Diameter: this metric captures its </w:t>
      </w:r>
      <w:r w:rsidR="0059236A">
        <w:rPr>
          <w:lang w:val="en-US" w:eastAsia="de-DE"/>
        </w:rPr>
        <w:t>"</w:t>
      </w:r>
      <w:r>
        <w:rPr>
          <w:lang w:val="en-US" w:eastAsia="de-DE"/>
        </w:rPr>
        <w:t>largest smallest</w:t>
      </w:r>
      <w:r w:rsidR="0059236A">
        <w:rPr>
          <w:lang w:val="en-US" w:eastAsia="de-DE"/>
        </w:rPr>
        <w:t>"</w:t>
      </w:r>
      <w:r>
        <w:rPr>
          <w:lang w:val="en-US" w:eastAsia="de-DE"/>
        </w:rPr>
        <w:t xml:space="preserve"> path. It represents the longest distance one would need to travel between any two stations when taking the shortest possible route (cf. Section </w:t>
      </w:r>
      <w:r>
        <w:rPr>
          <w:lang w:val="en-US" w:eastAsia="de-DE"/>
        </w:rPr>
        <w:fldChar w:fldCharType="begin"/>
      </w:r>
      <w:r>
        <w:rPr>
          <w:lang w:val="en-US" w:eastAsia="de-DE"/>
        </w:rPr>
        <w:instrText xml:space="preserve"> REF _Ref147689637 \r \h </w:instrText>
      </w:r>
      <w:r>
        <w:rPr>
          <w:lang w:val="en-US" w:eastAsia="de-DE"/>
        </w:rPr>
      </w:r>
      <w:r>
        <w:rPr>
          <w:lang w:val="en-US" w:eastAsia="de-DE"/>
        </w:rPr>
        <w:fldChar w:fldCharType="separate"/>
      </w:r>
      <w:r w:rsidR="00225F01">
        <w:rPr>
          <w:lang w:val="en-US" w:eastAsia="de-DE"/>
        </w:rPr>
        <w:t>3.1.1</w:t>
      </w:r>
      <w:r>
        <w:rPr>
          <w:lang w:val="en-US" w:eastAsia="de-DE"/>
        </w:rPr>
        <w:fldChar w:fldCharType="end"/>
      </w:r>
      <w:r>
        <w:rPr>
          <w:lang w:val="en-US" w:eastAsia="de-DE"/>
        </w:rPr>
        <w:t>). This metric is an indicator of the network</w:t>
      </w:r>
      <w:r w:rsidR="0059236A">
        <w:rPr>
          <w:lang w:val="en-US" w:eastAsia="de-DE"/>
        </w:rPr>
        <w:t>'</w:t>
      </w:r>
      <w:r>
        <w:rPr>
          <w:lang w:val="en-US" w:eastAsia="de-DE"/>
        </w:rPr>
        <w:t xml:space="preserve">s maximum reach. </w:t>
      </w:r>
      <w:r w:rsidR="004D6969">
        <w:rPr>
          <w:lang w:val="en-US" w:eastAsia="de-DE"/>
        </w:rPr>
        <w:t xml:space="preserve">Decreasing this metric means ensuring reducing the stops to reach two far vertices (e.g., decreasing </w:t>
      </w:r>
      <w:r w:rsidR="0059236A">
        <w:rPr>
          <w:lang w:val="en-US" w:eastAsia="de-DE"/>
        </w:rPr>
        <w:t xml:space="preserve">the </w:t>
      </w:r>
      <w:r w:rsidR="004D6969">
        <w:rPr>
          <w:lang w:val="en-US" w:eastAsia="de-DE"/>
        </w:rPr>
        <w:t>number of charging sessions between Munich and Hamburg)</w:t>
      </w:r>
    </w:p>
    <w:p w14:paraId="202D5E66" w14:textId="1FE70137" w:rsidR="0067782D" w:rsidRDefault="0067782D" w:rsidP="005B5030">
      <w:pPr>
        <w:pStyle w:val="ListParagraph"/>
        <w:numPr>
          <w:ilvl w:val="0"/>
          <w:numId w:val="23"/>
        </w:numPr>
        <w:rPr>
          <w:lang w:val="en-US" w:eastAsia="de-DE"/>
        </w:rPr>
      </w:pPr>
      <w:r>
        <w:rPr>
          <w:lang w:val="en-US" w:eastAsia="de-DE"/>
        </w:rPr>
        <w:t xml:space="preserve">Average Clustering: this metric is a representation of the interconnectedness of stations (cf. Section </w:t>
      </w:r>
      <w:r>
        <w:rPr>
          <w:lang w:val="en-US" w:eastAsia="de-DE"/>
        </w:rPr>
        <w:fldChar w:fldCharType="begin"/>
      </w:r>
      <w:r>
        <w:rPr>
          <w:lang w:val="en-US" w:eastAsia="de-DE"/>
        </w:rPr>
        <w:instrText xml:space="preserve"> REF _Ref147689617 \r \h </w:instrText>
      </w:r>
      <w:r>
        <w:rPr>
          <w:lang w:val="en-US" w:eastAsia="de-DE"/>
        </w:rPr>
      </w:r>
      <w:r>
        <w:rPr>
          <w:lang w:val="en-US" w:eastAsia="de-DE"/>
        </w:rPr>
        <w:fldChar w:fldCharType="separate"/>
      </w:r>
      <w:r w:rsidR="00225F01">
        <w:rPr>
          <w:lang w:val="en-US" w:eastAsia="de-DE"/>
        </w:rPr>
        <w:t>3.1.3</w:t>
      </w:r>
      <w:r>
        <w:rPr>
          <w:lang w:val="en-US" w:eastAsia="de-DE"/>
        </w:rPr>
        <w:fldChar w:fldCharType="end"/>
      </w:r>
      <w:r>
        <w:rPr>
          <w:lang w:val="en-US" w:eastAsia="de-DE"/>
        </w:rPr>
        <w:t>). High clustering would mean stations are part of well-knit local groups, ensuring redundancy and better accessibility within federal states but not across them.</w:t>
      </w:r>
    </w:p>
    <w:p w14:paraId="3BC0BBCD" w14:textId="64A26FEA" w:rsidR="005533FE" w:rsidRDefault="005533FE" w:rsidP="005B5030">
      <w:pPr>
        <w:pStyle w:val="ListParagraph"/>
        <w:numPr>
          <w:ilvl w:val="0"/>
          <w:numId w:val="23"/>
        </w:numPr>
        <w:rPr>
          <w:lang w:val="en-US" w:eastAsia="de-DE"/>
        </w:rPr>
      </w:pPr>
      <w:r>
        <w:rPr>
          <w:lang w:val="en-US" w:eastAsia="de-DE"/>
        </w:rPr>
        <w:lastRenderedPageBreak/>
        <w:t>Density: this metric measures the actual connections versus the potential connections in the network</w:t>
      </w:r>
      <w:r w:rsidR="002F2A14">
        <w:rPr>
          <w:lang w:val="en-US" w:eastAsia="de-DE"/>
        </w:rPr>
        <w:t xml:space="preserve"> (cf. Section </w:t>
      </w:r>
      <w:r w:rsidR="000B3EEA">
        <w:rPr>
          <w:lang w:val="en-US" w:eastAsia="de-DE"/>
        </w:rPr>
        <w:fldChar w:fldCharType="begin"/>
      </w:r>
      <w:r w:rsidR="000B3EEA">
        <w:rPr>
          <w:lang w:val="en-US" w:eastAsia="de-DE"/>
        </w:rPr>
        <w:instrText xml:space="preserve"> REF _Ref147692638 \r \h </w:instrText>
      </w:r>
      <w:r w:rsidR="000B3EEA">
        <w:rPr>
          <w:lang w:val="en-US" w:eastAsia="de-DE"/>
        </w:rPr>
      </w:r>
      <w:r w:rsidR="000B3EEA">
        <w:rPr>
          <w:lang w:val="en-US" w:eastAsia="de-DE"/>
        </w:rPr>
        <w:fldChar w:fldCharType="separate"/>
      </w:r>
      <w:r w:rsidR="00225F01">
        <w:rPr>
          <w:lang w:val="en-US" w:eastAsia="de-DE"/>
        </w:rPr>
        <w:t>3.1.4</w:t>
      </w:r>
      <w:r w:rsidR="000B3EEA">
        <w:rPr>
          <w:lang w:val="en-US" w:eastAsia="de-DE"/>
        </w:rPr>
        <w:fldChar w:fldCharType="end"/>
      </w:r>
      <w:r w:rsidR="000B3EEA">
        <w:rPr>
          <w:lang w:val="en-US" w:eastAsia="de-DE"/>
        </w:rPr>
        <w:t>)</w:t>
      </w:r>
      <w:r>
        <w:rPr>
          <w:lang w:val="en-US" w:eastAsia="de-DE"/>
        </w:rPr>
        <w:t>. A denser network would mean more stations are directly accessible from any given station, reducing transit times.</w:t>
      </w:r>
      <w:r w:rsidR="004D6969">
        <w:rPr>
          <w:lang w:val="en-US" w:eastAsia="de-DE"/>
        </w:rPr>
        <w:t xml:space="preserve"> However, a denser network also tends to add stations close to other cluster which will increase the disparity between urban and rural zones.</w:t>
      </w:r>
    </w:p>
    <w:p w14:paraId="258E0246" w14:textId="5921AB1F" w:rsidR="0067782D" w:rsidRPr="0067782D" w:rsidRDefault="0067782D" w:rsidP="0067782D">
      <w:pPr>
        <w:rPr>
          <w:lang w:val="en-US" w:eastAsia="de-DE"/>
        </w:rPr>
      </w:pPr>
      <w:r>
        <w:rPr>
          <w:lang w:val="en-US" w:eastAsia="de-DE"/>
        </w:rPr>
        <w:t xml:space="preserve">All the above metrics </w:t>
      </w:r>
      <w:r w:rsidR="0059236A">
        <w:rPr>
          <w:lang w:val="en-US" w:eastAsia="de-DE"/>
        </w:rPr>
        <w:t>operate on different scales (e.g., average clustering is</w:t>
      </w:r>
      <w:r>
        <w:rPr>
          <w:lang w:val="en-US" w:eastAsia="de-DE"/>
        </w:rPr>
        <w:t xml:space="preserve"> between 0 and 1, while average distance </w:t>
      </w:r>
      <w:r w:rsidR="005533FE">
        <w:rPr>
          <w:lang w:val="en-US" w:eastAsia="de-DE"/>
        </w:rPr>
        <w:t>can be bigger than 50)</w:t>
      </w:r>
      <w:r>
        <w:rPr>
          <w:lang w:val="en-US" w:eastAsia="de-DE"/>
        </w:rPr>
        <w:t>. For a balanced assessment, all the metrics were normalized to fall between 0 and 1, ensuring no single metric t</w:t>
      </w:r>
      <w:r w:rsidR="0059236A">
        <w:rPr>
          <w:lang w:val="en-US" w:eastAsia="de-DE"/>
        </w:rPr>
        <w:t>ook</w:t>
      </w:r>
      <w:r>
        <w:rPr>
          <w:lang w:val="en-US" w:eastAsia="de-DE"/>
        </w:rPr>
        <w:t xml:space="preserve"> absolute advantage o</w:t>
      </w:r>
      <w:r w:rsidR="0059236A">
        <w:rPr>
          <w:lang w:val="en-US" w:eastAsia="de-DE"/>
        </w:rPr>
        <w:t>f</w:t>
      </w:r>
      <w:r>
        <w:rPr>
          <w:lang w:val="en-US" w:eastAsia="de-DE"/>
        </w:rPr>
        <w:t xml:space="preserve"> the fitness</w:t>
      </w:r>
      <w:r w:rsidR="005533FE">
        <w:rPr>
          <w:lang w:val="en-US" w:eastAsia="de-DE"/>
        </w:rPr>
        <w:t xml:space="preserve"> score. Additionally, weights are assigned to the metrics to give more importance to a specific characteristic.</w:t>
      </w:r>
    </w:p>
    <w:p w14:paraId="08E86C05" w14:textId="75600D8A" w:rsidR="005B5030" w:rsidRPr="00B61C9D" w:rsidRDefault="008870E5" w:rsidP="005B5030">
      <w:pPr>
        <w:pStyle w:val="Heading2"/>
        <w:rPr>
          <w:lang w:val="en-US" w:eastAsia="de-DE"/>
        </w:rPr>
      </w:pPr>
      <w:bookmarkStart w:id="152" w:name="_Toc148382791"/>
      <w:r>
        <w:rPr>
          <w:lang w:val="en-US" w:eastAsia="de-DE"/>
        </w:rPr>
        <w:t>Test Cases</w:t>
      </w:r>
      <w:bookmarkEnd w:id="152"/>
    </w:p>
    <w:p w14:paraId="72DBBEC7" w14:textId="4E4C5760" w:rsidR="005B5030" w:rsidRDefault="00B046B4" w:rsidP="00B046B4">
      <w:pPr>
        <w:pStyle w:val="Heading3"/>
        <w:rPr>
          <w:lang w:val="en-US" w:eastAsia="de-DE"/>
        </w:rPr>
      </w:pPr>
      <w:bookmarkStart w:id="153" w:name="_Toc148382792"/>
      <w:r>
        <w:rPr>
          <w:lang w:val="en-US" w:eastAsia="de-DE"/>
        </w:rPr>
        <w:t>Network 2015</w:t>
      </w:r>
      <w:r w:rsidR="003C334F">
        <w:rPr>
          <w:lang w:val="en-US" w:eastAsia="de-DE"/>
        </w:rPr>
        <w:t xml:space="preserve">: </w:t>
      </w:r>
      <w:r w:rsidR="00963922">
        <w:rPr>
          <w:lang w:val="en-US" w:eastAsia="de-DE"/>
        </w:rPr>
        <w:t>Spread Across the Territory</w:t>
      </w:r>
      <w:bookmarkEnd w:id="153"/>
    </w:p>
    <w:p w14:paraId="7DADB186" w14:textId="2BB139D7" w:rsidR="003C334F" w:rsidRPr="003C334F" w:rsidRDefault="003C334F" w:rsidP="003C334F">
      <w:pPr>
        <w:rPr>
          <w:lang w:val="en-US" w:eastAsia="de-DE"/>
        </w:rPr>
      </w:pPr>
      <w:r w:rsidRPr="003C334F">
        <w:rPr>
          <w:lang w:val="en-US" w:eastAsia="de-DE"/>
        </w:rPr>
        <w:t>A salient illustration of the genetic algorithm</w:t>
      </w:r>
      <w:r w:rsidR="0059236A">
        <w:rPr>
          <w:lang w:val="en-US" w:eastAsia="de-DE"/>
        </w:rPr>
        <w:t>'</w:t>
      </w:r>
      <w:r w:rsidRPr="003C334F">
        <w:rPr>
          <w:lang w:val="en-US" w:eastAsia="de-DE"/>
        </w:rPr>
        <w:t>s efficacy in optimizing the distribution of the charging network across Germany can be discerned from the 2015 data. As previously delineated, the foundational structure is the 2014 network (refer to</w:t>
      </w:r>
      <w:r>
        <w:rPr>
          <w:lang w:val="en-US" w:eastAsia="de-DE"/>
        </w:rPr>
        <w:t xml:space="preserve"> </w:t>
      </w:r>
      <w:r>
        <w:rPr>
          <w:lang w:val="en-US" w:eastAsia="de-DE"/>
        </w:rPr>
        <w:fldChar w:fldCharType="begin"/>
      </w:r>
      <w:r>
        <w:rPr>
          <w:lang w:val="en-US" w:eastAsia="de-DE"/>
        </w:rPr>
        <w:instrText xml:space="preserve"> REF _Ref147778419 \h  \* MERGEFORMAT </w:instrText>
      </w:r>
      <w:r>
        <w:rPr>
          <w:lang w:val="en-US" w:eastAsia="de-DE"/>
        </w:rPr>
      </w:r>
      <w:r>
        <w:rPr>
          <w:lang w:val="en-US" w:eastAsia="de-DE"/>
        </w:rPr>
        <w:fldChar w:fldCharType="separate"/>
      </w:r>
      <w:r w:rsidR="00225F01" w:rsidRPr="00225F01">
        <w:rPr>
          <w:lang w:val="en-US" w:eastAsia="de-DE"/>
        </w:rPr>
        <w:t>Figure 13</w:t>
      </w:r>
      <w:r>
        <w:rPr>
          <w:lang w:val="en-US" w:eastAsia="de-DE"/>
        </w:rPr>
        <w:fldChar w:fldCharType="end"/>
      </w:r>
      <w:r>
        <w:rPr>
          <w:lang w:val="en-US" w:eastAsia="de-DE"/>
        </w:rPr>
        <w:t xml:space="preserve"> (b)</w:t>
      </w:r>
      <w:r w:rsidRPr="003C334F">
        <w:rPr>
          <w:lang w:val="en-US" w:eastAsia="de-DE"/>
        </w:rPr>
        <w:t xml:space="preserve">), augmented by the inclusion of 532 additional stations. The initial population, a confluence of the entrenched 2014 network and the novel stations, comprises 60 individuals—a </w:t>
      </w:r>
      <w:r w:rsidR="0059236A">
        <w:rPr>
          <w:lang w:val="en-US" w:eastAsia="de-DE"/>
        </w:rPr>
        <w:t>user-defined paramet</w:t>
      </w:r>
      <w:r w:rsidRPr="003C334F">
        <w:rPr>
          <w:lang w:val="en-US" w:eastAsia="de-DE"/>
        </w:rPr>
        <w:t>er. The algorithm</w:t>
      </w:r>
      <w:r w:rsidR="0059236A">
        <w:rPr>
          <w:lang w:val="en-US" w:eastAsia="de-DE"/>
        </w:rPr>
        <w:t>'</w:t>
      </w:r>
      <w:r w:rsidRPr="003C334F">
        <w:rPr>
          <w:lang w:val="en-US" w:eastAsia="de-DE"/>
        </w:rPr>
        <w:t xml:space="preserve">s </w:t>
      </w:r>
      <w:r w:rsidR="008C0DD6">
        <w:rPr>
          <w:lang w:val="en-US" w:eastAsia="de-DE"/>
        </w:rPr>
        <w:t xml:space="preserve">max generation </w:t>
      </w:r>
      <w:r w:rsidRPr="003C334F">
        <w:rPr>
          <w:lang w:val="en-US" w:eastAsia="de-DE"/>
        </w:rPr>
        <w:t xml:space="preserve">is set at 30, with embedded </w:t>
      </w:r>
      <w:r>
        <w:rPr>
          <w:lang w:val="en-US" w:eastAsia="de-DE"/>
        </w:rPr>
        <w:t>stopping</w:t>
      </w:r>
      <w:r w:rsidRPr="003C334F">
        <w:rPr>
          <w:lang w:val="en-US" w:eastAsia="de-DE"/>
        </w:rPr>
        <w:t xml:space="preserve"> criter</w:t>
      </w:r>
      <w:r w:rsidR="001A2414">
        <w:rPr>
          <w:lang w:val="en-US" w:eastAsia="de-DE"/>
        </w:rPr>
        <w:t>ia</w:t>
      </w:r>
      <w:r w:rsidRPr="003C334F">
        <w:rPr>
          <w:lang w:val="en-US" w:eastAsia="de-DE"/>
        </w:rPr>
        <w:t xml:space="preserve"> triggered if the fitness remains static over six consecutive generations.</w:t>
      </w:r>
    </w:p>
    <w:p w14:paraId="544F6E45" w14:textId="3E85D138" w:rsidR="003C334F" w:rsidRPr="003C334F" w:rsidRDefault="003C334F" w:rsidP="003C334F">
      <w:pPr>
        <w:rPr>
          <w:lang w:val="en-US" w:eastAsia="de-DE"/>
        </w:rPr>
      </w:pPr>
      <w:r>
        <w:rPr>
          <w:lang w:val="en-US" w:eastAsia="de-DE"/>
        </w:rPr>
        <w:fldChar w:fldCharType="begin"/>
      </w:r>
      <w:r>
        <w:rPr>
          <w:lang w:val="en-US" w:eastAsia="de-DE"/>
        </w:rPr>
        <w:instrText xml:space="preserve"> REF _Ref147778394 \h  \* MERGEFORMAT </w:instrText>
      </w:r>
      <w:r>
        <w:rPr>
          <w:lang w:val="en-US" w:eastAsia="de-DE"/>
        </w:rPr>
      </w:r>
      <w:r>
        <w:rPr>
          <w:lang w:val="en-US" w:eastAsia="de-DE"/>
        </w:rPr>
        <w:fldChar w:fldCharType="separate"/>
      </w:r>
      <w:r w:rsidR="00225F01" w:rsidRPr="00225F01">
        <w:rPr>
          <w:lang w:val="en-US" w:eastAsia="de-DE"/>
        </w:rPr>
        <w:t>Figure 5</w:t>
      </w:r>
      <w:r>
        <w:rPr>
          <w:lang w:val="en-US" w:eastAsia="de-DE"/>
        </w:rPr>
        <w:fldChar w:fldCharType="end"/>
      </w:r>
      <w:r w:rsidRPr="003C334F">
        <w:rPr>
          <w:lang w:val="en-US" w:eastAsia="de-DE"/>
        </w:rPr>
        <w:t xml:space="preserve"> delineates the evolution of the fitness function for the incumbent—defined as the most optimal individual within the population. Notably, the algorithm</w:t>
      </w:r>
      <w:r w:rsidR="0059236A">
        <w:rPr>
          <w:lang w:val="en-US" w:eastAsia="de-DE"/>
        </w:rPr>
        <w:t>'</w:t>
      </w:r>
      <w:r w:rsidRPr="003C334F">
        <w:rPr>
          <w:lang w:val="en-US" w:eastAsia="de-DE"/>
        </w:rPr>
        <w:t>s performance surpasses the benchmark established by the authentic 2015 network</w:t>
      </w:r>
      <w:r w:rsidR="0059236A">
        <w:rPr>
          <w:lang w:val="en-US" w:eastAsia="de-DE"/>
        </w:rPr>
        <w:t>'</w:t>
      </w:r>
      <w:r w:rsidRPr="003C334F">
        <w:rPr>
          <w:lang w:val="en-US" w:eastAsia="de-DE"/>
        </w:rPr>
        <w:t xml:space="preserve">s fitness value. </w:t>
      </w:r>
      <w:r>
        <w:rPr>
          <w:lang w:val="en-US" w:eastAsia="de-DE"/>
        </w:rPr>
        <w:t>Table 2</w:t>
      </w:r>
      <w:r w:rsidRPr="003C334F">
        <w:rPr>
          <w:lang w:val="en-US" w:eastAsia="de-DE"/>
        </w:rPr>
        <w:t xml:space="preserve"> </w:t>
      </w:r>
      <w:r>
        <w:rPr>
          <w:lang w:val="en-US" w:eastAsia="de-DE"/>
        </w:rPr>
        <w:t>compares</w:t>
      </w:r>
      <w:r w:rsidRPr="003C334F">
        <w:rPr>
          <w:lang w:val="en-US" w:eastAsia="de-DE"/>
        </w:rPr>
        <w:t xml:space="preserve"> the quantitative outcomes derived from the genetic algorithm against the real network. A discerning analysis reveals that, </w:t>
      </w:r>
      <w:r>
        <w:rPr>
          <w:lang w:val="en-US" w:eastAsia="de-DE"/>
        </w:rPr>
        <w:t>through</w:t>
      </w:r>
      <w:r w:rsidRPr="003C334F">
        <w:rPr>
          <w:lang w:val="en-US" w:eastAsia="de-DE"/>
        </w:rPr>
        <w:t xml:space="preserve"> the expense of the mean inter-nodal distance, the resultant network exhibits superior quality, manifesting a more equitable distribution across the German landscape.</w:t>
      </w:r>
    </w:p>
    <w:p w14:paraId="1C369E27" w14:textId="4AA9E2DA" w:rsidR="00B046B4" w:rsidRDefault="003C334F" w:rsidP="003C334F">
      <w:pPr>
        <w:rPr>
          <w:lang w:val="en-US" w:eastAsia="de-DE"/>
        </w:rPr>
      </w:pPr>
      <w:r w:rsidRPr="003C334F">
        <w:rPr>
          <w:lang w:val="en-US" w:eastAsia="de-DE"/>
        </w:rPr>
        <w:t xml:space="preserve">This spatial disparity is visually encapsulated in </w:t>
      </w:r>
      <w:r>
        <w:rPr>
          <w:lang w:val="en-US" w:eastAsia="de-DE"/>
        </w:rPr>
        <w:fldChar w:fldCharType="begin"/>
      </w:r>
      <w:r>
        <w:rPr>
          <w:lang w:val="en-US" w:eastAsia="de-DE"/>
        </w:rPr>
        <w:instrText xml:space="preserve"> REF _Ref147778567 \h  \* MERGEFORMAT </w:instrText>
      </w:r>
      <w:r>
        <w:rPr>
          <w:lang w:val="en-US" w:eastAsia="de-DE"/>
        </w:rPr>
      </w:r>
      <w:r>
        <w:rPr>
          <w:lang w:val="en-US" w:eastAsia="de-DE"/>
        </w:rPr>
        <w:fldChar w:fldCharType="separate"/>
      </w:r>
      <w:r w:rsidR="00225F01" w:rsidRPr="00225F01">
        <w:rPr>
          <w:lang w:val="en-US" w:eastAsia="de-DE"/>
        </w:rPr>
        <w:t>Figure 3</w:t>
      </w:r>
      <w:r>
        <w:rPr>
          <w:lang w:val="en-US" w:eastAsia="de-DE"/>
        </w:rPr>
        <w:fldChar w:fldCharType="end"/>
      </w:r>
      <w:r>
        <w:rPr>
          <w:lang w:val="en-US" w:eastAsia="de-DE"/>
        </w:rPr>
        <w:t xml:space="preserve"> (a)</w:t>
      </w:r>
      <w:r w:rsidRPr="003C334F">
        <w:rPr>
          <w:lang w:val="en-US" w:eastAsia="de-DE"/>
        </w:rPr>
        <w:t xml:space="preserve">. </w:t>
      </w:r>
      <w:r w:rsidRPr="00070A50">
        <w:rPr>
          <w:lang w:val="en-US" w:eastAsia="de-DE"/>
          <w:rPrChange w:id="154" w:author="Floriana Graziano" w:date="2023-10-16T21:57:00Z">
            <w:rPr>
              <w:lang w:eastAsia="de-DE"/>
            </w:rPr>
          </w:rPrChange>
        </w:rPr>
        <w:t xml:space="preserve">Distinct regions, including Oberfranken (Bayern), Oberlausitz (Sachsen), Sachsen-Anhalt (entire region), Lüneburg (Niedersachsen), Mecklenburg-Vorpommern (entire region), and Brandenburg (entire region), evince enhanced coverage. </w:t>
      </w:r>
      <w:r w:rsidRPr="003C334F">
        <w:rPr>
          <w:lang w:val="en-US" w:eastAsia="de-DE"/>
        </w:rPr>
        <w:t>Remarkably, this expansive territorial coverage was achieved without augmenting the total number of stations, underscoring the algorithm</w:t>
      </w:r>
      <w:r w:rsidR="0059236A">
        <w:rPr>
          <w:lang w:val="en-US" w:eastAsia="de-DE"/>
        </w:rPr>
        <w:t>'</w:t>
      </w:r>
      <w:r w:rsidRPr="003C334F">
        <w:rPr>
          <w:lang w:val="en-US" w:eastAsia="de-DE"/>
        </w:rPr>
        <w:t>s prowess in optimizing spatial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621C" w:rsidRPr="00B61C9D" w14:paraId="666F55CB" w14:textId="77777777" w:rsidTr="002C20BC">
        <w:trPr>
          <w:trHeight w:hRule="exact" w:val="403"/>
        </w:trPr>
        <w:tc>
          <w:tcPr>
            <w:tcW w:w="2376" w:type="dxa"/>
            <w:tcBorders>
              <w:top w:val="single" w:sz="4" w:space="0" w:color="auto"/>
              <w:bottom w:val="single" w:sz="4" w:space="0" w:color="auto"/>
            </w:tcBorders>
          </w:tcPr>
          <w:p w14:paraId="10143662" w14:textId="77777777" w:rsidR="0046621C" w:rsidRPr="00B61C9D" w:rsidRDefault="0046621C" w:rsidP="002C20BC">
            <w:pPr>
              <w:keepNext/>
              <w:keepLines/>
              <w:jc w:val="center"/>
              <w:rPr>
                <w:b/>
                <w:lang w:val="en-US"/>
              </w:rPr>
            </w:pPr>
            <w:r>
              <w:rPr>
                <w:b/>
                <w:lang w:val="en-US"/>
              </w:rPr>
              <w:lastRenderedPageBreak/>
              <w:t>Parameters</w:t>
            </w:r>
          </w:p>
        </w:tc>
        <w:tc>
          <w:tcPr>
            <w:tcW w:w="1560" w:type="dxa"/>
            <w:tcBorders>
              <w:top w:val="single" w:sz="4" w:space="0" w:color="auto"/>
              <w:bottom w:val="single" w:sz="4" w:space="0" w:color="auto"/>
            </w:tcBorders>
          </w:tcPr>
          <w:p w14:paraId="727700ED" w14:textId="77777777" w:rsidR="0046621C" w:rsidRPr="00B61C9D" w:rsidRDefault="0046621C" w:rsidP="002C20BC">
            <w:pPr>
              <w:keepNext/>
              <w:keepLines/>
              <w:jc w:val="center"/>
              <w:rPr>
                <w:b/>
                <w:lang w:val="en-US"/>
              </w:rPr>
            </w:pPr>
            <w:r>
              <w:rPr>
                <w:b/>
                <w:lang w:val="en-US"/>
              </w:rPr>
              <w:t>Opt</w:t>
            </w:r>
          </w:p>
        </w:tc>
        <w:tc>
          <w:tcPr>
            <w:tcW w:w="1560" w:type="dxa"/>
            <w:tcBorders>
              <w:top w:val="single" w:sz="4" w:space="0" w:color="auto"/>
              <w:bottom w:val="single" w:sz="4" w:space="0" w:color="auto"/>
            </w:tcBorders>
          </w:tcPr>
          <w:p w14:paraId="5A6B6E32" w14:textId="77777777" w:rsidR="0046621C" w:rsidRDefault="0046621C" w:rsidP="002C20BC">
            <w:pPr>
              <w:keepNext/>
              <w:keepLines/>
              <w:jc w:val="center"/>
              <w:rPr>
                <w:b/>
                <w:lang w:val="en-US"/>
              </w:rPr>
            </w:pPr>
            <w:r>
              <w:rPr>
                <w:b/>
                <w:lang w:val="en-US"/>
              </w:rPr>
              <w:t>Real</w:t>
            </w:r>
          </w:p>
        </w:tc>
      </w:tr>
      <w:tr w:rsidR="0046621C" w:rsidRPr="00B61C9D" w14:paraId="138CE2E5" w14:textId="77777777" w:rsidTr="002C20BC">
        <w:trPr>
          <w:trHeight w:val="534"/>
        </w:trPr>
        <w:tc>
          <w:tcPr>
            <w:tcW w:w="2376" w:type="dxa"/>
            <w:tcBorders>
              <w:top w:val="single" w:sz="4" w:space="0" w:color="auto"/>
            </w:tcBorders>
            <w:vAlign w:val="center"/>
          </w:tcPr>
          <w:p w14:paraId="583B4096" w14:textId="77777777" w:rsidR="0046621C" w:rsidRPr="00B61C9D" w:rsidRDefault="0046621C" w:rsidP="002C20BC">
            <w:pPr>
              <w:keepNext/>
              <w:keepLines/>
              <w:jc w:val="center"/>
              <w:rPr>
                <w:lang w:val="en-US"/>
              </w:rPr>
            </w:pPr>
            <w:r>
              <w:rPr>
                <w:lang w:val="en-US"/>
              </w:rPr>
              <w:t>Density</w:t>
            </w:r>
          </w:p>
        </w:tc>
        <w:tc>
          <w:tcPr>
            <w:tcW w:w="1560" w:type="dxa"/>
            <w:tcBorders>
              <w:top w:val="single" w:sz="4" w:space="0" w:color="auto"/>
            </w:tcBorders>
            <w:vAlign w:val="center"/>
          </w:tcPr>
          <w:p w14:paraId="74298D49" w14:textId="1E90B77F" w:rsidR="0046621C" w:rsidRPr="00B61C9D" w:rsidRDefault="0046621C" w:rsidP="002C20BC">
            <w:pPr>
              <w:keepNext/>
              <w:keepLines/>
              <w:jc w:val="center"/>
              <w:rPr>
                <w:lang w:val="en-US"/>
              </w:rPr>
            </w:pPr>
            <w:r>
              <w:rPr>
                <w:lang w:val="en-US"/>
              </w:rPr>
              <w:t>0.1</w:t>
            </w:r>
            <w:r w:rsidR="00D2766E">
              <w:rPr>
                <w:lang w:val="en-US"/>
              </w:rPr>
              <w:t>089</w:t>
            </w:r>
          </w:p>
        </w:tc>
        <w:tc>
          <w:tcPr>
            <w:tcW w:w="1560" w:type="dxa"/>
            <w:tcBorders>
              <w:top w:val="single" w:sz="4" w:space="0" w:color="auto"/>
            </w:tcBorders>
          </w:tcPr>
          <w:p w14:paraId="791E1EB4" w14:textId="77777777" w:rsidR="0046621C" w:rsidRDefault="0046621C" w:rsidP="002C20BC">
            <w:pPr>
              <w:keepNext/>
              <w:keepLines/>
              <w:jc w:val="center"/>
            </w:pPr>
            <w:r>
              <w:t>0.11</w:t>
            </w:r>
          </w:p>
        </w:tc>
      </w:tr>
      <w:tr w:rsidR="0046621C" w:rsidRPr="00B61C9D" w14:paraId="6A3E564E" w14:textId="77777777" w:rsidTr="002C20BC">
        <w:trPr>
          <w:trHeight w:val="534"/>
        </w:trPr>
        <w:tc>
          <w:tcPr>
            <w:tcW w:w="2376" w:type="dxa"/>
            <w:vAlign w:val="center"/>
          </w:tcPr>
          <w:p w14:paraId="1EE91647" w14:textId="77777777" w:rsidR="0046621C" w:rsidRPr="00B61C9D" w:rsidRDefault="0046621C" w:rsidP="002C20BC">
            <w:pPr>
              <w:keepNext/>
              <w:keepLines/>
              <w:jc w:val="center"/>
              <w:rPr>
                <w:lang w:val="en-US"/>
              </w:rPr>
            </w:pPr>
            <w:r>
              <w:rPr>
                <w:lang w:val="en-US"/>
              </w:rPr>
              <w:t>Average Distance</w:t>
            </w:r>
          </w:p>
        </w:tc>
        <w:tc>
          <w:tcPr>
            <w:tcW w:w="1560" w:type="dxa"/>
            <w:vAlign w:val="center"/>
          </w:tcPr>
          <w:p w14:paraId="6F086646" w14:textId="77777777" w:rsidR="0046621C" w:rsidRPr="00B61C9D" w:rsidRDefault="0046621C" w:rsidP="002C20BC">
            <w:pPr>
              <w:keepNext/>
              <w:keepLines/>
              <w:jc w:val="center"/>
              <w:rPr>
                <w:lang w:val="en-US"/>
              </w:rPr>
            </w:pPr>
            <w:r>
              <w:rPr>
                <w:lang w:val="en-US"/>
              </w:rPr>
              <w:t>58.406</w:t>
            </w:r>
          </w:p>
        </w:tc>
        <w:tc>
          <w:tcPr>
            <w:tcW w:w="1560" w:type="dxa"/>
          </w:tcPr>
          <w:p w14:paraId="30488C62" w14:textId="77777777" w:rsidR="0046621C" w:rsidRDefault="0046621C" w:rsidP="002C20BC">
            <w:pPr>
              <w:keepNext/>
              <w:keepLines/>
              <w:jc w:val="center"/>
            </w:pPr>
            <w:r>
              <w:t>50.75</w:t>
            </w:r>
          </w:p>
        </w:tc>
      </w:tr>
      <w:tr w:rsidR="0046621C" w:rsidRPr="00B61C9D" w14:paraId="3BCE8649" w14:textId="77777777" w:rsidTr="002C20BC">
        <w:trPr>
          <w:trHeight w:val="534"/>
        </w:trPr>
        <w:tc>
          <w:tcPr>
            <w:tcW w:w="2376" w:type="dxa"/>
            <w:vAlign w:val="center"/>
          </w:tcPr>
          <w:p w14:paraId="7481CBD8" w14:textId="77777777" w:rsidR="0046621C" w:rsidRDefault="0046621C" w:rsidP="002C20BC">
            <w:pPr>
              <w:keepNext/>
              <w:keepLines/>
              <w:jc w:val="center"/>
              <w:rPr>
                <w:lang w:val="en-US"/>
              </w:rPr>
            </w:pPr>
            <w:r>
              <w:rPr>
                <w:lang w:val="en-US"/>
              </w:rPr>
              <w:t>Diameter</w:t>
            </w:r>
          </w:p>
        </w:tc>
        <w:tc>
          <w:tcPr>
            <w:tcW w:w="1560" w:type="dxa"/>
            <w:vAlign w:val="center"/>
          </w:tcPr>
          <w:p w14:paraId="327611AF" w14:textId="77777777" w:rsidR="0046621C" w:rsidRPr="0098555C" w:rsidRDefault="0046621C" w:rsidP="002C20BC">
            <w:pPr>
              <w:keepNext/>
              <w:keepLines/>
              <w:jc w:val="center"/>
            </w:pPr>
            <w:r>
              <w:t>10.0</w:t>
            </w:r>
          </w:p>
        </w:tc>
        <w:tc>
          <w:tcPr>
            <w:tcW w:w="1560" w:type="dxa"/>
          </w:tcPr>
          <w:p w14:paraId="769135EC" w14:textId="77777777" w:rsidR="0046621C" w:rsidRDefault="0046621C" w:rsidP="002C20BC">
            <w:pPr>
              <w:keepNext/>
              <w:keepLines/>
              <w:jc w:val="center"/>
            </w:pPr>
            <w:r>
              <w:t>11.0</w:t>
            </w:r>
          </w:p>
        </w:tc>
      </w:tr>
      <w:tr w:rsidR="0046621C" w:rsidRPr="00B61C9D" w14:paraId="6DE03861" w14:textId="77777777" w:rsidTr="002C20BC">
        <w:trPr>
          <w:trHeight w:val="534"/>
        </w:trPr>
        <w:tc>
          <w:tcPr>
            <w:tcW w:w="2376" w:type="dxa"/>
            <w:vAlign w:val="center"/>
          </w:tcPr>
          <w:p w14:paraId="7D02798E" w14:textId="77777777" w:rsidR="0046621C" w:rsidRDefault="0046621C" w:rsidP="002C20BC">
            <w:pPr>
              <w:keepNext/>
              <w:keepLines/>
              <w:jc w:val="center"/>
              <w:rPr>
                <w:lang w:val="en-US"/>
              </w:rPr>
            </w:pPr>
            <w:r>
              <w:rPr>
                <w:lang w:val="en-US"/>
              </w:rPr>
              <w:t>Average Clustering</w:t>
            </w:r>
          </w:p>
        </w:tc>
        <w:tc>
          <w:tcPr>
            <w:tcW w:w="1560" w:type="dxa"/>
            <w:vAlign w:val="center"/>
          </w:tcPr>
          <w:p w14:paraId="62FE3106" w14:textId="20750899" w:rsidR="0046621C" w:rsidRPr="0098555C" w:rsidRDefault="0046621C" w:rsidP="002C20BC">
            <w:pPr>
              <w:keepNext/>
              <w:keepLines/>
              <w:jc w:val="center"/>
            </w:pPr>
            <w:r>
              <w:t>0.7</w:t>
            </w:r>
            <w:r w:rsidR="00D2766E">
              <w:t>09</w:t>
            </w:r>
          </w:p>
        </w:tc>
        <w:tc>
          <w:tcPr>
            <w:tcW w:w="1560" w:type="dxa"/>
          </w:tcPr>
          <w:p w14:paraId="4CAB9782" w14:textId="77777777" w:rsidR="0046621C" w:rsidRDefault="0046621C" w:rsidP="002C20BC">
            <w:pPr>
              <w:keepNext/>
              <w:keepLines/>
              <w:jc w:val="center"/>
            </w:pPr>
            <w:r>
              <w:t>0.80</w:t>
            </w:r>
          </w:p>
        </w:tc>
      </w:tr>
      <w:tr w:rsidR="0046621C" w:rsidRPr="00B61C9D" w14:paraId="78562F6C" w14:textId="77777777" w:rsidTr="002C20BC">
        <w:trPr>
          <w:trHeight w:val="534"/>
        </w:trPr>
        <w:tc>
          <w:tcPr>
            <w:tcW w:w="2376" w:type="dxa"/>
            <w:vAlign w:val="center"/>
          </w:tcPr>
          <w:p w14:paraId="4DDFDF7E" w14:textId="77777777" w:rsidR="0046621C" w:rsidRDefault="0046621C" w:rsidP="002C20BC">
            <w:pPr>
              <w:keepNext/>
              <w:keepLines/>
              <w:jc w:val="center"/>
              <w:rPr>
                <w:lang w:val="en-US"/>
              </w:rPr>
            </w:pPr>
            <w:r>
              <w:rPr>
                <w:lang w:val="en-US"/>
              </w:rPr>
              <w:t>Num. of stations</w:t>
            </w:r>
          </w:p>
        </w:tc>
        <w:tc>
          <w:tcPr>
            <w:tcW w:w="1560" w:type="dxa"/>
            <w:vAlign w:val="center"/>
          </w:tcPr>
          <w:p w14:paraId="208DC12A" w14:textId="77777777" w:rsidR="0046621C" w:rsidRPr="0098555C" w:rsidRDefault="0046621C" w:rsidP="002C20BC">
            <w:pPr>
              <w:keepNext/>
              <w:keepLines/>
              <w:jc w:val="center"/>
            </w:pPr>
            <w:r>
              <w:t>1393</w:t>
            </w:r>
          </w:p>
        </w:tc>
        <w:tc>
          <w:tcPr>
            <w:tcW w:w="1560" w:type="dxa"/>
          </w:tcPr>
          <w:p w14:paraId="79381A4F" w14:textId="77777777" w:rsidR="0046621C" w:rsidRDefault="0046621C" w:rsidP="002C20BC">
            <w:pPr>
              <w:keepNext/>
              <w:keepLines/>
              <w:jc w:val="center"/>
            </w:pPr>
            <w:r>
              <w:t>1393</w:t>
            </w:r>
          </w:p>
        </w:tc>
      </w:tr>
      <w:tr w:rsidR="0013482A" w:rsidRPr="00B61C9D" w14:paraId="3BE591D1" w14:textId="77777777" w:rsidTr="003B0021">
        <w:trPr>
          <w:trHeight w:val="534"/>
        </w:trPr>
        <w:tc>
          <w:tcPr>
            <w:tcW w:w="2376" w:type="dxa"/>
            <w:vAlign w:val="center"/>
          </w:tcPr>
          <w:p w14:paraId="27297D6F" w14:textId="0945A138" w:rsidR="0013482A" w:rsidRDefault="0013482A" w:rsidP="002C20BC">
            <w:pPr>
              <w:keepNext/>
              <w:keepLines/>
              <w:jc w:val="center"/>
              <w:rPr>
                <w:lang w:val="en-US"/>
              </w:rPr>
            </w:pPr>
            <w:r>
              <w:rPr>
                <w:lang w:val="en-US"/>
              </w:rPr>
              <w:t>Fitness</w:t>
            </w:r>
          </w:p>
        </w:tc>
        <w:tc>
          <w:tcPr>
            <w:tcW w:w="1560" w:type="dxa"/>
            <w:vAlign w:val="center"/>
          </w:tcPr>
          <w:p w14:paraId="7DBDDF04" w14:textId="55619F42" w:rsidR="0013482A" w:rsidRDefault="0013482A" w:rsidP="003B0021">
            <w:pPr>
              <w:keepNext/>
              <w:keepLines/>
              <w:jc w:val="center"/>
            </w:pPr>
            <w:r>
              <w:t>0.</w:t>
            </w:r>
            <w:r w:rsidR="00D2766E">
              <w:t>3981</w:t>
            </w:r>
          </w:p>
        </w:tc>
        <w:tc>
          <w:tcPr>
            <w:tcW w:w="1560" w:type="dxa"/>
            <w:vAlign w:val="center"/>
          </w:tcPr>
          <w:p w14:paraId="78219888" w14:textId="1E8538BB" w:rsidR="0013482A" w:rsidRDefault="0013482A" w:rsidP="003B0021">
            <w:pPr>
              <w:keepNext/>
              <w:keepLines/>
              <w:jc w:val="center"/>
            </w:pPr>
            <w:r>
              <w:t>0.4459</w:t>
            </w:r>
          </w:p>
        </w:tc>
      </w:tr>
      <w:tr w:rsidR="003B0021" w:rsidRPr="00B61C9D" w14:paraId="5830AAB5" w14:textId="77777777" w:rsidTr="003B0021">
        <w:trPr>
          <w:trHeight w:val="534"/>
        </w:trPr>
        <w:tc>
          <w:tcPr>
            <w:tcW w:w="2376" w:type="dxa"/>
            <w:vAlign w:val="center"/>
          </w:tcPr>
          <w:p w14:paraId="77E1F7F5" w14:textId="3A674F07" w:rsidR="003B0021" w:rsidRDefault="003B0021" w:rsidP="002C20BC">
            <w:pPr>
              <w:keepNext/>
              <w:keepLines/>
              <w:jc w:val="center"/>
              <w:rPr>
                <w:lang w:val="en-US"/>
              </w:rPr>
            </w:pPr>
            <w:r>
              <w:rPr>
                <w:lang w:val="en-US"/>
              </w:rPr>
              <w:t>New installed stations</w:t>
            </w:r>
          </w:p>
        </w:tc>
        <w:tc>
          <w:tcPr>
            <w:tcW w:w="1560" w:type="dxa"/>
            <w:vAlign w:val="center"/>
          </w:tcPr>
          <w:p w14:paraId="32F26A57" w14:textId="47DAA821" w:rsidR="003B0021" w:rsidRDefault="003B0021" w:rsidP="003B0021">
            <w:pPr>
              <w:keepNext/>
              <w:keepLines/>
              <w:jc w:val="center"/>
            </w:pPr>
            <w:r>
              <w:t>532</w:t>
            </w:r>
          </w:p>
        </w:tc>
        <w:tc>
          <w:tcPr>
            <w:tcW w:w="1560" w:type="dxa"/>
            <w:vAlign w:val="center"/>
          </w:tcPr>
          <w:p w14:paraId="18E65AA8" w14:textId="411794AC" w:rsidR="003B0021" w:rsidRDefault="003B0021" w:rsidP="003B0021">
            <w:pPr>
              <w:keepNext/>
              <w:keepLines/>
              <w:jc w:val="center"/>
            </w:pPr>
            <w:r>
              <w:t>532</w:t>
            </w:r>
          </w:p>
        </w:tc>
      </w:tr>
    </w:tbl>
    <w:p w14:paraId="0A227E21" w14:textId="41C66181" w:rsidR="001C69CF" w:rsidRPr="00B61C9D" w:rsidRDefault="001C69CF" w:rsidP="001C69CF">
      <w:pPr>
        <w:pStyle w:val="Caption"/>
        <w:rPr>
          <w:sz w:val="16"/>
          <w:szCs w:val="16"/>
          <w:lang w:val="en-US"/>
        </w:rPr>
      </w:pPr>
      <w:bookmarkStart w:id="155" w:name="_Toc148382821"/>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225F01">
        <w:rPr>
          <w:noProof/>
          <w:sz w:val="16"/>
          <w:szCs w:val="16"/>
          <w:lang w:val="en-US"/>
        </w:rPr>
        <w:t>2</w:t>
      </w:r>
      <w:r w:rsidRPr="00B61C9D">
        <w:rPr>
          <w:sz w:val="16"/>
          <w:szCs w:val="16"/>
          <w:lang w:val="en-US"/>
        </w:rPr>
        <w:fldChar w:fldCharType="end"/>
      </w:r>
      <w:r w:rsidRPr="00B61C9D">
        <w:rPr>
          <w:sz w:val="16"/>
          <w:szCs w:val="16"/>
          <w:lang w:val="en-US"/>
        </w:rPr>
        <w:t xml:space="preserve">: </w:t>
      </w:r>
      <w:r>
        <w:rPr>
          <w:sz w:val="16"/>
          <w:szCs w:val="16"/>
          <w:lang w:val="en-US"/>
        </w:rPr>
        <w:t>Comparison between the obtained network and the real network in 2015</w:t>
      </w:r>
      <w:bookmarkEnd w:id="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8870E5" w14:paraId="21652B20" w14:textId="77777777" w:rsidTr="00B326CA">
        <w:trPr>
          <w:cantSplit/>
        </w:trPr>
        <w:tc>
          <w:tcPr>
            <w:tcW w:w="4927" w:type="dxa"/>
            <w:vAlign w:val="center"/>
          </w:tcPr>
          <w:p w14:paraId="03F79A00" w14:textId="358DE077" w:rsidR="008870E5" w:rsidRDefault="00F2530E" w:rsidP="00B326CA">
            <w:pPr>
              <w:keepNext/>
              <w:keepLines/>
              <w:spacing w:before="100" w:beforeAutospacing="1" w:after="100" w:afterAutospacing="1"/>
              <w:jc w:val="center"/>
              <w:rPr>
                <w:lang w:val="en-US" w:eastAsia="de-DE"/>
              </w:rPr>
            </w:pPr>
            <w:r w:rsidRPr="00F2530E">
              <w:rPr>
                <w:noProof/>
                <w:lang w:val="en-US" w:eastAsia="de-DE"/>
              </w:rPr>
              <w:drawing>
                <wp:inline distT="0" distB="0" distL="0" distR="0" wp14:anchorId="1EE8F2E6" wp14:editId="37772840">
                  <wp:extent cx="1866226" cy="24883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6226" cy="2488301"/>
                          </a:xfrm>
                          <a:prstGeom prst="rect">
                            <a:avLst/>
                          </a:prstGeom>
                        </pic:spPr>
                      </pic:pic>
                    </a:graphicData>
                  </a:graphic>
                </wp:inline>
              </w:drawing>
            </w:r>
          </w:p>
        </w:tc>
        <w:tc>
          <w:tcPr>
            <w:tcW w:w="4927" w:type="dxa"/>
            <w:vAlign w:val="center"/>
          </w:tcPr>
          <w:p w14:paraId="4CDBA566" w14:textId="372DA98E" w:rsidR="008870E5" w:rsidRDefault="008870E5" w:rsidP="00B326CA">
            <w:pPr>
              <w:keepNext/>
              <w:keepLines/>
              <w:spacing w:before="100" w:beforeAutospacing="1" w:after="100" w:afterAutospacing="1"/>
              <w:jc w:val="center"/>
              <w:rPr>
                <w:lang w:val="en-US" w:eastAsia="de-DE"/>
              </w:rPr>
            </w:pPr>
            <w:r>
              <w:rPr>
                <w:noProof/>
              </w:rPr>
              <w:drawing>
                <wp:inline distT="0" distB="0" distL="0" distR="0" wp14:anchorId="6DCE7C4F" wp14:editId="2583C6BB">
                  <wp:extent cx="1834251"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r>
      <w:tr w:rsidR="008870E5" w14:paraId="14D9A5EF" w14:textId="77777777" w:rsidTr="00B326CA">
        <w:trPr>
          <w:cantSplit/>
        </w:trPr>
        <w:tc>
          <w:tcPr>
            <w:tcW w:w="4927" w:type="dxa"/>
            <w:vAlign w:val="center"/>
          </w:tcPr>
          <w:p w14:paraId="413421C6" w14:textId="66148C3D" w:rsidR="008870E5" w:rsidRPr="008870E5" w:rsidRDefault="008870E5" w:rsidP="00B326CA">
            <w:pPr>
              <w:keepNext/>
              <w:keepLines/>
              <w:spacing w:before="100" w:beforeAutospacing="1" w:after="100" w:afterAutospacing="1"/>
              <w:jc w:val="center"/>
              <w:rPr>
                <w:lang w:val="en-US" w:eastAsia="de-DE"/>
              </w:rPr>
            </w:pPr>
            <w:r w:rsidRPr="008870E5">
              <w:rPr>
                <w:lang w:val="en-US" w:eastAsia="de-DE"/>
              </w:rPr>
              <w:t>(a</w:t>
            </w:r>
            <w:r>
              <w:rPr>
                <w:lang w:val="en-US" w:eastAsia="de-DE"/>
              </w:rPr>
              <w:t>)</w:t>
            </w:r>
          </w:p>
        </w:tc>
        <w:tc>
          <w:tcPr>
            <w:tcW w:w="4927" w:type="dxa"/>
            <w:vAlign w:val="center"/>
          </w:tcPr>
          <w:p w14:paraId="080076C9" w14:textId="0F0C3263" w:rsidR="008870E5" w:rsidRDefault="008870E5" w:rsidP="00B326CA">
            <w:pPr>
              <w:keepNext/>
              <w:keepLines/>
              <w:spacing w:before="100" w:beforeAutospacing="1" w:after="100" w:afterAutospacing="1"/>
              <w:jc w:val="center"/>
              <w:rPr>
                <w:lang w:val="en-US" w:eastAsia="de-DE"/>
              </w:rPr>
            </w:pPr>
            <w:r>
              <w:rPr>
                <w:lang w:val="en-US" w:eastAsia="de-DE"/>
              </w:rPr>
              <w:t>(b)</w:t>
            </w:r>
          </w:p>
        </w:tc>
      </w:tr>
      <w:tr w:rsidR="008870E5" w:rsidRPr="00070A50" w14:paraId="6BF5B97D" w14:textId="77777777" w:rsidTr="00B326CA">
        <w:trPr>
          <w:cantSplit/>
        </w:trPr>
        <w:tc>
          <w:tcPr>
            <w:tcW w:w="9854" w:type="dxa"/>
            <w:gridSpan w:val="2"/>
            <w:vAlign w:val="center"/>
          </w:tcPr>
          <w:p w14:paraId="59069101" w14:textId="00D914E7" w:rsidR="008870E5" w:rsidRPr="008870E5" w:rsidRDefault="008870E5" w:rsidP="00B326CA">
            <w:pPr>
              <w:pStyle w:val="Caption"/>
              <w:keepNext/>
              <w:keepLines/>
              <w:spacing w:before="100" w:beforeAutospacing="1" w:after="100" w:afterAutospacing="1"/>
              <w:jc w:val="center"/>
              <w:rPr>
                <w:sz w:val="16"/>
                <w:szCs w:val="16"/>
                <w:lang w:val="en-US"/>
              </w:rPr>
            </w:pPr>
            <w:bookmarkStart w:id="156" w:name="_Toc148382803"/>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225F01">
              <w:rPr>
                <w:noProof/>
                <w:sz w:val="16"/>
                <w:szCs w:val="16"/>
                <w:lang w:val="en-US"/>
              </w:rPr>
              <w:t>4</w:t>
            </w:r>
            <w:r w:rsidRPr="00F33A61">
              <w:rPr>
                <w:sz w:val="16"/>
                <w:szCs w:val="16"/>
                <w:lang w:val="en-US"/>
              </w:rPr>
              <w:fldChar w:fldCharType="end"/>
            </w:r>
            <w:r w:rsidRPr="00F33A61">
              <w:rPr>
                <w:sz w:val="16"/>
                <w:szCs w:val="16"/>
                <w:lang w:val="en-US"/>
              </w:rPr>
              <w:t xml:space="preserve">: </w:t>
            </w:r>
            <w:r>
              <w:rPr>
                <w:sz w:val="16"/>
                <w:szCs w:val="16"/>
                <w:lang w:val="en-US"/>
              </w:rPr>
              <w:t>Optimized network (a) and real network (b) for year 2015</w:t>
            </w:r>
            <w:bookmarkEnd w:id="156"/>
          </w:p>
        </w:tc>
      </w:tr>
    </w:tbl>
    <w:p w14:paraId="508F9785" w14:textId="2A721260" w:rsidR="00546F0B" w:rsidRDefault="00546F0B" w:rsidP="005B5030">
      <w:pPr>
        <w:rPr>
          <w:lang w:val="en-US" w:eastAsia="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2766E" w14:paraId="7A330FA2" w14:textId="77777777" w:rsidTr="00FA40E3">
        <w:trPr>
          <w:cantSplit/>
          <w:trHeight w:val="4520"/>
        </w:trPr>
        <w:tc>
          <w:tcPr>
            <w:tcW w:w="9854" w:type="dxa"/>
            <w:vAlign w:val="center"/>
          </w:tcPr>
          <w:p w14:paraId="34995A89" w14:textId="3252611F" w:rsidR="00D2766E" w:rsidRDefault="00D2766E" w:rsidP="00E72EF5">
            <w:pPr>
              <w:keepNext/>
              <w:keepLines/>
              <w:spacing w:before="100" w:beforeAutospacing="1" w:after="100" w:afterAutospacing="1"/>
              <w:jc w:val="center"/>
              <w:rPr>
                <w:lang w:val="en-US" w:eastAsia="de-DE"/>
              </w:rPr>
            </w:pPr>
            <w:r w:rsidRPr="00D2766E">
              <w:rPr>
                <w:noProof/>
                <w:lang w:val="en-US" w:eastAsia="de-DE"/>
              </w:rPr>
              <w:lastRenderedPageBreak/>
              <w:drawing>
                <wp:inline distT="0" distB="0" distL="0" distR="0" wp14:anchorId="1D64A819" wp14:editId="48256573">
                  <wp:extent cx="3457575" cy="27265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0926" cy="2737039"/>
                          </a:xfrm>
                          <a:prstGeom prst="rect">
                            <a:avLst/>
                          </a:prstGeom>
                        </pic:spPr>
                      </pic:pic>
                    </a:graphicData>
                  </a:graphic>
                </wp:inline>
              </w:drawing>
            </w:r>
          </w:p>
        </w:tc>
      </w:tr>
      <w:tr w:rsidR="00D2766E" w:rsidRPr="00070A50" w14:paraId="773422A9" w14:textId="77777777" w:rsidTr="00E72EF5">
        <w:trPr>
          <w:cantSplit/>
        </w:trPr>
        <w:tc>
          <w:tcPr>
            <w:tcW w:w="9854" w:type="dxa"/>
            <w:vAlign w:val="center"/>
          </w:tcPr>
          <w:p w14:paraId="6164E864" w14:textId="298B1521" w:rsidR="00D2766E" w:rsidRPr="008870E5" w:rsidRDefault="00D2766E" w:rsidP="00E72EF5">
            <w:pPr>
              <w:pStyle w:val="Caption"/>
              <w:keepNext/>
              <w:keepLines/>
              <w:spacing w:before="100" w:beforeAutospacing="1" w:after="100" w:afterAutospacing="1"/>
              <w:jc w:val="center"/>
              <w:rPr>
                <w:sz w:val="16"/>
                <w:szCs w:val="16"/>
                <w:lang w:val="en-US"/>
              </w:rPr>
            </w:pPr>
            <w:bookmarkStart w:id="157" w:name="_Ref147778394"/>
            <w:bookmarkStart w:id="158" w:name="_Toc148382804"/>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225F01">
              <w:rPr>
                <w:noProof/>
                <w:sz w:val="16"/>
                <w:szCs w:val="16"/>
                <w:lang w:val="en-US"/>
              </w:rPr>
              <w:t>5</w:t>
            </w:r>
            <w:r w:rsidRPr="00F33A61">
              <w:rPr>
                <w:sz w:val="16"/>
                <w:szCs w:val="16"/>
                <w:lang w:val="en-US"/>
              </w:rPr>
              <w:fldChar w:fldCharType="end"/>
            </w:r>
            <w:bookmarkEnd w:id="157"/>
            <w:r w:rsidRPr="00F33A61">
              <w:rPr>
                <w:sz w:val="16"/>
                <w:szCs w:val="16"/>
                <w:lang w:val="en-US"/>
              </w:rPr>
              <w:t xml:space="preserve">: </w:t>
            </w:r>
            <w:r>
              <w:rPr>
                <w:sz w:val="16"/>
                <w:szCs w:val="16"/>
                <w:lang w:val="en-US"/>
              </w:rPr>
              <w:t>Change of the fitness over the generations with the value of the real network fitness</w:t>
            </w:r>
            <w:r w:rsidR="008C0DD6">
              <w:rPr>
                <w:sz w:val="16"/>
                <w:szCs w:val="16"/>
                <w:lang w:val="en-US"/>
              </w:rPr>
              <w:t xml:space="preserve"> (2015)</w:t>
            </w:r>
            <w:r>
              <w:rPr>
                <w:sz w:val="16"/>
                <w:szCs w:val="16"/>
                <w:lang w:val="en-US"/>
              </w:rPr>
              <w:t xml:space="preserve"> as reference</w:t>
            </w:r>
            <w:bookmarkEnd w:id="158"/>
          </w:p>
        </w:tc>
      </w:tr>
    </w:tbl>
    <w:p w14:paraId="4348F55A" w14:textId="77777777" w:rsidR="00963922" w:rsidRDefault="00963922">
      <w:pPr>
        <w:tabs>
          <w:tab w:val="clear" w:pos="709"/>
          <w:tab w:val="clear" w:pos="1134"/>
          <w:tab w:val="clear" w:pos="4253"/>
          <w:tab w:val="clear" w:pos="4536"/>
        </w:tabs>
        <w:spacing w:after="0" w:line="240" w:lineRule="auto"/>
        <w:jc w:val="left"/>
        <w:rPr>
          <w:lang w:val="en-US" w:eastAsia="de-DE"/>
        </w:rPr>
      </w:pPr>
    </w:p>
    <w:p w14:paraId="6AD243AB" w14:textId="18167D76" w:rsidR="00963922" w:rsidRDefault="00963922" w:rsidP="00963922">
      <w:pPr>
        <w:pStyle w:val="Heading3"/>
        <w:rPr>
          <w:lang w:val="en-US" w:eastAsia="de-DE"/>
        </w:rPr>
      </w:pPr>
      <w:bookmarkStart w:id="159" w:name="_Toc148382793"/>
      <w:r>
        <w:rPr>
          <w:lang w:val="en-US" w:eastAsia="de-DE"/>
        </w:rPr>
        <w:t xml:space="preserve">Network </w:t>
      </w:r>
      <w:r w:rsidR="00E01D9F">
        <w:rPr>
          <w:lang w:val="en-US" w:eastAsia="de-DE"/>
        </w:rPr>
        <w:t>2012</w:t>
      </w:r>
      <w:r>
        <w:rPr>
          <w:lang w:val="en-US" w:eastAsia="de-DE"/>
        </w:rPr>
        <w:t>: Connection of Separated Subnets</w:t>
      </w:r>
      <w:bookmarkEnd w:id="159"/>
    </w:p>
    <w:p w14:paraId="17E16825" w14:textId="77777777" w:rsidR="008C0DD6" w:rsidRDefault="008C0DD6" w:rsidP="008C0DD6">
      <w:pPr>
        <w:rPr>
          <w:lang w:val="en-US" w:eastAsia="de-DE"/>
        </w:rPr>
      </w:pPr>
      <w:r w:rsidRPr="008C0DD6">
        <w:rPr>
          <w:lang w:val="en-US" w:eastAsia="de-DE"/>
        </w:rPr>
        <w:t>The second</w:t>
      </w:r>
      <w:r>
        <w:rPr>
          <w:lang w:val="en-US" w:eastAsia="de-DE"/>
        </w:rPr>
        <w:t xml:space="preserve"> test case </w:t>
      </w:r>
      <w:r w:rsidRPr="008C0DD6">
        <w:rPr>
          <w:lang w:val="en-US" w:eastAsia="de-DE"/>
        </w:rPr>
        <w:t>presented within this thesis underscores a distinct feature inherent to the model in question: the amalgamation of pre-existing sub-networks.</w:t>
      </w:r>
    </w:p>
    <w:p w14:paraId="2FE0636A" w14:textId="05CEE375" w:rsidR="008C0DD6" w:rsidRPr="008C0DD6" w:rsidRDefault="0059236A" w:rsidP="008C0DD6">
      <w:pPr>
        <w:rPr>
          <w:lang w:val="en-US" w:eastAsia="de-DE"/>
        </w:rPr>
      </w:pPr>
      <w:r>
        <w:rPr>
          <w:lang w:val="en-US" w:eastAsia="de-DE"/>
        </w:rPr>
        <w:t>The 2011 charging network is invoked as a reference point for illustrative purposes</w:t>
      </w:r>
      <w:r w:rsidR="008C0DD6" w:rsidRPr="008C0DD6">
        <w:rPr>
          <w:lang w:val="en-US" w:eastAsia="de-DE"/>
        </w:rPr>
        <w:t xml:space="preserve">. As delineated in </w:t>
      </w:r>
      <w:r w:rsidR="008C0DD6">
        <w:rPr>
          <w:lang w:val="en-US" w:eastAsia="de-DE"/>
        </w:rPr>
        <w:fldChar w:fldCharType="begin"/>
      </w:r>
      <w:r w:rsidR="008C0DD6">
        <w:rPr>
          <w:lang w:val="en-US" w:eastAsia="de-DE"/>
        </w:rPr>
        <w:instrText xml:space="preserve"> REF _Ref147827117 \h  \* MERGEFORMAT </w:instrText>
      </w:r>
      <w:r w:rsidR="008C0DD6">
        <w:rPr>
          <w:lang w:val="en-US" w:eastAsia="de-DE"/>
        </w:rPr>
      </w:r>
      <w:r w:rsidR="008C0DD6">
        <w:rPr>
          <w:lang w:val="en-US" w:eastAsia="de-DE"/>
        </w:rPr>
        <w:fldChar w:fldCharType="separate"/>
      </w:r>
      <w:r w:rsidR="00225F01" w:rsidRPr="00225F01">
        <w:rPr>
          <w:lang w:val="en-US" w:eastAsia="de-DE"/>
        </w:rPr>
        <w:t>Figure 6</w:t>
      </w:r>
      <w:r w:rsidR="008C0DD6">
        <w:rPr>
          <w:lang w:val="en-US" w:eastAsia="de-DE"/>
        </w:rPr>
        <w:fldChar w:fldCharType="end"/>
      </w:r>
      <w:r w:rsidR="008C0DD6" w:rsidRPr="008C0DD6">
        <w:rPr>
          <w:lang w:val="en-US" w:eastAsia="de-DE"/>
        </w:rPr>
        <w:t>, the German charging infrastructure in 2011 predominantly spanned the regions corresponding to the erstwhile West Germany, with notable proliferation in Nordrhein-Westfalen, Niedersachsen, the southern of Hessen, and the northern territories of Rheinland-Pfalz. Conversely, Berlin exhibited a concentrated cluster of charging stations, albeit in stark isolation, given the dearth of stations in neighboring Sachsen-Anhalt and the minimal presence in Thüringen, Sachsen, Mecklenburg-Vorpommern, and Schleswig-Holstein. Consequently, inter-city commutes, such as those between Munich and Berlin or Desda and Dortmund, were rendered infeasible. The</w:t>
      </w:r>
      <w:r>
        <w:rPr>
          <w:lang w:val="en-US" w:eastAsia="de-DE"/>
        </w:rPr>
        <w:t>refore, the model's inherent objective gravitated towards synthesizing</w:t>
      </w:r>
      <w:r w:rsidR="008C0DD6" w:rsidRPr="008C0DD6">
        <w:rPr>
          <w:lang w:val="en-US" w:eastAsia="de-DE"/>
        </w:rPr>
        <w:t xml:space="preserve"> a unified network from these disparate sub-networks, ensuring connectivity across all federal states.</w:t>
      </w:r>
    </w:p>
    <w:p w14:paraId="510E44AC" w14:textId="6CCA190C" w:rsidR="008C0DD6" w:rsidRPr="008C0DD6" w:rsidRDefault="008C0DD6" w:rsidP="008C0DD6">
      <w:pPr>
        <w:rPr>
          <w:lang w:val="en-US" w:eastAsia="de-DE"/>
        </w:rPr>
      </w:pPr>
      <w:r w:rsidRPr="008C0DD6">
        <w:rPr>
          <w:lang w:val="en-US" w:eastAsia="de-DE"/>
        </w:rPr>
        <w:t xml:space="preserve">In fulfilling this objective, the model exhibits commendable efficiency, as </w:t>
      </w:r>
      <w:r w:rsidR="0059236A">
        <w:rPr>
          <w:lang w:val="en-US" w:eastAsia="de-DE"/>
        </w:rPr>
        <w:t>display</w:t>
      </w:r>
      <w:r w:rsidRPr="008C0DD6">
        <w:rPr>
          <w:lang w:val="en-US" w:eastAsia="de-DE"/>
        </w:rPr>
        <w:t>ed in</w:t>
      </w:r>
      <w:r>
        <w:rPr>
          <w:lang w:val="en-US" w:eastAsia="de-DE"/>
        </w:rPr>
        <w:t xml:space="preserve"> </w:t>
      </w:r>
      <w:r>
        <w:rPr>
          <w:lang w:val="en-US" w:eastAsia="de-DE"/>
        </w:rPr>
        <w:fldChar w:fldCharType="begin"/>
      </w:r>
      <w:r>
        <w:rPr>
          <w:lang w:val="en-US" w:eastAsia="de-DE"/>
        </w:rPr>
        <w:instrText xml:space="preserve"> REF _Ref147827169 \h  \* MERGEFORMAT </w:instrText>
      </w:r>
      <w:r>
        <w:rPr>
          <w:lang w:val="en-US" w:eastAsia="de-DE"/>
        </w:rPr>
      </w:r>
      <w:r>
        <w:rPr>
          <w:lang w:val="en-US" w:eastAsia="de-DE"/>
        </w:rPr>
        <w:fldChar w:fldCharType="separate"/>
      </w:r>
      <w:r w:rsidR="00225F01" w:rsidRPr="00225F01">
        <w:rPr>
          <w:lang w:val="en-US" w:eastAsia="de-DE"/>
        </w:rPr>
        <w:t>Figure 7</w:t>
      </w:r>
      <w:r>
        <w:rPr>
          <w:lang w:val="en-US" w:eastAsia="de-DE"/>
        </w:rPr>
        <w:fldChar w:fldCharType="end"/>
      </w:r>
      <w:r w:rsidRPr="008C0DD6">
        <w:rPr>
          <w:lang w:val="en-US" w:eastAsia="de-DE"/>
        </w:rPr>
        <w:t>, adeptly interlinking all sub-networks into a cohesive federal framework. This enhancement is particularly conspicuous in regions such as Sachsen-Anhalt.</w:t>
      </w:r>
    </w:p>
    <w:p w14:paraId="7340E5BA" w14:textId="765749C8" w:rsidR="00C601C8" w:rsidRDefault="008C0DD6" w:rsidP="008C0DD6">
      <w:pPr>
        <w:rPr>
          <w:lang w:val="en-US" w:eastAsia="de-DE"/>
        </w:rPr>
      </w:pPr>
      <w:r w:rsidRPr="008C0DD6">
        <w:rPr>
          <w:lang w:val="en-US" w:eastAsia="de-DE"/>
        </w:rPr>
        <w:t xml:space="preserve">Reiterating the analytical approach of the prior exemplification, </w:t>
      </w:r>
      <w:r>
        <w:rPr>
          <w:lang w:val="en-US" w:eastAsia="de-DE"/>
        </w:rPr>
        <w:fldChar w:fldCharType="begin"/>
      </w:r>
      <w:r>
        <w:rPr>
          <w:lang w:val="en-US" w:eastAsia="de-DE"/>
        </w:rPr>
        <w:instrText xml:space="preserve"> REF _Ref147827187 \h  \* MERGEFORMAT </w:instrText>
      </w:r>
      <w:r>
        <w:rPr>
          <w:lang w:val="en-US" w:eastAsia="de-DE"/>
        </w:rPr>
      </w:r>
      <w:r>
        <w:rPr>
          <w:lang w:val="en-US" w:eastAsia="de-DE"/>
        </w:rPr>
        <w:fldChar w:fldCharType="separate"/>
      </w:r>
      <w:r w:rsidR="00225F01" w:rsidRPr="00225F01">
        <w:rPr>
          <w:lang w:val="en-US" w:eastAsia="de-DE"/>
        </w:rPr>
        <w:t>Figure 8</w:t>
      </w:r>
      <w:r>
        <w:rPr>
          <w:lang w:val="en-US" w:eastAsia="de-DE"/>
        </w:rPr>
        <w:fldChar w:fldCharType="end"/>
      </w:r>
      <w:r w:rsidRPr="008C0DD6">
        <w:rPr>
          <w:lang w:val="en-US" w:eastAsia="de-DE"/>
        </w:rPr>
        <w:t xml:space="preserve"> charts the evolutionary trajectory of fitness across generational iterations. Notably, given the expanded operational </w:t>
      </w:r>
      <w:r>
        <w:rPr>
          <w:lang w:val="en-US" w:eastAsia="de-DE"/>
        </w:rPr>
        <w:t>territory</w:t>
      </w:r>
      <w:r w:rsidRPr="008C0DD6">
        <w:rPr>
          <w:lang w:val="en-US" w:eastAsia="de-DE"/>
        </w:rPr>
        <w:t xml:space="preserve"> in this scenario, the delta between the algorithmically </w:t>
      </w:r>
      <w:r w:rsidRPr="008C0DD6">
        <w:rPr>
          <w:lang w:val="en-US" w:eastAsia="de-DE"/>
        </w:rPr>
        <w:lastRenderedPageBreak/>
        <w:t>derived value and the empirical benchmark is accentuated.</w:t>
      </w:r>
      <w:r w:rsidR="001A2414">
        <w:rPr>
          <w:lang w:val="en-US" w:eastAsia="de-DE"/>
        </w:rPr>
        <w:t xml:space="preserve"> The result of the simulation can be found in Section </w:t>
      </w:r>
      <w:r w:rsidR="001A2414">
        <w:rPr>
          <w:lang w:val="en-US" w:eastAsia="de-DE"/>
        </w:rPr>
        <w:fldChar w:fldCharType="begin"/>
      </w:r>
      <w:r w:rsidR="001A2414">
        <w:rPr>
          <w:lang w:val="en-US" w:eastAsia="de-DE"/>
        </w:rPr>
        <w:instrText xml:space="preserve"> REF _Ref147827327 \r \h </w:instrText>
      </w:r>
      <w:r w:rsidR="001A2414">
        <w:rPr>
          <w:lang w:val="en-US" w:eastAsia="de-DE"/>
        </w:rPr>
      </w:r>
      <w:r w:rsidR="001A2414">
        <w:rPr>
          <w:lang w:val="en-US" w:eastAsia="de-DE"/>
        </w:rPr>
        <w:fldChar w:fldCharType="separate"/>
      </w:r>
      <w:r w:rsidR="00225F01">
        <w:rPr>
          <w:lang w:val="en-US" w:eastAsia="de-DE"/>
        </w:rPr>
        <w:t>6.2</w:t>
      </w:r>
      <w:r w:rsidR="001A2414">
        <w:rPr>
          <w:lang w:val="en-US" w:eastAsia="de-DE"/>
        </w:rPr>
        <w:fldChar w:fldCharType="end"/>
      </w:r>
      <w:r>
        <w:rPr>
          <w:lang w:val="en-US" w:eastAsia="de-DE"/>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C601C8" w14:paraId="7532AC3B" w14:textId="77777777" w:rsidTr="00EE32D4">
        <w:trPr>
          <w:cantSplit/>
          <w:trHeight w:val="4520"/>
        </w:trPr>
        <w:tc>
          <w:tcPr>
            <w:tcW w:w="9854" w:type="dxa"/>
            <w:vAlign w:val="center"/>
          </w:tcPr>
          <w:p w14:paraId="58C413A6" w14:textId="39397417" w:rsidR="00C601C8" w:rsidRDefault="00C601C8" w:rsidP="00E72EF5">
            <w:pPr>
              <w:keepNext/>
              <w:keepLines/>
              <w:spacing w:before="100" w:beforeAutospacing="1" w:after="100" w:afterAutospacing="1"/>
              <w:jc w:val="center"/>
              <w:rPr>
                <w:lang w:val="en-US"/>
              </w:rPr>
            </w:pPr>
            <w:r>
              <w:rPr>
                <w:noProof/>
                <w:lang w:val="en-US"/>
              </w:rPr>
              <w:drawing>
                <wp:inline distT="0" distB="0" distL="0" distR="0" wp14:anchorId="06B96E3E" wp14:editId="0324DA12">
                  <wp:extent cx="1921696" cy="251999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1696" cy="2519998"/>
                          </a:xfrm>
                          <a:prstGeom prst="rect">
                            <a:avLst/>
                          </a:prstGeom>
                        </pic:spPr>
                      </pic:pic>
                    </a:graphicData>
                  </a:graphic>
                </wp:inline>
              </w:drawing>
            </w:r>
          </w:p>
        </w:tc>
      </w:tr>
      <w:tr w:rsidR="00C601C8" w:rsidRPr="00D2766E" w14:paraId="59755E8F" w14:textId="77777777" w:rsidTr="00E72EF5">
        <w:trPr>
          <w:cantSplit/>
        </w:trPr>
        <w:tc>
          <w:tcPr>
            <w:tcW w:w="9854" w:type="dxa"/>
            <w:vAlign w:val="center"/>
          </w:tcPr>
          <w:p w14:paraId="0E291773" w14:textId="67F3BDD1" w:rsidR="00C601C8" w:rsidRPr="0017641E" w:rsidRDefault="00C601C8" w:rsidP="00E72EF5">
            <w:pPr>
              <w:pStyle w:val="Caption"/>
              <w:keepNext/>
              <w:keepLines/>
              <w:spacing w:before="100" w:beforeAutospacing="1" w:after="100" w:afterAutospacing="1"/>
              <w:jc w:val="center"/>
              <w:rPr>
                <w:sz w:val="16"/>
                <w:szCs w:val="16"/>
                <w:lang w:val="en-US"/>
              </w:rPr>
            </w:pPr>
            <w:bookmarkStart w:id="160" w:name="_Ref147827117"/>
            <w:bookmarkStart w:id="161" w:name="_Toc148382805"/>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225F01">
              <w:rPr>
                <w:noProof/>
                <w:sz w:val="16"/>
                <w:szCs w:val="16"/>
                <w:lang w:val="en-US"/>
              </w:rPr>
              <w:t>6</w:t>
            </w:r>
            <w:r w:rsidRPr="00F33A61">
              <w:rPr>
                <w:sz w:val="16"/>
                <w:szCs w:val="16"/>
                <w:lang w:val="en-US"/>
              </w:rPr>
              <w:fldChar w:fldCharType="end"/>
            </w:r>
            <w:bookmarkEnd w:id="160"/>
            <w:r w:rsidRPr="00F33A61">
              <w:rPr>
                <w:sz w:val="16"/>
                <w:szCs w:val="16"/>
                <w:lang w:val="en-US"/>
              </w:rPr>
              <w:t xml:space="preserve">: </w:t>
            </w:r>
            <w:r>
              <w:rPr>
                <w:sz w:val="16"/>
                <w:szCs w:val="16"/>
                <w:lang w:val="en-US"/>
              </w:rPr>
              <w:t>Starting network (2011)</w:t>
            </w:r>
            <w:bookmarkEnd w:id="161"/>
          </w:p>
        </w:tc>
      </w:tr>
    </w:tbl>
    <w:p w14:paraId="0E8C0CCE" w14:textId="77777777" w:rsidR="00C601C8" w:rsidRDefault="00C601C8">
      <w:pPr>
        <w:tabs>
          <w:tab w:val="clear" w:pos="709"/>
          <w:tab w:val="clear" w:pos="1134"/>
          <w:tab w:val="clear" w:pos="4253"/>
          <w:tab w:val="clear" w:pos="4536"/>
        </w:tabs>
        <w:spacing w:after="0" w:line="240" w:lineRule="auto"/>
        <w:jc w:val="left"/>
        <w:rPr>
          <w:lang w:val="en-US" w:eastAsia="de-DE"/>
        </w:rPr>
      </w:pPr>
    </w:p>
    <w:p w14:paraId="420A4670" w14:textId="22D65537" w:rsidR="00963922" w:rsidRDefault="00963922">
      <w:pPr>
        <w:tabs>
          <w:tab w:val="clear" w:pos="709"/>
          <w:tab w:val="clear" w:pos="1134"/>
          <w:tab w:val="clear" w:pos="4253"/>
          <w:tab w:val="clear" w:pos="4536"/>
        </w:tabs>
        <w:spacing w:after="0" w:line="240" w:lineRule="auto"/>
        <w:jc w:val="left"/>
        <w:rPr>
          <w:lang w:val="en-US" w:eastAsia="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E01D9F" w14:paraId="189A6C9D" w14:textId="77777777" w:rsidTr="00E72EF5">
        <w:trPr>
          <w:cantSplit/>
        </w:trPr>
        <w:tc>
          <w:tcPr>
            <w:tcW w:w="4927" w:type="dxa"/>
            <w:vAlign w:val="center"/>
          </w:tcPr>
          <w:p w14:paraId="7F33FCC7" w14:textId="77777777" w:rsidR="00E01D9F" w:rsidRDefault="00E01D9F" w:rsidP="00E72EF5">
            <w:pPr>
              <w:keepNext/>
              <w:keepLines/>
              <w:spacing w:before="100" w:beforeAutospacing="1" w:after="100" w:afterAutospacing="1"/>
              <w:jc w:val="center"/>
              <w:rPr>
                <w:lang w:val="en-US"/>
              </w:rPr>
            </w:pPr>
            <w:r>
              <w:rPr>
                <w:noProof/>
                <w:lang w:val="en-US"/>
              </w:rPr>
              <w:drawing>
                <wp:inline distT="0" distB="0" distL="0" distR="0" wp14:anchorId="56768FA3" wp14:editId="19D264F1">
                  <wp:extent cx="1933583" cy="251999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33583" cy="2519998"/>
                          </a:xfrm>
                          <a:prstGeom prst="rect">
                            <a:avLst/>
                          </a:prstGeom>
                        </pic:spPr>
                      </pic:pic>
                    </a:graphicData>
                  </a:graphic>
                </wp:inline>
              </w:drawing>
            </w:r>
          </w:p>
        </w:tc>
        <w:tc>
          <w:tcPr>
            <w:tcW w:w="4927" w:type="dxa"/>
            <w:vAlign w:val="center"/>
          </w:tcPr>
          <w:p w14:paraId="08755715" w14:textId="77777777" w:rsidR="00E01D9F" w:rsidRDefault="00E01D9F" w:rsidP="00E72EF5">
            <w:pPr>
              <w:keepNext/>
              <w:keepLines/>
              <w:spacing w:before="100" w:beforeAutospacing="1" w:after="100" w:afterAutospacing="1"/>
              <w:jc w:val="center"/>
              <w:rPr>
                <w:lang w:val="en-US"/>
              </w:rPr>
            </w:pPr>
            <w:r>
              <w:rPr>
                <w:noProof/>
                <w:lang w:val="en-US"/>
              </w:rPr>
              <w:drawing>
                <wp:inline distT="0" distB="0" distL="0" distR="0" wp14:anchorId="1FA9D046" wp14:editId="50A7C241">
                  <wp:extent cx="1921698" cy="2516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21698" cy="2516540"/>
                          </a:xfrm>
                          <a:prstGeom prst="rect">
                            <a:avLst/>
                          </a:prstGeom>
                        </pic:spPr>
                      </pic:pic>
                    </a:graphicData>
                  </a:graphic>
                </wp:inline>
              </w:drawing>
            </w:r>
          </w:p>
        </w:tc>
      </w:tr>
      <w:tr w:rsidR="00E01D9F" w14:paraId="285843ED" w14:textId="77777777" w:rsidTr="00E72EF5">
        <w:trPr>
          <w:cantSplit/>
        </w:trPr>
        <w:tc>
          <w:tcPr>
            <w:tcW w:w="4927" w:type="dxa"/>
            <w:vAlign w:val="center"/>
          </w:tcPr>
          <w:p w14:paraId="77458E69" w14:textId="77777777" w:rsidR="00E01D9F" w:rsidRDefault="00E01D9F" w:rsidP="00E72EF5">
            <w:pPr>
              <w:keepNext/>
              <w:keepLines/>
              <w:spacing w:before="100" w:beforeAutospacing="1" w:after="100" w:afterAutospacing="1"/>
              <w:jc w:val="center"/>
              <w:rPr>
                <w:lang w:val="en-US"/>
              </w:rPr>
            </w:pPr>
            <w:r>
              <w:rPr>
                <w:lang w:val="en-US"/>
              </w:rPr>
              <w:t>(simulated)</w:t>
            </w:r>
          </w:p>
        </w:tc>
        <w:tc>
          <w:tcPr>
            <w:tcW w:w="4927" w:type="dxa"/>
            <w:vAlign w:val="center"/>
          </w:tcPr>
          <w:p w14:paraId="42754802" w14:textId="77777777" w:rsidR="00E01D9F" w:rsidRDefault="00E01D9F" w:rsidP="00E72EF5">
            <w:pPr>
              <w:keepNext/>
              <w:keepLines/>
              <w:spacing w:before="100" w:beforeAutospacing="1" w:after="100" w:afterAutospacing="1"/>
              <w:jc w:val="center"/>
              <w:rPr>
                <w:lang w:val="en-US"/>
              </w:rPr>
            </w:pPr>
            <w:r>
              <w:rPr>
                <w:lang w:val="en-US"/>
              </w:rPr>
              <w:t>(real)</w:t>
            </w:r>
          </w:p>
        </w:tc>
      </w:tr>
      <w:tr w:rsidR="00E01D9F" w:rsidRPr="00070A50" w14:paraId="7D4B8D3E" w14:textId="77777777" w:rsidTr="00E72EF5">
        <w:trPr>
          <w:cantSplit/>
        </w:trPr>
        <w:tc>
          <w:tcPr>
            <w:tcW w:w="9854" w:type="dxa"/>
            <w:gridSpan w:val="2"/>
            <w:vAlign w:val="center"/>
          </w:tcPr>
          <w:p w14:paraId="5D32B4B6" w14:textId="28A6F380" w:rsidR="00E01D9F" w:rsidRPr="0017641E" w:rsidRDefault="00E01D9F" w:rsidP="00E72EF5">
            <w:pPr>
              <w:pStyle w:val="Caption"/>
              <w:keepNext/>
              <w:keepLines/>
              <w:spacing w:before="100" w:beforeAutospacing="1" w:after="100" w:afterAutospacing="1"/>
              <w:jc w:val="center"/>
              <w:rPr>
                <w:sz w:val="16"/>
                <w:szCs w:val="16"/>
                <w:lang w:val="en-US"/>
              </w:rPr>
            </w:pPr>
            <w:bookmarkStart w:id="162" w:name="_Ref147827169"/>
            <w:bookmarkStart w:id="163" w:name="_Toc148382806"/>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225F01">
              <w:rPr>
                <w:noProof/>
                <w:sz w:val="16"/>
                <w:szCs w:val="16"/>
                <w:lang w:val="en-US"/>
              </w:rPr>
              <w:t>7</w:t>
            </w:r>
            <w:r w:rsidRPr="00F33A61">
              <w:rPr>
                <w:sz w:val="16"/>
                <w:szCs w:val="16"/>
                <w:lang w:val="en-US"/>
              </w:rPr>
              <w:fldChar w:fldCharType="end"/>
            </w:r>
            <w:bookmarkEnd w:id="162"/>
            <w:r w:rsidRPr="00F33A61">
              <w:rPr>
                <w:sz w:val="16"/>
                <w:szCs w:val="16"/>
                <w:lang w:val="en-US"/>
              </w:rPr>
              <w:t xml:space="preserve">: </w:t>
            </w:r>
            <w:r>
              <w:rPr>
                <w:sz w:val="16"/>
                <w:szCs w:val="16"/>
                <w:lang w:val="en-US"/>
              </w:rPr>
              <w:t>Simulated and real network in 2012</w:t>
            </w:r>
            <w:bookmarkEnd w:id="163"/>
          </w:p>
        </w:tc>
      </w:tr>
    </w:tbl>
    <w:p w14:paraId="138FDD66" w14:textId="77777777" w:rsidR="00E01D9F" w:rsidRDefault="00E01D9F">
      <w:pPr>
        <w:tabs>
          <w:tab w:val="clear" w:pos="709"/>
          <w:tab w:val="clear" w:pos="1134"/>
          <w:tab w:val="clear" w:pos="4253"/>
          <w:tab w:val="clear" w:pos="4536"/>
        </w:tabs>
        <w:spacing w:after="0" w:line="240" w:lineRule="auto"/>
        <w:jc w:val="left"/>
        <w:rPr>
          <w:lang w:val="en-US" w:eastAsia="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C54226" w14:paraId="15B69D27" w14:textId="77777777" w:rsidTr="00E72EF5">
        <w:trPr>
          <w:cantSplit/>
          <w:trHeight w:val="4520"/>
        </w:trPr>
        <w:tc>
          <w:tcPr>
            <w:tcW w:w="9854" w:type="dxa"/>
            <w:vAlign w:val="center"/>
          </w:tcPr>
          <w:p w14:paraId="1B07CFAB" w14:textId="77777777" w:rsidR="00C54226" w:rsidRDefault="00C54226" w:rsidP="00E72EF5">
            <w:pPr>
              <w:keepNext/>
              <w:keepLines/>
              <w:spacing w:before="100" w:beforeAutospacing="1" w:after="100" w:afterAutospacing="1"/>
              <w:jc w:val="center"/>
              <w:rPr>
                <w:lang w:val="en-US" w:eastAsia="de-DE"/>
              </w:rPr>
            </w:pPr>
            <w:r w:rsidRPr="00D2766E">
              <w:rPr>
                <w:noProof/>
                <w:lang w:val="en-US" w:eastAsia="de-DE"/>
              </w:rPr>
              <w:lastRenderedPageBreak/>
              <w:drawing>
                <wp:inline distT="0" distB="0" distL="0" distR="0" wp14:anchorId="58BAB19F" wp14:editId="7236DCCC">
                  <wp:extent cx="3470926" cy="270423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5">
                            <a:extLst>
                              <a:ext uri="{28A0092B-C50C-407E-A947-70E740481C1C}">
                                <a14:useLocalDpi xmlns:a14="http://schemas.microsoft.com/office/drawing/2010/main" val="0"/>
                              </a:ext>
                            </a:extLst>
                          </a:blip>
                          <a:stretch>
                            <a:fillRect/>
                          </a:stretch>
                        </pic:blipFill>
                        <pic:spPr>
                          <a:xfrm>
                            <a:off x="0" y="0"/>
                            <a:ext cx="3470926" cy="2704231"/>
                          </a:xfrm>
                          <a:prstGeom prst="rect">
                            <a:avLst/>
                          </a:prstGeom>
                        </pic:spPr>
                      </pic:pic>
                    </a:graphicData>
                  </a:graphic>
                </wp:inline>
              </w:drawing>
            </w:r>
          </w:p>
        </w:tc>
      </w:tr>
      <w:tr w:rsidR="00C54226" w:rsidRPr="00070A50" w14:paraId="3574B118" w14:textId="77777777" w:rsidTr="00E72EF5">
        <w:trPr>
          <w:cantSplit/>
        </w:trPr>
        <w:tc>
          <w:tcPr>
            <w:tcW w:w="9854" w:type="dxa"/>
            <w:vAlign w:val="center"/>
          </w:tcPr>
          <w:p w14:paraId="19B7A654" w14:textId="1F35C111" w:rsidR="00C54226" w:rsidRPr="008870E5" w:rsidRDefault="00C54226" w:rsidP="00E72EF5">
            <w:pPr>
              <w:pStyle w:val="Caption"/>
              <w:keepNext/>
              <w:keepLines/>
              <w:spacing w:before="100" w:beforeAutospacing="1" w:after="100" w:afterAutospacing="1"/>
              <w:jc w:val="center"/>
              <w:rPr>
                <w:sz w:val="16"/>
                <w:szCs w:val="16"/>
                <w:lang w:val="en-US"/>
              </w:rPr>
            </w:pPr>
            <w:bookmarkStart w:id="164" w:name="_Ref147827187"/>
            <w:bookmarkStart w:id="165" w:name="_Toc148382807"/>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225F01">
              <w:rPr>
                <w:noProof/>
                <w:sz w:val="16"/>
                <w:szCs w:val="16"/>
                <w:lang w:val="en-US"/>
              </w:rPr>
              <w:t>8</w:t>
            </w:r>
            <w:r w:rsidRPr="00F33A61">
              <w:rPr>
                <w:sz w:val="16"/>
                <w:szCs w:val="16"/>
                <w:lang w:val="en-US"/>
              </w:rPr>
              <w:fldChar w:fldCharType="end"/>
            </w:r>
            <w:bookmarkEnd w:id="164"/>
            <w:r w:rsidRPr="00F33A61">
              <w:rPr>
                <w:sz w:val="16"/>
                <w:szCs w:val="16"/>
                <w:lang w:val="en-US"/>
              </w:rPr>
              <w:t xml:space="preserve">: </w:t>
            </w:r>
            <w:r>
              <w:rPr>
                <w:sz w:val="16"/>
                <w:szCs w:val="16"/>
                <w:lang w:val="en-US"/>
              </w:rPr>
              <w:t>Change of the fitness over the generations with the value of the real network fitness</w:t>
            </w:r>
            <w:r w:rsidR="008C0DD6">
              <w:rPr>
                <w:sz w:val="16"/>
                <w:szCs w:val="16"/>
                <w:lang w:val="en-US"/>
              </w:rPr>
              <w:t xml:space="preserve"> (2012)</w:t>
            </w:r>
            <w:r>
              <w:rPr>
                <w:sz w:val="16"/>
                <w:szCs w:val="16"/>
                <w:lang w:val="en-US"/>
              </w:rPr>
              <w:t xml:space="preserve"> as reference</w:t>
            </w:r>
            <w:bookmarkEnd w:id="165"/>
          </w:p>
        </w:tc>
      </w:tr>
    </w:tbl>
    <w:p w14:paraId="7537B4A7" w14:textId="08BC7CBE" w:rsidR="00546F0B" w:rsidRDefault="00546F0B">
      <w:pPr>
        <w:tabs>
          <w:tab w:val="clear" w:pos="709"/>
          <w:tab w:val="clear" w:pos="1134"/>
          <w:tab w:val="clear" w:pos="4253"/>
          <w:tab w:val="clear" w:pos="4536"/>
        </w:tabs>
        <w:spacing w:after="0" w:line="240" w:lineRule="auto"/>
        <w:jc w:val="left"/>
        <w:rPr>
          <w:lang w:val="en-US" w:eastAsia="de-DE"/>
        </w:rPr>
      </w:pPr>
      <w:r>
        <w:rPr>
          <w:lang w:val="en-US" w:eastAsia="de-DE"/>
        </w:rPr>
        <w:br w:type="page"/>
      </w:r>
    </w:p>
    <w:p w14:paraId="4CC94DDD" w14:textId="7676B59E" w:rsidR="005B5030" w:rsidRPr="00B61C9D" w:rsidRDefault="005B5030" w:rsidP="005B5030">
      <w:pPr>
        <w:pStyle w:val="Heading1"/>
        <w:rPr>
          <w:lang w:val="en-US"/>
        </w:rPr>
      </w:pPr>
      <w:bookmarkStart w:id="166" w:name="_Ref147698186"/>
      <w:bookmarkStart w:id="167" w:name="_Toc148382794"/>
      <w:r w:rsidRPr="00B61C9D">
        <w:rPr>
          <w:lang w:val="en-US"/>
        </w:rPr>
        <w:lastRenderedPageBreak/>
        <w:t>Conclusion</w:t>
      </w:r>
      <w:ins w:id="168" w:author="Floriana Graziano" w:date="2023-10-16T22:24:00Z">
        <w:r w:rsidR="00AA4C85">
          <w:rPr>
            <w:lang w:val="en-US"/>
          </w:rPr>
          <w:t>s</w:t>
        </w:r>
      </w:ins>
      <w:r w:rsidRPr="00B61C9D">
        <w:rPr>
          <w:lang w:val="en-US"/>
        </w:rPr>
        <w:t xml:space="preserve"> and </w:t>
      </w:r>
      <w:del w:id="169" w:author="Floriana Graziano" w:date="2023-10-16T22:24:00Z">
        <w:r w:rsidRPr="00B61C9D" w:rsidDel="00AA4C85">
          <w:rPr>
            <w:lang w:val="en-US"/>
          </w:rPr>
          <w:delText>Further Implementations</w:delText>
        </w:r>
      </w:del>
      <w:bookmarkEnd w:id="166"/>
      <w:bookmarkEnd w:id="167"/>
      <w:ins w:id="170" w:author="Floriana Graziano" w:date="2023-10-16T22:24:00Z">
        <w:r w:rsidR="00AA4C85">
          <w:rPr>
            <w:lang w:val="en-US"/>
          </w:rPr>
          <w:t>Outlook</w:t>
        </w:r>
      </w:ins>
    </w:p>
    <w:p w14:paraId="5AD043CF" w14:textId="12B89BE2" w:rsidR="007E3BD7" w:rsidRDefault="00225F01" w:rsidP="007E3BD7">
      <w:pPr>
        <w:rPr>
          <w:lang w:val="en-US"/>
        </w:rPr>
      </w:pPr>
      <w:r w:rsidRPr="00225F01">
        <w:rPr>
          <w:lang w:val="en-US"/>
        </w:rPr>
        <w:t>This study examines the challenges associated with the development of the German electric vehicle charging network using graph theory as a foundational analytical tool. Our objective was to develop an algorithmic approach to optimize the placement of new charging points, enhancing the connectivity and topological features of the resulting graph.</w:t>
      </w:r>
    </w:p>
    <w:p w14:paraId="68E9689B" w14:textId="77777777" w:rsidR="00225F01" w:rsidRPr="00225F01" w:rsidRDefault="00225F01" w:rsidP="00225F01">
      <w:pPr>
        <w:rPr>
          <w:lang w:val="en-US"/>
        </w:rPr>
      </w:pPr>
      <w:r w:rsidRPr="00225F01">
        <w:rPr>
          <w:lang w:val="en-US"/>
        </w:rPr>
        <w:t>The proposed algorithm was rigorously tested on both continuous and discontinuous graph representations. In each instance, the algorithm demonstrated proficiency in bridging the connectivity gaps between major cities such as Berlin and Munich. Furthermore, the resulting graphs exhibited superior topological characteristics when compared to their real-world counterparts, affirming the efficacy of our fitness function in capturing salient graph parameters.</w:t>
      </w:r>
    </w:p>
    <w:p w14:paraId="4F40D7E3" w14:textId="6619FAA9" w:rsidR="00225F01" w:rsidRDefault="00225F01" w:rsidP="00225F01">
      <w:pPr>
        <w:rPr>
          <w:lang w:val="en-US"/>
        </w:rPr>
      </w:pPr>
      <w:r w:rsidRPr="00225F01">
        <w:rPr>
          <w:lang w:val="en-US"/>
        </w:rPr>
        <w:t>To ensure applicability in real-world scenarios, the algorithm incorporates the generation of an initial population and a discrete genetic mechanism. This mechanism facilitates the repositioning of points on roads frequently used for vehicular transit, making the algorithm particularly pertinent during the implementation phase of charging infrastructure development.</w:t>
      </w:r>
    </w:p>
    <w:p w14:paraId="0DB20FF2" w14:textId="0AE93095" w:rsidR="00225F01" w:rsidRDefault="00225F01" w:rsidP="00225F01">
      <w:pPr>
        <w:rPr>
          <w:lang w:val="en-US"/>
        </w:rPr>
      </w:pPr>
      <w:r w:rsidRPr="00225F01">
        <w:rPr>
          <w:lang w:val="en-US"/>
        </w:rPr>
        <w:t>Despite the promising outcomes, the model presents avenues for enhancement. Future iterations of the fitness function could benefit from the incorporation of additional parameters such as:</w:t>
      </w:r>
    </w:p>
    <w:p w14:paraId="51DAB010" w14:textId="77777777" w:rsidR="00225F01" w:rsidRPr="00225F01" w:rsidRDefault="00225F01" w:rsidP="00225F01">
      <w:pPr>
        <w:pStyle w:val="ListParagraph"/>
        <w:numPr>
          <w:ilvl w:val="0"/>
          <w:numId w:val="28"/>
        </w:numPr>
        <w:rPr>
          <w:lang w:val="en-US"/>
        </w:rPr>
      </w:pPr>
      <w:r w:rsidRPr="00225F01">
        <w:rPr>
          <w:lang w:val="en-US"/>
        </w:rPr>
        <w:t>Population density, which reflects potential user demand.</w:t>
      </w:r>
    </w:p>
    <w:p w14:paraId="4DA1368B" w14:textId="77777777" w:rsidR="00225F01" w:rsidRPr="00225F01" w:rsidRDefault="00225F01" w:rsidP="00225F01">
      <w:pPr>
        <w:pStyle w:val="ListParagraph"/>
        <w:numPr>
          <w:ilvl w:val="0"/>
          <w:numId w:val="28"/>
        </w:numPr>
        <w:rPr>
          <w:lang w:val="en-US"/>
        </w:rPr>
      </w:pPr>
      <w:r w:rsidRPr="00225F01">
        <w:rPr>
          <w:lang w:val="en-US"/>
        </w:rPr>
        <w:t>Cost per kW, to provide a cost-effectiveness analysis.</w:t>
      </w:r>
    </w:p>
    <w:p w14:paraId="3CB65F71" w14:textId="77777777" w:rsidR="00225F01" w:rsidRPr="00225F01" w:rsidRDefault="00225F01" w:rsidP="00225F01">
      <w:pPr>
        <w:pStyle w:val="ListParagraph"/>
        <w:numPr>
          <w:ilvl w:val="0"/>
          <w:numId w:val="28"/>
        </w:numPr>
        <w:rPr>
          <w:lang w:val="en-US"/>
        </w:rPr>
      </w:pPr>
      <w:r w:rsidRPr="00225F01">
        <w:rPr>
          <w:lang w:val="en-US"/>
        </w:rPr>
        <w:t>Demand metrics, offering insights into charging point utilization.</w:t>
      </w:r>
    </w:p>
    <w:p w14:paraId="3B784FF0" w14:textId="77777777" w:rsidR="00225F01" w:rsidRPr="00225F01" w:rsidRDefault="00225F01" w:rsidP="00225F01">
      <w:pPr>
        <w:pStyle w:val="ListParagraph"/>
        <w:numPr>
          <w:ilvl w:val="0"/>
          <w:numId w:val="28"/>
        </w:numPr>
        <w:rPr>
          <w:lang w:val="en-US"/>
        </w:rPr>
      </w:pPr>
      <w:r w:rsidRPr="00225F01">
        <w:rPr>
          <w:lang w:val="en-US"/>
        </w:rPr>
        <w:t>Implementation difficulty, offering a realistic feasibility measure.</w:t>
      </w:r>
    </w:p>
    <w:p w14:paraId="2EF98CF6" w14:textId="119F7485" w:rsidR="00225F01" w:rsidRPr="00225F01" w:rsidRDefault="00225F01" w:rsidP="00225F01">
      <w:pPr>
        <w:pStyle w:val="ListParagraph"/>
        <w:numPr>
          <w:ilvl w:val="0"/>
          <w:numId w:val="28"/>
        </w:numPr>
        <w:rPr>
          <w:lang w:val="en-US"/>
        </w:rPr>
      </w:pPr>
      <w:r w:rsidRPr="00225F01">
        <w:rPr>
          <w:lang w:val="en-US"/>
        </w:rPr>
        <w:t>A differentiated weighting scheme favoring fast transit routes over slower proximate roads, ensuring optimal positioning for high-speed routes.</w:t>
      </w:r>
    </w:p>
    <w:p w14:paraId="772AC93B" w14:textId="2187F45C" w:rsidR="00546F0B" w:rsidRDefault="00546F0B">
      <w:pPr>
        <w:tabs>
          <w:tab w:val="clear" w:pos="709"/>
          <w:tab w:val="clear" w:pos="1134"/>
          <w:tab w:val="clear" w:pos="4253"/>
          <w:tab w:val="clear" w:pos="4536"/>
        </w:tabs>
        <w:spacing w:after="0" w:line="240" w:lineRule="auto"/>
        <w:jc w:val="left"/>
        <w:rPr>
          <w:lang w:val="en-US"/>
        </w:rPr>
      </w:pPr>
      <w:r>
        <w:rPr>
          <w:lang w:val="en-US"/>
        </w:rPr>
        <w:br w:type="page"/>
      </w:r>
    </w:p>
    <w:p w14:paraId="1ADAD85A" w14:textId="4AA33C47" w:rsidR="0017641E" w:rsidRPr="00B61C9D" w:rsidRDefault="0017641E" w:rsidP="0017641E">
      <w:pPr>
        <w:pStyle w:val="Heading1"/>
        <w:ind w:left="431" w:hanging="431"/>
        <w:rPr>
          <w:lang w:val="en-US"/>
        </w:rPr>
      </w:pPr>
      <w:bookmarkStart w:id="171" w:name="_Ref147698193"/>
      <w:bookmarkStart w:id="172" w:name="_Toc148382795"/>
      <w:r>
        <w:rPr>
          <w:lang w:val="en-US"/>
        </w:rPr>
        <w:lastRenderedPageBreak/>
        <w:t>Appendix</w:t>
      </w:r>
      <w:bookmarkEnd w:id="171"/>
      <w:bookmarkEnd w:id="172"/>
    </w:p>
    <w:p w14:paraId="5E08B6F7" w14:textId="20F54CDB" w:rsidR="00C75947" w:rsidRDefault="0017641E" w:rsidP="0017641E">
      <w:pPr>
        <w:pStyle w:val="Heading2"/>
        <w:rPr>
          <w:lang w:val="en-US"/>
        </w:rPr>
      </w:pPr>
      <w:bookmarkStart w:id="173" w:name="_Ref147733556"/>
      <w:bookmarkStart w:id="174" w:name="_Toc148382796"/>
      <w:r>
        <w:rPr>
          <w:lang w:val="en-US"/>
        </w:rPr>
        <w:t>Network evolution of Germany</w:t>
      </w:r>
      <w:bookmarkEnd w:id="173"/>
      <w:bookmarkEnd w:id="1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4"/>
        <w:gridCol w:w="4814"/>
      </w:tblGrid>
      <w:tr w:rsidR="0017641E" w:rsidRPr="00B61C9D" w14:paraId="284BD865" w14:textId="77777777" w:rsidTr="0017641E">
        <w:tc>
          <w:tcPr>
            <w:tcW w:w="4814" w:type="dxa"/>
            <w:vAlign w:val="center"/>
          </w:tcPr>
          <w:p w14:paraId="63BA4BC9"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05E04D24" wp14:editId="08FC027F">
                  <wp:extent cx="1885664" cy="252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85664" cy="2520000"/>
                          </a:xfrm>
                          <a:prstGeom prst="rect">
                            <a:avLst/>
                          </a:prstGeom>
                          <a:noFill/>
                          <a:ln>
                            <a:noFill/>
                          </a:ln>
                        </pic:spPr>
                      </pic:pic>
                    </a:graphicData>
                  </a:graphic>
                </wp:inline>
              </w:drawing>
            </w:r>
          </w:p>
        </w:tc>
        <w:tc>
          <w:tcPr>
            <w:tcW w:w="4814" w:type="dxa"/>
            <w:vAlign w:val="center"/>
          </w:tcPr>
          <w:p w14:paraId="7CFA459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46F88041" wp14:editId="465D0758">
                  <wp:extent cx="1916775" cy="2520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16775" cy="2520000"/>
                          </a:xfrm>
                          <a:prstGeom prst="rect">
                            <a:avLst/>
                          </a:prstGeom>
                          <a:noFill/>
                          <a:ln>
                            <a:noFill/>
                          </a:ln>
                        </pic:spPr>
                      </pic:pic>
                    </a:graphicData>
                  </a:graphic>
                </wp:inline>
              </w:drawing>
            </w:r>
          </w:p>
        </w:tc>
      </w:tr>
      <w:tr w:rsidR="0017641E" w:rsidRPr="00B61C9D" w14:paraId="70B824A3" w14:textId="77777777" w:rsidTr="0017641E">
        <w:tc>
          <w:tcPr>
            <w:tcW w:w="4814" w:type="dxa"/>
            <w:vAlign w:val="center"/>
          </w:tcPr>
          <w:p w14:paraId="00B952F7"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2009</w:t>
            </w:r>
            <w:r w:rsidRPr="00B61C9D">
              <w:rPr>
                <w:lang w:val="en-US" w:eastAsia="de-DE"/>
              </w:rPr>
              <w:t>)</w:t>
            </w:r>
          </w:p>
        </w:tc>
        <w:tc>
          <w:tcPr>
            <w:tcW w:w="4814" w:type="dxa"/>
            <w:vAlign w:val="center"/>
          </w:tcPr>
          <w:p w14:paraId="60B09104"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2010</w:t>
            </w:r>
            <w:r w:rsidRPr="00B61C9D">
              <w:rPr>
                <w:lang w:val="en-US" w:eastAsia="de-DE"/>
              </w:rPr>
              <w:t>)</w:t>
            </w:r>
          </w:p>
        </w:tc>
      </w:tr>
      <w:tr w:rsidR="0017641E" w:rsidRPr="00B61C9D" w14:paraId="2C33C9F8" w14:textId="77777777" w:rsidTr="0017641E">
        <w:tc>
          <w:tcPr>
            <w:tcW w:w="4814" w:type="dxa"/>
            <w:vAlign w:val="center"/>
          </w:tcPr>
          <w:p w14:paraId="636272E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79EF8A9D" wp14:editId="75A5AC75">
                  <wp:extent cx="1923785" cy="2520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3785" cy="2520000"/>
                          </a:xfrm>
                          <a:prstGeom prst="rect">
                            <a:avLst/>
                          </a:prstGeom>
                          <a:noFill/>
                          <a:ln>
                            <a:noFill/>
                          </a:ln>
                        </pic:spPr>
                      </pic:pic>
                    </a:graphicData>
                  </a:graphic>
                </wp:inline>
              </w:drawing>
            </w:r>
          </w:p>
        </w:tc>
        <w:tc>
          <w:tcPr>
            <w:tcW w:w="4814" w:type="dxa"/>
            <w:vAlign w:val="center"/>
          </w:tcPr>
          <w:p w14:paraId="52DE10B5"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6FD5F56B" wp14:editId="7E34FFE1">
                  <wp:extent cx="1927305" cy="25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27305" cy="2520000"/>
                          </a:xfrm>
                          <a:prstGeom prst="rect">
                            <a:avLst/>
                          </a:prstGeom>
                          <a:noFill/>
                          <a:ln>
                            <a:noFill/>
                          </a:ln>
                        </pic:spPr>
                      </pic:pic>
                    </a:graphicData>
                  </a:graphic>
                </wp:inline>
              </w:drawing>
            </w:r>
          </w:p>
        </w:tc>
      </w:tr>
      <w:tr w:rsidR="0017641E" w:rsidRPr="00B61C9D" w14:paraId="01747C96" w14:textId="77777777" w:rsidTr="0017641E">
        <w:tc>
          <w:tcPr>
            <w:tcW w:w="4814" w:type="dxa"/>
            <w:vAlign w:val="center"/>
          </w:tcPr>
          <w:p w14:paraId="59D7FD3E"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2011</w:t>
            </w:r>
            <w:r w:rsidRPr="00B61C9D">
              <w:rPr>
                <w:lang w:val="en-US" w:eastAsia="de-DE"/>
              </w:rPr>
              <w:t>)</w:t>
            </w:r>
          </w:p>
        </w:tc>
        <w:tc>
          <w:tcPr>
            <w:tcW w:w="4814" w:type="dxa"/>
            <w:vAlign w:val="center"/>
          </w:tcPr>
          <w:p w14:paraId="4E1B1EAC"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2012</w:t>
            </w:r>
            <w:r w:rsidRPr="00B61C9D">
              <w:rPr>
                <w:lang w:val="en-US" w:eastAsia="de-DE"/>
              </w:rPr>
              <w:t>)</w:t>
            </w:r>
          </w:p>
        </w:tc>
      </w:tr>
      <w:tr w:rsidR="0017641E" w:rsidRPr="00B61C9D" w14:paraId="540D0479" w14:textId="77777777" w:rsidTr="0017641E">
        <w:tc>
          <w:tcPr>
            <w:tcW w:w="4814" w:type="dxa"/>
            <w:vAlign w:val="center"/>
          </w:tcPr>
          <w:p w14:paraId="6CDC40A2"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52495E3D" wp14:editId="63B11B9B">
                  <wp:extent cx="1909834"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9834" cy="2520000"/>
                          </a:xfrm>
                          <a:prstGeom prst="rect">
                            <a:avLst/>
                          </a:prstGeom>
                          <a:noFill/>
                          <a:ln>
                            <a:noFill/>
                          </a:ln>
                        </pic:spPr>
                      </pic:pic>
                    </a:graphicData>
                  </a:graphic>
                </wp:inline>
              </w:drawing>
            </w:r>
          </w:p>
        </w:tc>
        <w:tc>
          <w:tcPr>
            <w:tcW w:w="4814" w:type="dxa"/>
            <w:vAlign w:val="center"/>
          </w:tcPr>
          <w:p w14:paraId="58A8854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1C7CF429" wp14:editId="00AF7D20">
                  <wp:extent cx="1834251"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r>
      <w:tr w:rsidR="0017641E" w:rsidRPr="00B61C9D" w14:paraId="692191B3" w14:textId="77777777" w:rsidTr="0017641E">
        <w:tc>
          <w:tcPr>
            <w:tcW w:w="4814" w:type="dxa"/>
            <w:vAlign w:val="center"/>
          </w:tcPr>
          <w:p w14:paraId="12718B73"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lastRenderedPageBreak/>
              <w:t>(</w:t>
            </w:r>
            <w:r>
              <w:rPr>
                <w:lang w:val="en-US" w:eastAsia="de-DE"/>
              </w:rPr>
              <w:t>2013</w:t>
            </w:r>
            <w:r w:rsidRPr="00B61C9D">
              <w:rPr>
                <w:lang w:val="en-US" w:eastAsia="de-DE"/>
              </w:rPr>
              <w:t>)</w:t>
            </w:r>
          </w:p>
        </w:tc>
        <w:tc>
          <w:tcPr>
            <w:tcW w:w="4814" w:type="dxa"/>
            <w:vAlign w:val="center"/>
          </w:tcPr>
          <w:p w14:paraId="28FF6710"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2014</w:t>
            </w:r>
            <w:r w:rsidRPr="00B61C9D">
              <w:rPr>
                <w:lang w:val="en-US" w:eastAsia="de-DE"/>
              </w:rPr>
              <w:t>)</w:t>
            </w:r>
          </w:p>
        </w:tc>
      </w:tr>
      <w:tr w:rsidR="0017641E" w:rsidRPr="00B61C9D" w14:paraId="6288B557" w14:textId="77777777" w:rsidTr="0017641E">
        <w:tc>
          <w:tcPr>
            <w:tcW w:w="4814" w:type="dxa"/>
            <w:vAlign w:val="center"/>
          </w:tcPr>
          <w:p w14:paraId="47DF6568"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675FD8E3" wp14:editId="6310795F">
                  <wp:extent cx="1834251"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c>
          <w:tcPr>
            <w:tcW w:w="4814" w:type="dxa"/>
            <w:vAlign w:val="center"/>
          </w:tcPr>
          <w:p w14:paraId="60421767"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0A0D0EF3" wp14:editId="32034729">
                  <wp:extent cx="1889281"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89281" cy="2520000"/>
                          </a:xfrm>
                          <a:prstGeom prst="rect">
                            <a:avLst/>
                          </a:prstGeom>
                          <a:noFill/>
                          <a:ln>
                            <a:noFill/>
                          </a:ln>
                        </pic:spPr>
                      </pic:pic>
                    </a:graphicData>
                  </a:graphic>
                </wp:inline>
              </w:drawing>
            </w:r>
          </w:p>
        </w:tc>
      </w:tr>
      <w:tr w:rsidR="0017641E" w:rsidRPr="00B61C9D" w14:paraId="6D896F1E" w14:textId="77777777" w:rsidTr="0017641E">
        <w:tc>
          <w:tcPr>
            <w:tcW w:w="4814" w:type="dxa"/>
            <w:vAlign w:val="center"/>
          </w:tcPr>
          <w:p w14:paraId="31A1AC2A"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2015</w:t>
            </w:r>
            <w:r w:rsidRPr="00B61C9D">
              <w:rPr>
                <w:lang w:val="en-US" w:eastAsia="de-DE"/>
              </w:rPr>
              <w:t>)</w:t>
            </w:r>
          </w:p>
        </w:tc>
        <w:tc>
          <w:tcPr>
            <w:tcW w:w="4814" w:type="dxa"/>
            <w:vAlign w:val="center"/>
          </w:tcPr>
          <w:p w14:paraId="22568DC4" w14:textId="77777777" w:rsidR="0017641E" w:rsidRPr="00B61C9D" w:rsidRDefault="0017641E" w:rsidP="00840623">
            <w:pPr>
              <w:spacing w:before="100" w:beforeAutospacing="1" w:after="100" w:afterAutospacing="1"/>
              <w:jc w:val="center"/>
              <w:rPr>
                <w:lang w:val="en-US" w:eastAsia="de-DE"/>
              </w:rPr>
            </w:pPr>
            <w:r w:rsidRPr="00B61C9D">
              <w:rPr>
                <w:lang w:val="en-US" w:eastAsia="de-DE"/>
              </w:rPr>
              <w:t>(</w:t>
            </w:r>
            <w:r>
              <w:rPr>
                <w:lang w:val="en-US" w:eastAsia="de-DE"/>
              </w:rPr>
              <w:t>2016</w:t>
            </w:r>
            <w:r w:rsidRPr="00B61C9D">
              <w:rPr>
                <w:lang w:val="en-US" w:eastAsia="de-DE"/>
              </w:rPr>
              <w:t>)</w:t>
            </w:r>
          </w:p>
        </w:tc>
      </w:tr>
      <w:tr w:rsidR="0017641E" w:rsidRPr="00B61C9D" w14:paraId="5D68B5C7" w14:textId="77777777" w:rsidTr="0017641E">
        <w:tc>
          <w:tcPr>
            <w:tcW w:w="4814" w:type="dxa"/>
            <w:vAlign w:val="center"/>
          </w:tcPr>
          <w:p w14:paraId="4C78C6B6"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42CDC34A" wp14:editId="6AC9CE17">
                  <wp:extent cx="1889281"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89281" cy="2520000"/>
                          </a:xfrm>
                          <a:prstGeom prst="rect">
                            <a:avLst/>
                          </a:prstGeom>
                          <a:noFill/>
                          <a:ln>
                            <a:noFill/>
                          </a:ln>
                        </pic:spPr>
                      </pic:pic>
                    </a:graphicData>
                  </a:graphic>
                </wp:inline>
              </w:drawing>
            </w:r>
          </w:p>
        </w:tc>
        <w:tc>
          <w:tcPr>
            <w:tcW w:w="4814" w:type="dxa"/>
            <w:vAlign w:val="center"/>
          </w:tcPr>
          <w:p w14:paraId="506C14D9"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5AF42AE3" wp14:editId="641E1AE8">
                  <wp:extent cx="1927305"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7305" cy="2520000"/>
                          </a:xfrm>
                          <a:prstGeom prst="rect">
                            <a:avLst/>
                          </a:prstGeom>
                          <a:noFill/>
                          <a:ln>
                            <a:noFill/>
                          </a:ln>
                        </pic:spPr>
                      </pic:pic>
                    </a:graphicData>
                  </a:graphic>
                </wp:inline>
              </w:drawing>
            </w:r>
          </w:p>
        </w:tc>
      </w:tr>
      <w:tr w:rsidR="0017641E" w:rsidRPr="00B61C9D" w14:paraId="5516ACAA" w14:textId="77777777" w:rsidTr="0017641E">
        <w:tc>
          <w:tcPr>
            <w:tcW w:w="4814" w:type="dxa"/>
            <w:vAlign w:val="center"/>
          </w:tcPr>
          <w:p w14:paraId="1512712E" w14:textId="77777777" w:rsidR="0017641E" w:rsidRPr="00B61C9D" w:rsidRDefault="0017641E" w:rsidP="00840623">
            <w:pPr>
              <w:spacing w:before="100" w:beforeAutospacing="1" w:after="100" w:afterAutospacing="1"/>
              <w:jc w:val="center"/>
              <w:rPr>
                <w:lang w:val="en-US" w:eastAsia="de-DE"/>
              </w:rPr>
            </w:pPr>
            <w:r>
              <w:rPr>
                <w:lang w:val="en-US" w:eastAsia="de-DE"/>
              </w:rPr>
              <w:t>(2017)</w:t>
            </w:r>
          </w:p>
        </w:tc>
        <w:tc>
          <w:tcPr>
            <w:tcW w:w="4814" w:type="dxa"/>
            <w:vAlign w:val="center"/>
          </w:tcPr>
          <w:p w14:paraId="7F8CBC09" w14:textId="77777777" w:rsidR="0017641E" w:rsidRPr="00B61C9D" w:rsidRDefault="0017641E" w:rsidP="00840623">
            <w:pPr>
              <w:spacing w:before="100" w:beforeAutospacing="1" w:after="100" w:afterAutospacing="1"/>
              <w:jc w:val="center"/>
              <w:rPr>
                <w:lang w:val="en-US" w:eastAsia="de-DE"/>
              </w:rPr>
            </w:pPr>
            <w:r>
              <w:rPr>
                <w:lang w:val="en-US" w:eastAsia="de-DE"/>
              </w:rPr>
              <w:t>(2018)</w:t>
            </w:r>
          </w:p>
        </w:tc>
      </w:tr>
      <w:tr w:rsidR="0017641E" w:rsidRPr="00B61C9D" w14:paraId="6A847C51" w14:textId="77777777" w:rsidTr="0017641E">
        <w:tc>
          <w:tcPr>
            <w:tcW w:w="4814" w:type="dxa"/>
            <w:vAlign w:val="center"/>
          </w:tcPr>
          <w:p w14:paraId="61EAD849"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71FB2B51" wp14:editId="4BB9B7FD">
                  <wp:extent cx="1927306" cy="25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27306" cy="2520000"/>
                          </a:xfrm>
                          <a:prstGeom prst="rect">
                            <a:avLst/>
                          </a:prstGeom>
                          <a:noFill/>
                          <a:ln>
                            <a:noFill/>
                          </a:ln>
                        </pic:spPr>
                      </pic:pic>
                    </a:graphicData>
                  </a:graphic>
                </wp:inline>
              </w:drawing>
            </w:r>
          </w:p>
        </w:tc>
        <w:tc>
          <w:tcPr>
            <w:tcW w:w="4814" w:type="dxa"/>
            <w:vAlign w:val="center"/>
          </w:tcPr>
          <w:p w14:paraId="09786341"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2ED43E9A" wp14:editId="1F725DAF">
                  <wp:extent cx="1930516"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30516" cy="2520000"/>
                          </a:xfrm>
                          <a:prstGeom prst="rect">
                            <a:avLst/>
                          </a:prstGeom>
                          <a:noFill/>
                          <a:ln>
                            <a:noFill/>
                          </a:ln>
                        </pic:spPr>
                      </pic:pic>
                    </a:graphicData>
                  </a:graphic>
                </wp:inline>
              </w:drawing>
            </w:r>
          </w:p>
        </w:tc>
      </w:tr>
      <w:tr w:rsidR="0017641E" w:rsidRPr="00B61C9D" w14:paraId="3586D2DF" w14:textId="77777777" w:rsidTr="0017641E">
        <w:tc>
          <w:tcPr>
            <w:tcW w:w="4814" w:type="dxa"/>
            <w:vAlign w:val="center"/>
          </w:tcPr>
          <w:p w14:paraId="77A2291B" w14:textId="77777777" w:rsidR="0017641E" w:rsidRPr="00B61C9D" w:rsidRDefault="0017641E" w:rsidP="00840623">
            <w:pPr>
              <w:spacing w:before="100" w:beforeAutospacing="1" w:after="100" w:afterAutospacing="1"/>
              <w:jc w:val="center"/>
              <w:rPr>
                <w:lang w:val="en-US" w:eastAsia="de-DE"/>
              </w:rPr>
            </w:pPr>
            <w:r>
              <w:rPr>
                <w:lang w:val="en-US" w:eastAsia="de-DE"/>
              </w:rPr>
              <w:t>(2019)</w:t>
            </w:r>
          </w:p>
        </w:tc>
        <w:tc>
          <w:tcPr>
            <w:tcW w:w="4814" w:type="dxa"/>
            <w:vAlign w:val="center"/>
          </w:tcPr>
          <w:p w14:paraId="230FF06A" w14:textId="77777777" w:rsidR="0017641E" w:rsidRPr="00B61C9D" w:rsidRDefault="0017641E" w:rsidP="00840623">
            <w:pPr>
              <w:spacing w:before="100" w:beforeAutospacing="1" w:after="100" w:afterAutospacing="1"/>
              <w:jc w:val="center"/>
              <w:rPr>
                <w:lang w:val="en-US" w:eastAsia="de-DE"/>
              </w:rPr>
            </w:pPr>
            <w:r>
              <w:rPr>
                <w:lang w:val="en-US" w:eastAsia="de-DE"/>
              </w:rPr>
              <w:t>(2020)</w:t>
            </w:r>
          </w:p>
        </w:tc>
      </w:tr>
      <w:tr w:rsidR="0017641E" w:rsidRPr="00B61C9D" w14:paraId="6275DC65" w14:textId="77777777" w:rsidTr="0017641E">
        <w:tc>
          <w:tcPr>
            <w:tcW w:w="4814" w:type="dxa"/>
            <w:vAlign w:val="center"/>
          </w:tcPr>
          <w:p w14:paraId="10548FFA" w14:textId="77777777" w:rsidR="0017641E" w:rsidRPr="00B61C9D" w:rsidRDefault="0017641E" w:rsidP="00840623">
            <w:pPr>
              <w:spacing w:before="100" w:beforeAutospacing="1" w:after="100" w:afterAutospacing="1"/>
              <w:jc w:val="center"/>
              <w:rPr>
                <w:lang w:val="en-US" w:eastAsia="de-DE"/>
              </w:rPr>
            </w:pPr>
            <w:r>
              <w:rPr>
                <w:noProof/>
              </w:rPr>
              <w:lastRenderedPageBreak/>
              <w:drawing>
                <wp:inline distT="0" distB="0" distL="0" distR="0" wp14:anchorId="0180BDD9" wp14:editId="42FFD4F2">
                  <wp:extent cx="1916784" cy="2520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16784" cy="2520000"/>
                          </a:xfrm>
                          <a:prstGeom prst="rect">
                            <a:avLst/>
                          </a:prstGeom>
                          <a:noFill/>
                          <a:ln>
                            <a:noFill/>
                          </a:ln>
                        </pic:spPr>
                      </pic:pic>
                    </a:graphicData>
                  </a:graphic>
                </wp:inline>
              </w:drawing>
            </w:r>
          </w:p>
        </w:tc>
        <w:tc>
          <w:tcPr>
            <w:tcW w:w="4814" w:type="dxa"/>
            <w:vAlign w:val="center"/>
          </w:tcPr>
          <w:p w14:paraId="172430EE" w14:textId="77777777" w:rsidR="0017641E" w:rsidRPr="00B61C9D" w:rsidRDefault="0017641E" w:rsidP="00840623">
            <w:pPr>
              <w:spacing w:before="100" w:beforeAutospacing="1" w:after="100" w:afterAutospacing="1"/>
              <w:jc w:val="center"/>
              <w:rPr>
                <w:lang w:val="en-US" w:eastAsia="de-DE"/>
              </w:rPr>
            </w:pPr>
            <w:r>
              <w:rPr>
                <w:noProof/>
              </w:rPr>
              <w:drawing>
                <wp:inline distT="0" distB="0" distL="0" distR="0" wp14:anchorId="6B991AB5" wp14:editId="6BA29267">
                  <wp:extent cx="1916784" cy="2520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16784" cy="2520000"/>
                          </a:xfrm>
                          <a:prstGeom prst="rect">
                            <a:avLst/>
                          </a:prstGeom>
                          <a:noFill/>
                          <a:ln>
                            <a:noFill/>
                          </a:ln>
                        </pic:spPr>
                      </pic:pic>
                    </a:graphicData>
                  </a:graphic>
                </wp:inline>
              </w:drawing>
            </w:r>
          </w:p>
        </w:tc>
      </w:tr>
      <w:tr w:rsidR="0017641E" w:rsidRPr="00B61C9D" w14:paraId="44B6386C" w14:textId="77777777" w:rsidTr="0017641E">
        <w:tc>
          <w:tcPr>
            <w:tcW w:w="4814" w:type="dxa"/>
            <w:vAlign w:val="center"/>
          </w:tcPr>
          <w:p w14:paraId="5E9508E6" w14:textId="77777777" w:rsidR="0017641E" w:rsidRPr="00B61C9D" w:rsidRDefault="0017641E" w:rsidP="00840623">
            <w:pPr>
              <w:spacing w:before="100" w:beforeAutospacing="1" w:after="100" w:afterAutospacing="1"/>
              <w:jc w:val="center"/>
              <w:rPr>
                <w:lang w:val="en-US" w:eastAsia="de-DE"/>
              </w:rPr>
            </w:pPr>
            <w:r>
              <w:rPr>
                <w:lang w:val="en-US" w:eastAsia="de-DE"/>
              </w:rPr>
              <w:t>(2021)</w:t>
            </w:r>
          </w:p>
        </w:tc>
        <w:tc>
          <w:tcPr>
            <w:tcW w:w="4814" w:type="dxa"/>
            <w:vAlign w:val="center"/>
          </w:tcPr>
          <w:p w14:paraId="16834336" w14:textId="77777777" w:rsidR="0017641E" w:rsidRPr="00B61C9D" w:rsidRDefault="0017641E" w:rsidP="00840623">
            <w:pPr>
              <w:spacing w:before="100" w:beforeAutospacing="1" w:after="100" w:afterAutospacing="1"/>
              <w:jc w:val="center"/>
              <w:rPr>
                <w:lang w:val="en-US" w:eastAsia="de-DE"/>
              </w:rPr>
            </w:pPr>
            <w:r>
              <w:rPr>
                <w:lang w:val="en-US" w:eastAsia="de-DE"/>
              </w:rPr>
              <w:t>(2022)</w:t>
            </w:r>
          </w:p>
        </w:tc>
      </w:tr>
    </w:tbl>
    <w:p w14:paraId="1D9F5DDB" w14:textId="4A3DFDF5" w:rsidR="0017641E" w:rsidRPr="00B61C9D" w:rsidRDefault="0017641E" w:rsidP="0017641E">
      <w:pPr>
        <w:pStyle w:val="Caption"/>
        <w:jc w:val="center"/>
        <w:rPr>
          <w:sz w:val="16"/>
          <w:szCs w:val="16"/>
          <w:lang w:val="en-US"/>
        </w:rPr>
      </w:pPr>
      <w:bookmarkStart w:id="175" w:name="_Toc148382808"/>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225F01">
        <w:rPr>
          <w:noProof/>
          <w:sz w:val="16"/>
          <w:szCs w:val="16"/>
          <w:lang w:val="en-US"/>
        </w:rPr>
        <w:t>9</w:t>
      </w:r>
      <w:r w:rsidRPr="00F33A61">
        <w:rPr>
          <w:sz w:val="16"/>
          <w:szCs w:val="16"/>
          <w:lang w:val="en-US"/>
        </w:rPr>
        <w:fldChar w:fldCharType="end"/>
      </w:r>
      <w:r w:rsidRPr="00F33A61">
        <w:rPr>
          <w:sz w:val="16"/>
          <w:szCs w:val="16"/>
          <w:lang w:val="en-US"/>
        </w:rPr>
        <w:t>: Evolution of the charging station network in Germany</w:t>
      </w:r>
      <w:r>
        <w:rPr>
          <w:sz w:val="16"/>
          <w:szCs w:val="16"/>
          <w:lang w:val="en-US"/>
        </w:rPr>
        <w:t xml:space="preserve"> from 2009 to 2022</w:t>
      </w:r>
      <w:bookmarkEnd w:id="175"/>
    </w:p>
    <w:p w14:paraId="4B30B033" w14:textId="7D662544" w:rsidR="0013482A" w:rsidRDefault="0013482A">
      <w:pPr>
        <w:tabs>
          <w:tab w:val="clear" w:pos="709"/>
          <w:tab w:val="clear" w:pos="1134"/>
          <w:tab w:val="clear" w:pos="4253"/>
          <w:tab w:val="clear" w:pos="4536"/>
        </w:tabs>
        <w:spacing w:after="0" w:line="240" w:lineRule="auto"/>
        <w:jc w:val="left"/>
        <w:rPr>
          <w:lang w:val="en-US"/>
        </w:rPr>
      </w:pPr>
      <w:r>
        <w:rPr>
          <w:lang w:val="en-US"/>
        </w:rPr>
        <w:br w:type="page"/>
      </w:r>
    </w:p>
    <w:p w14:paraId="61D7C531" w14:textId="26006D78" w:rsidR="0017641E" w:rsidRDefault="0017641E" w:rsidP="0017641E">
      <w:pPr>
        <w:pStyle w:val="Heading2"/>
        <w:rPr>
          <w:lang w:val="en-US"/>
        </w:rPr>
      </w:pPr>
      <w:bookmarkStart w:id="176" w:name="_Ref147827327"/>
      <w:bookmarkStart w:id="177" w:name="_Toc148382797"/>
      <w:r>
        <w:rPr>
          <w:lang w:val="en-US"/>
        </w:rPr>
        <w:lastRenderedPageBreak/>
        <w:t>Per-year optimization results</w:t>
      </w:r>
      <w:bookmarkEnd w:id="176"/>
      <w:bookmarkEnd w:id="1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79D60773" w14:textId="77777777" w:rsidTr="00841127">
        <w:tc>
          <w:tcPr>
            <w:tcW w:w="4927" w:type="dxa"/>
            <w:vAlign w:val="center"/>
          </w:tcPr>
          <w:p w14:paraId="0A749DFF" w14:textId="56D690A1" w:rsidR="0017641E" w:rsidRDefault="0017641E" w:rsidP="0017641E">
            <w:pPr>
              <w:spacing w:before="100" w:beforeAutospacing="1" w:after="100" w:afterAutospacing="1"/>
              <w:jc w:val="center"/>
              <w:rPr>
                <w:lang w:val="en-US"/>
              </w:rPr>
            </w:pPr>
            <w:r>
              <w:rPr>
                <w:noProof/>
                <w:lang w:val="en-US"/>
              </w:rPr>
              <w:drawing>
                <wp:inline distT="0" distB="0" distL="0" distR="0" wp14:anchorId="00776036" wp14:editId="5FE43AD9">
                  <wp:extent cx="1890000"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90000" cy="2520000"/>
                          </a:xfrm>
                          <a:prstGeom prst="rect">
                            <a:avLst/>
                          </a:prstGeom>
                        </pic:spPr>
                      </pic:pic>
                    </a:graphicData>
                  </a:graphic>
                </wp:inline>
              </w:drawing>
            </w:r>
          </w:p>
        </w:tc>
        <w:tc>
          <w:tcPr>
            <w:tcW w:w="4927" w:type="dxa"/>
            <w:vAlign w:val="center"/>
          </w:tcPr>
          <w:p w14:paraId="36DDE63A" w14:textId="46353075" w:rsidR="0017641E" w:rsidRDefault="0017641E" w:rsidP="0017641E">
            <w:pPr>
              <w:spacing w:before="100" w:beforeAutospacing="1" w:after="100" w:afterAutospacing="1"/>
              <w:jc w:val="center"/>
              <w:rPr>
                <w:lang w:val="en-US"/>
              </w:rPr>
            </w:pPr>
            <w:r>
              <w:rPr>
                <w:noProof/>
                <w:lang w:val="en-US"/>
              </w:rPr>
              <w:drawing>
                <wp:inline distT="0" distB="0" distL="0" distR="0" wp14:anchorId="0190E108" wp14:editId="2233685D">
                  <wp:extent cx="1921698" cy="25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1698" cy="2520000"/>
                          </a:xfrm>
                          <a:prstGeom prst="rect">
                            <a:avLst/>
                          </a:prstGeom>
                        </pic:spPr>
                      </pic:pic>
                    </a:graphicData>
                  </a:graphic>
                </wp:inline>
              </w:drawing>
            </w:r>
          </w:p>
        </w:tc>
      </w:tr>
      <w:tr w:rsidR="0017641E" w14:paraId="6E6AA0C6" w14:textId="77777777" w:rsidTr="00841127">
        <w:tc>
          <w:tcPr>
            <w:tcW w:w="4927" w:type="dxa"/>
            <w:vAlign w:val="center"/>
          </w:tcPr>
          <w:p w14:paraId="22E8B274" w14:textId="0D1AE534" w:rsidR="0017641E" w:rsidRDefault="0017641E" w:rsidP="0017641E">
            <w:pPr>
              <w:spacing w:before="100" w:beforeAutospacing="1" w:after="100" w:afterAutospacing="1"/>
              <w:jc w:val="center"/>
              <w:rPr>
                <w:lang w:val="en-US"/>
              </w:rPr>
            </w:pPr>
            <w:r>
              <w:rPr>
                <w:lang w:val="en-US"/>
              </w:rPr>
              <w:t>(simulated)</w:t>
            </w:r>
          </w:p>
        </w:tc>
        <w:tc>
          <w:tcPr>
            <w:tcW w:w="4927" w:type="dxa"/>
            <w:vAlign w:val="center"/>
          </w:tcPr>
          <w:p w14:paraId="5412C05D" w14:textId="5137860B" w:rsidR="0017641E" w:rsidRDefault="0017641E" w:rsidP="0017641E">
            <w:pPr>
              <w:spacing w:before="100" w:beforeAutospacing="1" w:after="100" w:afterAutospacing="1"/>
              <w:jc w:val="center"/>
              <w:rPr>
                <w:lang w:val="en-US"/>
              </w:rPr>
            </w:pPr>
            <w:r>
              <w:rPr>
                <w:lang w:val="en-US"/>
              </w:rPr>
              <w:t>(real)</w:t>
            </w:r>
          </w:p>
        </w:tc>
      </w:tr>
      <w:tr w:rsidR="0017641E" w:rsidRPr="00070A50" w14:paraId="23C69A41" w14:textId="77777777" w:rsidTr="00841127">
        <w:tc>
          <w:tcPr>
            <w:tcW w:w="9854" w:type="dxa"/>
            <w:gridSpan w:val="2"/>
            <w:vAlign w:val="center"/>
          </w:tcPr>
          <w:p w14:paraId="18738BCB" w14:textId="79757FAC" w:rsidR="0017641E" w:rsidRPr="0017641E" w:rsidRDefault="0017641E" w:rsidP="0017641E">
            <w:pPr>
              <w:pStyle w:val="Caption"/>
              <w:spacing w:before="100" w:beforeAutospacing="1" w:after="100" w:afterAutospacing="1"/>
              <w:jc w:val="center"/>
              <w:rPr>
                <w:sz w:val="16"/>
                <w:szCs w:val="16"/>
                <w:lang w:val="en-US"/>
              </w:rPr>
            </w:pPr>
            <w:bookmarkStart w:id="178" w:name="_Toc148382809"/>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225F01">
              <w:rPr>
                <w:noProof/>
                <w:sz w:val="16"/>
                <w:szCs w:val="16"/>
                <w:lang w:val="en-US"/>
              </w:rPr>
              <w:t>10</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2011</w:t>
            </w:r>
            <w:bookmarkEnd w:id="178"/>
          </w:p>
        </w:tc>
      </w:tr>
    </w:tbl>
    <w:p w14:paraId="32411B3F" w14:textId="6533BF14"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6BF4A4B2" w14:textId="1DB719A8" w:rsidTr="00BB767E">
        <w:trPr>
          <w:trHeight w:hRule="exact" w:val="403"/>
        </w:trPr>
        <w:tc>
          <w:tcPr>
            <w:tcW w:w="2376" w:type="dxa"/>
            <w:tcBorders>
              <w:top w:val="single" w:sz="4" w:space="0" w:color="auto"/>
              <w:bottom w:val="single" w:sz="4" w:space="0" w:color="auto"/>
            </w:tcBorders>
          </w:tcPr>
          <w:p w14:paraId="34C8B15F" w14:textId="0840C940" w:rsidR="00461848" w:rsidRPr="00B61C9D" w:rsidRDefault="00461848" w:rsidP="00476F36">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12494934" w14:textId="4812F814" w:rsidR="00461848" w:rsidRPr="00B61C9D" w:rsidRDefault="00461848" w:rsidP="00476F36">
            <w:pPr>
              <w:keepNext/>
              <w:keepLines/>
              <w:jc w:val="center"/>
              <w:rPr>
                <w:b/>
                <w:lang w:val="en-US"/>
              </w:rPr>
            </w:pPr>
            <w:r>
              <w:rPr>
                <w:b/>
                <w:lang w:val="en-US"/>
              </w:rPr>
              <w:t>Opt</w:t>
            </w:r>
          </w:p>
        </w:tc>
        <w:tc>
          <w:tcPr>
            <w:tcW w:w="1560" w:type="dxa"/>
            <w:tcBorders>
              <w:top w:val="single" w:sz="4" w:space="0" w:color="auto"/>
              <w:bottom w:val="single" w:sz="4" w:space="0" w:color="auto"/>
            </w:tcBorders>
          </w:tcPr>
          <w:p w14:paraId="145FFF1A" w14:textId="32812AAE" w:rsidR="00461848" w:rsidRDefault="00461848" w:rsidP="00476F36">
            <w:pPr>
              <w:keepNext/>
              <w:keepLines/>
              <w:jc w:val="center"/>
              <w:rPr>
                <w:b/>
                <w:lang w:val="en-US"/>
              </w:rPr>
            </w:pPr>
            <w:r>
              <w:rPr>
                <w:b/>
                <w:lang w:val="en-US"/>
              </w:rPr>
              <w:t>Real</w:t>
            </w:r>
          </w:p>
        </w:tc>
      </w:tr>
      <w:tr w:rsidR="00461848" w:rsidRPr="00B61C9D" w14:paraId="0E755006" w14:textId="41CA3D58" w:rsidTr="00BB767E">
        <w:trPr>
          <w:trHeight w:val="534"/>
        </w:trPr>
        <w:tc>
          <w:tcPr>
            <w:tcW w:w="2376" w:type="dxa"/>
            <w:tcBorders>
              <w:top w:val="single" w:sz="4" w:space="0" w:color="auto"/>
            </w:tcBorders>
            <w:vAlign w:val="center"/>
          </w:tcPr>
          <w:p w14:paraId="235F2598" w14:textId="77777777" w:rsidR="00461848" w:rsidRPr="00B61C9D" w:rsidRDefault="00461848" w:rsidP="00476F36">
            <w:pPr>
              <w:keepNext/>
              <w:keepLines/>
              <w:jc w:val="center"/>
              <w:rPr>
                <w:lang w:val="en-US"/>
              </w:rPr>
            </w:pPr>
            <w:r>
              <w:rPr>
                <w:lang w:val="en-US"/>
              </w:rPr>
              <w:t>Density</w:t>
            </w:r>
          </w:p>
        </w:tc>
        <w:tc>
          <w:tcPr>
            <w:tcW w:w="1560" w:type="dxa"/>
            <w:tcBorders>
              <w:top w:val="single" w:sz="4" w:space="0" w:color="auto"/>
            </w:tcBorders>
            <w:vAlign w:val="center"/>
          </w:tcPr>
          <w:p w14:paraId="14320579" w14:textId="5AE1D735" w:rsidR="00461848" w:rsidRPr="00B61C9D" w:rsidRDefault="00461848" w:rsidP="00476F36">
            <w:pPr>
              <w:keepNext/>
              <w:keepLines/>
              <w:jc w:val="center"/>
              <w:rPr>
                <w:lang w:val="en-US"/>
              </w:rPr>
            </w:pPr>
            <w:r>
              <w:t>0.</w:t>
            </w:r>
            <w:r w:rsidR="008A14FB">
              <w:t>125</w:t>
            </w:r>
          </w:p>
        </w:tc>
        <w:tc>
          <w:tcPr>
            <w:tcW w:w="1560" w:type="dxa"/>
            <w:tcBorders>
              <w:top w:val="single" w:sz="4" w:space="0" w:color="auto"/>
            </w:tcBorders>
          </w:tcPr>
          <w:p w14:paraId="06A03BF4" w14:textId="2CE67201" w:rsidR="00461848" w:rsidRDefault="00CD38E9" w:rsidP="00476F36">
            <w:pPr>
              <w:keepNext/>
              <w:keepLines/>
              <w:jc w:val="center"/>
            </w:pPr>
            <w:r>
              <w:t>0.42</w:t>
            </w:r>
          </w:p>
        </w:tc>
      </w:tr>
      <w:tr w:rsidR="00461848" w:rsidRPr="00B61C9D" w14:paraId="638FE1C3" w14:textId="4C28B118" w:rsidTr="00BB767E">
        <w:trPr>
          <w:trHeight w:val="534"/>
        </w:trPr>
        <w:tc>
          <w:tcPr>
            <w:tcW w:w="2376" w:type="dxa"/>
            <w:vAlign w:val="center"/>
          </w:tcPr>
          <w:p w14:paraId="458BABD4" w14:textId="77777777" w:rsidR="00461848" w:rsidRPr="00B61C9D" w:rsidRDefault="00461848" w:rsidP="00476F36">
            <w:pPr>
              <w:keepNext/>
              <w:keepLines/>
              <w:jc w:val="center"/>
              <w:rPr>
                <w:lang w:val="en-US"/>
              </w:rPr>
            </w:pPr>
            <w:r>
              <w:rPr>
                <w:lang w:val="en-US"/>
              </w:rPr>
              <w:t>Average Distance</w:t>
            </w:r>
          </w:p>
        </w:tc>
        <w:tc>
          <w:tcPr>
            <w:tcW w:w="1560" w:type="dxa"/>
            <w:vAlign w:val="center"/>
          </w:tcPr>
          <w:p w14:paraId="1A4BBFF5" w14:textId="602994E2" w:rsidR="00461848" w:rsidRPr="00B61C9D" w:rsidRDefault="00461848" w:rsidP="00476F36">
            <w:pPr>
              <w:keepNext/>
              <w:keepLines/>
              <w:jc w:val="center"/>
              <w:rPr>
                <w:lang w:val="en-US"/>
              </w:rPr>
            </w:pPr>
            <w:r>
              <w:t>5</w:t>
            </w:r>
            <w:r w:rsidR="008A14FB">
              <w:t>3.786</w:t>
            </w:r>
          </w:p>
        </w:tc>
        <w:tc>
          <w:tcPr>
            <w:tcW w:w="1560" w:type="dxa"/>
          </w:tcPr>
          <w:p w14:paraId="501EBB10" w14:textId="667ED815" w:rsidR="00461848" w:rsidRDefault="00CD38E9" w:rsidP="00476F36">
            <w:pPr>
              <w:keepNext/>
              <w:keepLines/>
              <w:jc w:val="center"/>
            </w:pPr>
            <w:r>
              <w:t>41.38</w:t>
            </w:r>
          </w:p>
        </w:tc>
      </w:tr>
      <w:tr w:rsidR="00461848" w:rsidRPr="00B61C9D" w14:paraId="6486871B" w14:textId="45FB2A61" w:rsidTr="00BB767E">
        <w:trPr>
          <w:trHeight w:val="534"/>
        </w:trPr>
        <w:tc>
          <w:tcPr>
            <w:tcW w:w="2376" w:type="dxa"/>
            <w:vAlign w:val="center"/>
          </w:tcPr>
          <w:p w14:paraId="21D4CE8F" w14:textId="77777777" w:rsidR="00461848" w:rsidRDefault="00461848" w:rsidP="00476F36">
            <w:pPr>
              <w:keepNext/>
              <w:keepLines/>
              <w:jc w:val="center"/>
              <w:rPr>
                <w:lang w:val="en-US"/>
              </w:rPr>
            </w:pPr>
            <w:r>
              <w:rPr>
                <w:lang w:val="en-US"/>
              </w:rPr>
              <w:t>Diameter</w:t>
            </w:r>
          </w:p>
        </w:tc>
        <w:tc>
          <w:tcPr>
            <w:tcW w:w="1560" w:type="dxa"/>
            <w:vAlign w:val="center"/>
          </w:tcPr>
          <w:p w14:paraId="7C04F9D2" w14:textId="78A9CA6B" w:rsidR="00461848" w:rsidRPr="0098555C" w:rsidRDefault="008A14FB" w:rsidP="00476F36">
            <w:pPr>
              <w:keepNext/>
              <w:keepLines/>
              <w:jc w:val="center"/>
            </w:pPr>
            <w:r>
              <w:t>10.0</w:t>
            </w:r>
          </w:p>
        </w:tc>
        <w:tc>
          <w:tcPr>
            <w:tcW w:w="1560" w:type="dxa"/>
          </w:tcPr>
          <w:p w14:paraId="4F95B5B6" w14:textId="4091FDD5" w:rsidR="00461848" w:rsidRDefault="00CD38E9" w:rsidP="00476F36">
            <w:pPr>
              <w:keepNext/>
              <w:keepLines/>
              <w:jc w:val="center"/>
            </w:pPr>
            <w:r>
              <w:t>8.27</w:t>
            </w:r>
          </w:p>
        </w:tc>
      </w:tr>
      <w:tr w:rsidR="00461848" w:rsidRPr="00B61C9D" w14:paraId="28D27593" w14:textId="3D68E53A" w:rsidTr="00BB767E">
        <w:trPr>
          <w:trHeight w:val="534"/>
        </w:trPr>
        <w:tc>
          <w:tcPr>
            <w:tcW w:w="2376" w:type="dxa"/>
            <w:vAlign w:val="center"/>
          </w:tcPr>
          <w:p w14:paraId="17F9FEF6" w14:textId="77777777" w:rsidR="00461848" w:rsidRDefault="00461848" w:rsidP="00476F36">
            <w:pPr>
              <w:keepNext/>
              <w:keepLines/>
              <w:jc w:val="center"/>
              <w:rPr>
                <w:lang w:val="en-US"/>
              </w:rPr>
            </w:pPr>
            <w:r>
              <w:rPr>
                <w:lang w:val="en-US"/>
              </w:rPr>
              <w:t>Average Clustering</w:t>
            </w:r>
          </w:p>
        </w:tc>
        <w:tc>
          <w:tcPr>
            <w:tcW w:w="1560" w:type="dxa"/>
            <w:vAlign w:val="center"/>
          </w:tcPr>
          <w:p w14:paraId="6CB6E946" w14:textId="3C6EDB83" w:rsidR="00461848" w:rsidRPr="0098555C" w:rsidRDefault="00461848" w:rsidP="00476F36">
            <w:pPr>
              <w:keepNext/>
              <w:keepLines/>
              <w:jc w:val="center"/>
            </w:pPr>
            <w:r>
              <w:t>0.7</w:t>
            </w:r>
            <w:r w:rsidR="008A14FB">
              <w:t>12</w:t>
            </w:r>
          </w:p>
        </w:tc>
        <w:tc>
          <w:tcPr>
            <w:tcW w:w="1560" w:type="dxa"/>
          </w:tcPr>
          <w:p w14:paraId="7C2EC14D" w14:textId="0AF5D1C1" w:rsidR="00461848" w:rsidRDefault="00CD38E9" w:rsidP="00476F36">
            <w:pPr>
              <w:keepNext/>
              <w:keepLines/>
              <w:jc w:val="center"/>
            </w:pPr>
            <w:r>
              <w:t>0.86</w:t>
            </w:r>
          </w:p>
        </w:tc>
      </w:tr>
      <w:tr w:rsidR="00461848" w:rsidRPr="00B61C9D" w14:paraId="5C662956" w14:textId="28BAA202" w:rsidTr="00BB767E">
        <w:trPr>
          <w:trHeight w:val="534"/>
        </w:trPr>
        <w:tc>
          <w:tcPr>
            <w:tcW w:w="2376" w:type="dxa"/>
            <w:vAlign w:val="center"/>
          </w:tcPr>
          <w:p w14:paraId="2CF53FB3" w14:textId="77777777" w:rsidR="00461848" w:rsidRDefault="00461848" w:rsidP="00476F36">
            <w:pPr>
              <w:keepNext/>
              <w:keepLines/>
              <w:jc w:val="center"/>
              <w:rPr>
                <w:lang w:val="en-US"/>
              </w:rPr>
            </w:pPr>
            <w:r>
              <w:rPr>
                <w:lang w:val="en-US"/>
              </w:rPr>
              <w:t>Num. of stations</w:t>
            </w:r>
          </w:p>
        </w:tc>
        <w:tc>
          <w:tcPr>
            <w:tcW w:w="1560" w:type="dxa"/>
            <w:vAlign w:val="center"/>
          </w:tcPr>
          <w:p w14:paraId="579991D0" w14:textId="5E77B04A" w:rsidR="00461848" w:rsidRPr="0098555C" w:rsidRDefault="008A14FB" w:rsidP="00476F36">
            <w:pPr>
              <w:keepNext/>
              <w:keepLines/>
              <w:jc w:val="center"/>
            </w:pPr>
            <w:r>
              <w:t>319</w:t>
            </w:r>
          </w:p>
        </w:tc>
        <w:tc>
          <w:tcPr>
            <w:tcW w:w="1560" w:type="dxa"/>
          </w:tcPr>
          <w:p w14:paraId="1AE5E418" w14:textId="3712B6A6" w:rsidR="00461848" w:rsidRDefault="00CD38E9" w:rsidP="00476F36">
            <w:pPr>
              <w:keepNext/>
              <w:keepLines/>
              <w:jc w:val="center"/>
            </w:pPr>
            <w:r>
              <w:t>[256,61]</w:t>
            </w:r>
          </w:p>
        </w:tc>
      </w:tr>
      <w:tr w:rsidR="0013482A" w:rsidRPr="00B61C9D" w14:paraId="66754E03" w14:textId="77777777" w:rsidTr="00BB767E">
        <w:trPr>
          <w:trHeight w:val="534"/>
        </w:trPr>
        <w:tc>
          <w:tcPr>
            <w:tcW w:w="2376" w:type="dxa"/>
            <w:vAlign w:val="center"/>
          </w:tcPr>
          <w:p w14:paraId="26C76789" w14:textId="61FC6345" w:rsidR="0013482A" w:rsidRDefault="0013482A" w:rsidP="00476F36">
            <w:pPr>
              <w:keepNext/>
              <w:keepLines/>
              <w:jc w:val="center"/>
              <w:rPr>
                <w:lang w:val="en-US"/>
              </w:rPr>
            </w:pPr>
            <w:r>
              <w:rPr>
                <w:lang w:val="en-US"/>
              </w:rPr>
              <w:t>Fitness</w:t>
            </w:r>
          </w:p>
        </w:tc>
        <w:tc>
          <w:tcPr>
            <w:tcW w:w="1560" w:type="dxa"/>
            <w:vAlign w:val="center"/>
          </w:tcPr>
          <w:p w14:paraId="4ADBAB44" w14:textId="44744ECC" w:rsidR="0013482A" w:rsidRDefault="0013482A" w:rsidP="00476F36">
            <w:pPr>
              <w:keepNext/>
              <w:keepLines/>
              <w:jc w:val="center"/>
            </w:pPr>
            <w:r>
              <w:t>0.4642</w:t>
            </w:r>
          </w:p>
        </w:tc>
        <w:tc>
          <w:tcPr>
            <w:tcW w:w="1560" w:type="dxa"/>
          </w:tcPr>
          <w:p w14:paraId="684627E4" w14:textId="5A3DC23F" w:rsidR="0013482A" w:rsidRDefault="0013482A" w:rsidP="00476F36">
            <w:pPr>
              <w:keepNext/>
              <w:keepLines/>
              <w:jc w:val="center"/>
            </w:pPr>
            <w:r>
              <w:t>0.4912</w:t>
            </w:r>
          </w:p>
        </w:tc>
      </w:tr>
      <w:tr w:rsidR="003B0021" w:rsidRPr="00B61C9D" w14:paraId="02C07F58" w14:textId="77777777" w:rsidTr="000C538A">
        <w:trPr>
          <w:trHeight w:val="534"/>
        </w:trPr>
        <w:tc>
          <w:tcPr>
            <w:tcW w:w="2376" w:type="dxa"/>
            <w:vAlign w:val="center"/>
          </w:tcPr>
          <w:p w14:paraId="6DF10A94" w14:textId="1B79DBB4" w:rsidR="003B0021" w:rsidRDefault="003B0021" w:rsidP="000C538A">
            <w:pPr>
              <w:keepNext/>
              <w:keepLines/>
              <w:jc w:val="center"/>
              <w:rPr>
                <w:lang w:val="en-US"/>
              </w:rPr>
            </w:pPr>
            <w:r>
              <w:rPr>
                <w:lang w:val="en-US"/>
              </w:rPr>
              <w:t>New installed stations</w:t>
            </w:r>
          </w:p>
        </w:tc>
        <w:tc>
          <w:tcPr>
            <w:tcW w:w="1560" w:type="dxa"/>
            <w:vAlign w:val="center"/>
          </w:tcPr>
          <w:p w14:paraId="532FCF5E" w14:textId="3C98E885" w:rsidR="003B0021" w:rsidRDefault="000C538A" w:rsidP="000C538A">
            <w:pPr>
              <w:keepNext/>
              <w:keepLines/>
              <w:jc w:val="center"/>
            </w:pPr>
            <w:r>
              <w:t>188</w:t>
            </w:r>
          </w:p>
        </w:tc>
        <w:tc>
          <w:tcPr>
            <w:tcW w:w="1560" w:type="dxa"/>
            <w:vAlign w:val="center"/>
          </w:tcPr>
          <w:p w14:paraId="6C332FDF" w14:textId="0CF6AC30" w:rsidR="003B0021" w:rsidRDefault="000C538A" w:rsidP="000C538A">
            <w:pPr>
              <w:keepNext/>
              <w:keepLines/>
              <w:jc w:val="center"/>
            </w:pPr>
            <w:r>
              <w:t>188</w:t>
            </w:r>
          </w:p>
        </w:tc>
      </w:tr>
    </w:tbl>
    <w:p w14:paraId="0D365270" w14:textId="1CD9A5FA" w:rsidR="0017641E" w:rsidRDefault="00461848" w:rsidP="00461848">
      <w:pPr>
        <w:pStyle w:val="Caption"/>
        <w:rPr>
          <w:sz w:val="16"/>
          <w:szCs w:val="16"/>
          <w:lang w:val="en-US"/>
        </w:rPr>
      </w:pPr>
      <w:bookmarkStart w:id="179" w:name="_Toc148382822"/>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225F01">
        <w:rPr>
          <w:noProof/>
          <w:sz w:val="16"/>
          <w:szCs w:val="16"/>
          <w:lang w:val="en-US"/>
        </w:rPr>
        <w:t>3</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2011</w:t>
      </w:r>
      <w:bookmarkEnd w:id="179"/>
    </w:p>
    <w:p w14:paraId="16CEE7D8"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562A42EB" w14:textId="77777777" w:rsidTr="00B326CA">
        <w:trPr>
          <w:cantSplit/>
        </w:trPr>
        <w:tc>
          <w:tcPr>
            <w:tcW w:w="4927" w:type="dxa"/>
            <w:vAlign w:val="center"/>
          </w:tcPr>
          <w:p w14:paraId="3363D318" w14:textId="77777777" w:rsidR="0017641E" w:rsidRDefault="0017641E" w:rsidP="00B326CA">
            <w:pPr>
              <w:keepNext/>
              <w:keepLines/>
              <w:spacing w:before="100" w:beforeAutospacing="1" w:after="100" w:afterAutospacing="1"/>
              <w:jc w:val="center"/>
              <w:rPr>
                <w:lang w:val="en-US"/>
              </w:rPr>
            </w:pPr>
            <w:r>
              <w:rPr>
                <w:noProof/>
                <w:lang w:val="en-US"/>
              </w:rPr>
              <w:lastRenderedPageBreak/>
              <w:drawing>
                <wp:inline distT="0" distB="0" distL="0" distR="0" wp14:anchorId="430794AA" wp14:editId="1902C1D2">
                  <wp:extent cx="1933583" cy="25199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33583" cy="2519998"/>
                          </a:xfrm>
                          <a:prstGeom prst="rect">
                            <a:avLst/>
                          </a:prstGeom>
                        </pic:spPr>
                      </pic:pic>
                    </a:graphicData>
                  </a:graphic>
                </wp:inline>
              </w:drawing>
            </w:r>
          </w:p>
        </w:tc>
        <w:tc>
          <w:tcPr>
            <w:tcW w:w="4927" w:type="dxa"/>
            <w:vAlign w:val="center"/>
          </w:tcPr>
          <w:p w14:paraId="17A5FEBC"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F6AC54D" wp14:editId="7B8C3407">
                  <wp:extent cx="1921698" cy="2516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21698" cy="2516540"/>
                          </a:xfrm>
                          <a:prstGeom prst="rect">
                            <a:avLst/>
                          </a:prstGeom>
                        </pic:spPr>
                      </pic:pic>
                    </a:graphicData>
                  </a:graphic>
                </wp:inline>
              </w:drawing>
            </w:r>
          </w:p>
        </w:tc>
      </w:tr>
      <w:tr w:rsidR="0017641E" w14:paraId="5FAA8758" w14:textId="77777777" w:rsidTr="00B326CA">
        <w:trPr>
          <w:cantSplit/>
        </w:trPr>
        <w:tc>
          <w:tcPr>
            <w:tcW w:w="4927" w:type="dxa"/>
            <w:vAlign w:val="center"/>
          </w:tcPr>
          <w:p w14:paraId="2E561C4C"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38884ACE"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070A50" w14:paraId="0C15FFEB" w14:textId="77777777" w:rsidTr="00B326CA">
        <w:trPr>
          <w:cantSplit/>
        </w:trPr>
        <w:tc>
          <w:tcPr>
            <w:tcW w:w="9854" w:type="dxa"/>
            <w:gridSpan w:val="2"/>
            <w:vAlign w:val="center"/>
          </w:tcPr>
          <w:p w14:paraId="2C1711E3" w14:textId="1E7BC214" w:rsidR="0017641E" w:rsidRPr="0017641E" w:rsidRDefault="0017641E" w:rsidP="00B326CA">
            <w:pPr>
              <w:pStyle w:val="Caption"/>
              <w:keepNext/>
              <w:keepLines/>
              <w:spacing w:before="100" w:beforeAutospacing="1" w:after="100" w:afterAutospacing="1"/>
              <w:jc w:val="center"/>
              <w:rPr>
                <w:sz w:val="16"/>
                <w:szCs w:val="16"/>
                <w:lang w:val="en-US"/>
              </w:rPr>
            </w:pPr>
            <w:bookmarkStart w:id="180" w:name="_Toc148382810"/>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225F01">
              <w:rPr>
                <w:noProof/>
                <w:sz w:val="16"/>
                <w:szCs w:val="16"/>
                <w:lang w:val="en-US"/>
              </w:rPr>
              <w:t>11</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2012</w:t>
            </w:r>
            <w:bookmarkEnd w:id="180"/>
          </w:p>
        </w:tc>
      </w:tr>
    </w:tbl>
    <w:p w14:paraId="53CDE82E" w14:textId="58D4D351"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453ADD0A" w14:textId="77777777" w:rsidTr="00840623">
        <w:trPr>
          <w:trHeight w:hRule="exact" w:val="403"/>
        </w:trPr>
        <w:tc>
          <w:tcPr>
            <w:tcW w:w="2376" w:type="dxa"/>
            <w:tcBorders>
              <w:top w:val="single" w:sz="4" w:space="0" w:color="auto"/>
              <w:bottom w:val="single" w:sz="4" w:space="0" w:color="auto"/>
            </w:tcBorders>
          </w:tcPr>
          <w:p w14:paraId="51DA734D"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44863C0C" w14:textId="77777777" w:rsidR="00461848" w:rsidRPr="00B61C9D" w:rsidRDefault="00461848" w:rsidP="00B326CA">
            <w:pPr>
              <w:keepNext/>
              <w:keepLines/>
              <w:jc w:val="center"/>
              <w:rPr>
                <w:b/>
                <w:lang w:val="en-US"/>
              </w:rPr>
            </w:pPr>
            <w:r>
              <w:rPr>
                <w:b/>
                <w:lang w:val="en-US"/>
              </w:rPr>
              <w:t>Opt</w:t>
            </w:r>
          </w:p>
        </w:tc>
        <w:tc>
          <w:tcPr>
            <w:tcW w:w="1560" w:type="dxa"/>
            <w:tcBorders>
              <w:top w:val="single" w:sz="4" w:space="0" w:color="auto"/>
              <w:bottom w:val="single" w:sz="4" w:space="0" w:color="auto"/>
            </w:tcBorders>
          </w:tcPr>
          <w:p w14:paraId="6CBA617D" w14:textId="77777777" w:rsidR="00461848" w:rsidRDefault="00461848" w:rsidP="00B326CA">
            <w:pPr>
              <w:keepNext/>
              <w:keepLines/>
              <w:jc w:val="center"/>
              <w:rPr>
                <w:b/>
                <w:lang w:val="en-US"/>
              </w:rPr>
            </w:pPr>
            <w:r>
              <w:rPr>
                <w:b/>
                <w:lang w:val="en-US"/>
              </w:rPr>
              <w:t>Real</w:t>
            </w:r>
          </w:p>
        </w:tc>
      </w:tr>
      <w:tr w:rsidR="00461848" w:rsidRPr="00B61C9D" w14:paraId="75BCEA06" w14:textId="77777777" w:rsidTr="00840623">
        <w:trPr>
          <w:trHeight w:val="534"/>
        </w:trPr>
        <w:tc>
          <w:tcPr>
            <w:tcW w:w="2376" w:type="dxa"/>
            <w:tcBorders>
              <w:top w:val="single" w:sz="4" w:space="0" w:color="auto"/>
            </w:tcBorders>
            <w:vAlign w:val="center"/>
          </w:tcPr>
          <w:p w14:paraId="7E3EA05F"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439B5140" w14:textId="7607A171" w:rsidR="00461848" w:rsidRPr="00B61C9D" w:rsidRDefault="00476F36" w:rsidP="00B326CA">
            <w:pPr>
              <w:keepNext/>
              <w:keepLines/>
              <w:jc w:val="center"/>
              <w:rPr>
                <w:lang w:val="en-US"/>
              </w:rPr>
            </w:pPr>
            <w:r>
              <w:rPr>
                <w:lang w:val="en-US"/>
              </w:rPr>
              <w:t>0.14</w:t>
            </w:r>
          </w:p>
        </w:tc>
        <w:tc>
          <w:tcPr>
            <w:tcW w:w="1560" w:type="dxa"/>
            <w:tcBorders>
              <w:top w:val="single" w:sz="4" w:space="0" w:color="auto"/>
            </w:tcBorders>
          </w:tcPr>
          <w:p w14:paraId="3888DE17" w14:textId="6EBE139C" w:rsidR="00461848" w:rsidRDefault="00CD38E9" w:rsidP="00B326CA">
            <w:pPr>
              <w:keepNext/>
              <w:keepLines/>
              <w:jc w:val="center"/>
            </w:pPr>
            <w:r>
              <w:t>0.18</w:t>
            </w:r>
          </w:p>
        </w:tc>
      </w:tr>
      <w:tr w:rsidR="00461848" w:rsidRPr="00B61C9D" w14:paraId="7015BE22" w14:textId="77777777" w:rsidTr="00840623">
        <w:trPr>
          <w:trHeight w:val="534"/>
        </w:trPr>
        <w:tc>
          <w:tcPr>
            <w:tcW w:w="2376" w:type="dxa"/>
            <w:vAlign w:val="center"/>
          </w:tcPr>
          <w:p w14:paraId="6B6AE7EE"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7F508A1F" w14:textId="527302B1" w:rsidR="00461848" w:rsidRPr="00B61C9D" w:rsidRDefault="00476F36" w:rsidP="00B326CA">
            <w:pPr>
              <w:keepNext/>
              <w:keepLines/>
              <w:jc w:val="center"/>
              <w:rPr>
                <w:lang w:val="en-US"/>
              </w:rPr>
            </w:pPr>
            <w:r>
              <w:rPr>
                <w:lang w:val="en-US"/>
              </w:rPr>
              <w:t>50.</w:t>
            </w:r>
            <w:r w:rsidR="00C54226">
              <w:rPr>
                <w:lang w:val="en-US"/>
              </w:rPr>
              <w:t>001</w:t>
            </w:r>
          </w:p>
        </w:tc>
        <w:tc>
          <w:tcPr>
            <w:tcW w:w="1560" w:type="dxa"/>
          </w:tcPr>
          <w:p w14:paraId="4FCFC06C" w14:textId="605DE245" w:rsidR="00461848" w:rsidRDefault="00CD38E9" w:rsidP="00B326CA">
            <w:pPr>
              <w:keepNext/>
              <w:keepLines/>
              <w:jc w:val="center"/>
            </w:pPr>
            <w:r>
              <w:t>43.65</w:t>
            </w:r>
          </w:p>
        </w:tc>
      </w:tr>
      <w:tr w:rsidR="00461848" w:rsidRPr="00B61C9D" w14:paraId="1229487D" w14:textId="77777777" w:rsidTr="00840623">
        <w:trPr>
          <w:trHeight w:val="534"/>
        </w:trPr>
        <w:tc>
          <w:tcPr>
            <w:tcW w:w="2376" w:type="dxa"/>
            <w:vAlign w:val="center"/>
          </w:tcPr>
          <w:p w14:paraId="0D2C0276" w14:textId="77777777" w:rsidR="00461848" w:rsidRDefault="00461848" w:rsidP="00B326CA">
            <w:pPr>
              <w:keepNext/>
              <w:keepLines/>
              <w:jc w:val="center"/>
              <w:rPr>
                <w:lang w:val="en-US"/>
              </w:rPr>
            </w:pPr>
            <w:r>
              <w:rPr>
                <w:lang w:val="en-US"/>
              </w:rPr>
              <w:t>Diameter</w:t>
            </w:r>
          </w:p>
        </w:tc>
        <w:tc>
          <w:tcPr>
            <w:tcW w:w="1560" w:type="dxa"/>
            <w:vAlign w:val="center"/>
          </w:tcPr>
          <w:p w14:paraId="6C670FC1" w14:textId="011E546B" w:rsidR="00461848" w:rsidRPr="0098555C" w:rsidRDefault="00476F36" w:rsidP="00B326CA">
            <w:pPr>
              <w:keepNext/>
              <w:keepLines/>
              <w:jc w:val="center"/>
            </w:pPr>
            <w:r>
              <w:t>9.0</w:t>
            </w:r>
          </w:p>
        </w:tc>
        <w:tc>
          <w:tcPr>
            <w:tcW w:w="1560" w:type="dxa"/>
          </w:tcPr>
          <w:p w14:paraId="48D4435E" w14:textId="48F62893" w:rsidR="00461848" w:rsidRDefault="00CD38E9" w:rsidP="00B326CA">
            <w:pPr>
              <w:keepNext/>
              <w:keepLines/>
              <w:jc w:val="center"/>
            </w:pPr>
            <w:r>
              <w:t>11</w:t>
            </w:r>
          </w:p>
        </w:tc>
      </w:tr>
      <w:tr w:rsidR="00461848" w:rsidRPr="00B61C9D" w14:paraId="2A47E1A1" w14:textId="77777777" w:rsidTr="00840623">
        <w:trPr>
          <w:trHeight w:val="534"/>
        </w:trPr>
        <w:tc>
          <w:tcPr>
            <w:tcW w:w="2376" w:type="dxa"/>
            <w:vAlign w:val="center"/>
          </w:tcPr>
          <w:p w14:paraId="54CEA6FF" w14:textId="77777777" w:rsidR="00461848" w:rsidRDefault="00461848" w:rsidP="00B326CA">
            <w:pPr>
              <w:keepNext/>
              <w:keepLines/>
              <w:jc w:val="center"/>
              <w:rPr>
                <w:lang w:val="en-US"/>
              </w:rPr>
            </w:pPr>
            <w:r>
              <w:rPr>
                <w:lang w:val="en-US"/>
              </w:rPr>
              <w:t>Average Clustering</w:t>
            </w:r>
          </w:p>
        </w:tc>
        <w:tc>
          <w:tcPr>
            <w:tcW w:w="1560" w:type="dxa"/>
            <w:vAlign w:val="center"/>
          </w:tcPr>
          <w:p w14:paraId="16E95856" w14:textId="1FE3560E" w:rsidR="00461848" w:rsidRPr="0098555C" w:rsidRDefault="00476F36" w:rsidP="00B326CA">
            <w:pPr>
              <w:keepNext/>
              <w:keepLines/>
              <w:jc w:val="center"/>
            </w:pPr>
            <w:r>
              <w:t>0.7</w:t>
            </w:r>
            <w:r w:rsidR="00E01D9F">
              <w:t>68</w:t>
            </w:r>
          </w:p>
        </w:tc>
        <w:tc>
          <w:tcPr>
            <w:tcW w:w="1560" w:type="dxa"/>
          </w:tcPr>
          <w:p w14:paraId="10EE8A9A" w14:textId="0A2AC976" w:rsidR="00461848" w:rsidRDefault="00CD38E9" w:rsidP="00B326CA">
            <w:pPr>
              <w:keepNext/>
              <w:keepLines/>
              <w:jc w:val="center"/>
            </w:pPr>
            <w:r>
              <w:t>0.85</w:t>
            </w:r>
          </w:p>
        </w:tc>
      </w:tr>
      <w:tr w:rsidR="00461848" w:rsidRPr="00B61C9D" w14:paraId="661CD57E" w14:textId="77777777" w:rsidTr="00840623">
        <w:trPr>
          <w:trHeight w:val="534"/>
        </w:trPr>
        <w:tc>
          <w:tcPr>
            <w:tcW w:w="2376" w:type="dxa"/>
            <w:vAlign w:val="center"/>
          </w:tcPr>
          <w:p w14:paraId="22A7B35C" w14:textId="77777777" w:rsidR="00461848" w:rsidRDefault="00461848" w:rsidP="00B326CA">
            <w:pPr>
              <w:keepNext/>
              <w:keepLines/>
              <w:jc w:val="center"/>
              <w:rPr>
                <w:lang w:val="en-US"/>
              </w:rPr>
            </w:pPr>
            <w:r>
              <w:rPr>
                <w:lang w:val="en-US"/>
              </w:rPr>
              <w:t>Num. of stations</w:t>
            </w:r>
          </w:p>
        </w:tc>
        <w:tc>
          <w:tcPr>
            <w:tcW w:w="1560" w:type="dxa"/>
            <w:vAlign w:val="center"/>
          </w:tcPr>
          <w:p w14:paraId="16988A0B" w14:textId="275BE569" w:rsidR="00461848" w:rsidRPr="0098555C" w:rsidRDefault="00476F36" w:rsidP="00B326CA">
            <w:pPr>
              <w:keepNext/>
              <w:keepLines/>
              <w:jc w:val="center"/>
            </w:pPr>
            <w:r>
              <w:t>494</w:t>
            </w:r>
          </w:p>
        </w:tc>
        <w:tc>
          <w:tcPr>
            <w:tcW w:w="1560" w:type="dxa"/>
          </w:tcPr>
          <w:p w14:paraId="74F4959E" w14:textId="7D562381" w:rsidR="00461848" w:rsidRDefault="00CD38E9" w:rsidP="00B326CA">
            <w:pPr>
              <w:keepNext/>
              <w:keepLines/>
              <w:jc w:val="center"/>
            </w:pPr>
            <w:r>
              <w:t>494</w:t>
            </w:r>
          </w:p>
        </w:tc>
      </w:tr>
      <w:tr w:rsidR="0013482A" w:rsidRPr="00B61C9D" w14:paraId="78DE3D79" w14:textId="77777777" w:rsidTr="00840623">
        <w:trPr>
          <w:trHeight w:val="534"/>
        </w:trPr>
        <w:tc>
          <w:tcPr>
            <w:tcW w:w="2376" w:type="dxa"/>
            <w:vAlign w:val="center"/>
          </w:tcPr>
          <w:p w14:paraId="2917B140" w14:textId="6016358F" w:rsidR="0013482A" w:rsidRDefault="0013482A" w:rsidP="00B326CA">
            <w:pPr>
              <w:keepNext/>
              <w:keepLines/>
              <w:jc w:val="center"/>
              <w:rPr>
                <w:lang w:val="en-US"/>
              </w:rPr>
            </w:pPr>
            <w:r>
              <w:rPr>
                <w:lang w:val="en-US"/>
              </w:rPr>
              <w:t>Fitness</w:t>
            </w:r>
          </w:p>
        </w:tc>
        <w:tc>
          <w:tcPr>
            <w:tcW w:w="1560" w:type="dxa"/>
            <w:vAlign w:val="center"/>
          </w:tcPr>
          <w:p w14:paraId="0CF7B8EC" w14:textId="21F9663A" w:rsidR="0013482A" w:rsidRDefault="0013482A" w:rsidP="00B326CA">
            <w:pPr>
              <w:keepNext/>
              <w:keepLines/>
              <w:jc w:val="center"/>
            </w:pPr>
            <w:r>
              <w:t>0.</w:t>
            </w:r>
            <w:r w:rsidR="00C54226">
              <w:t>421</w:t>
            </w:r>
          </w:p>
        </w:tc>
        <w:tc>
          <w:tcPr>
            <w:tcW w:w="1560" w:type="dxa"/>
          </w:tcPr>
          <w:p w14:paraId="167DF2F4" w14:textId="110E0F3B" w:rsidR="0013482A" w:rsidRDefault="0013482A" w:rsidP="00B326CA">
            <w:pPr>
              <w:keepNext/>
              <w:keepLines/>
              <w:jc w:val="center"/>
            </w:pPr>
            <w:r>
              <w:t>0.5303</w:t>
            </w:r>
          </w:p>
        </w:tc>
      </w:tr>
      <w:tr w:rsidR="000C538A" w:rsidRPr="00B61C9D" w14:paraId="0E92792C" w14:textId="77777777" w:rsidTr="000C538A">
        <w:trPr>
          <w:trHeight w:val="534"/>
        </w:trPr>
        <w:tc>
          <w:tcPr>
            <w:tcW w:w="2376" w:type="dxa"/>
            <w:vAlign w:val="center"/>
          </w:tcPr>
          <w:p w14:paraId="3E009974" w14:textId="1A1C54F6" w:rsidR="000C538A" w:rsidRDefault="000C538A" w:rsidP="000C538A">
            <w:pPr>
              <w:keepNext/>
              <w:keepLines/>
              <w:jc w:val="center"/>
              <w:rPr>
                <w:lang w:val="en-US"/>
              </w:rPr>
            </w:pPr>
            <w:r>
              <w:rPr>
                <w:lang w:val="en-US"/>
              </w:rPr>
              <w:t>New installed stations</w:t>
            </w:r>
          </w:p>
        </w:tc>
        <w:tc>
          <w:tcPr>
            <w:tcW w:w="1560" w:type="dxa"/>
            <w:vAlign w:val="center"/>
          </w:tcPr>
          <w:p w14:paraId="380BB987" w14:textId="27867DC3" w:rsidR="000C538A" w:rsidRDefault="000C538A" w:rsidP="000C538A">
            <w:pPr>
              <w:keepNext/>
              <w:keepLines/>
              <w:jc w:val="center"/>
            </w:pPr>
            <w:r>
              <w:t>177</w:t>
            </w:r>
          </w:p>
        </w:tc>
        <w:tc>
          <w:tcPr>
            <w:tcW w:w="1560" w:type="dxa"/>
            <w:vAlign w:val="center"/>
          </w:tcPr>
          <w:p w14:paraId="34D94756" w14:textId="2DC8B80E" w:rsidR="000C538A" w:rsidRDefault="000C538A" w:rsidP="000C538A">
            <w:pPr>
              <w:keepNext/>
              <w:keepLines/>
              <w:jc w:val="center"/>
            </w:pPr>
            <w:r>
              <w:t>177</w:t>
            </w:r>
          </w:p>
        </w:tc>
      </w:tr>
    </w:tbl>
    <w:p w14:paraId="7B372FCA" w14:textId="426D7A56" w:rsidR="00461848" w:rsidRDefault="00461848" w:rsidP="00461848">
      <w:pPr>
        <w:pStyle w:val="Caption"/>
        <w:rPr>
          <w:sz w:val="16"/>
          <w:szCs w:val="16"/>
          <w:lang w:val="en-US"/>
        </w:rPr>
      </w:pPr>
      <w:bookmarkStart w:id="181" w:name="_Toc148382823"/>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225F01">
        <w:rPr>
          <w:noProof/>
          <w:sz w:val="16"/>
          <w:szCs w:val="16"/>
          <w:lang w:val="en-US"/>
        </w:rPr>
        <w:t>4</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2012</w:t>
      </w:r>
      <w:bookmarkEnd w:id="181"/>
    </w:p>
    <w:p w14:paraId="1D40A039"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02AD68F6" w14:textId="77777777" w:rsidTr="00841127">
        <w:tc>
          <w:tcPr>
            <w:tcW w:w="4927" w:type="dxa"/>
            <w:vAlign w:val="center"/>
          </w:tcPr>
          <w:p w14:paraId="3B04570A" w14:textId="77777777" w:rsidR="0017641E" w:rsidRDefault="0017641E" w:rsidP="00B326CA">
            <w:pPr>
              <w:keepNext/>
              <w:keepLines/>
              <w:spacing w:before="100" w:beforeAutospacing="1" w:after="100" w:afterAutospacing="1"/>
              <w:jc w:val="center"/>
              <w:rPr>
                <w:lang w:val="en-US"/>
              </w:rPr>
            </w:pPr>
            <w:r>
              <w:rPr>
                <w:noProof/>
                <w:lang w:val="en-US"/>
              </w:rPr>
              <w:lastRenderedPageBreak/>
              <w:drawing>
                <wp:inline distT="0" distB="0" distL="0" distR="0" wp14:anchorId="4DAC3CE2" wp14:editId="20FB3FCD">
                  <wp:extent cx="1941508" cy="24695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41508" cy="2469599"/>
                          </a:xfrm>
                          <a:prstGeom prst="rect">
                            <a:avLst/>
                          </a:prstGeom>
                        </pic:spPr>
                      </pic:pic>
                    </a:graphicData>
                  </a:graphic>
                </wp:inline>
              </w:drawing>
            </w:r>
          </w:p>
        </w:tc>
        <w:tc>
          <w:tcPr>
            <w:tcW w:w="4927" w:type="dxa"/>
            <w:vAlign w:val="center"/>
          </w:tcPr>
          <w:p w14:paraId="308BEA6F"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5624C054" wp14:editId="35BB69B2">
                  <wp:extent cx="1908490" cy="252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8490" cy="2520000"/>
                          </a:xfrm>
                          <a:prstGeom prst="rect">
                            <a:avLst/>
                          </a:prstGeom>
                        </pic:spPr>
                      </pic:pic>
                    </a:graphicData>
                  </a:graphic>
                </wp:inline>
              </w:drawing>
            </w:r>
          </w:p>
        </w:tc>
      </w:tr>
      <w:tr w:rsidR="0017641E" w14:paraId="3D62F00B" w14:textId="77777777" w:rsidTr="00841127">
        <w:tc>
          <w:tcPr>
            <w:tcW w:w="4927" w:type="dxa"/>
            <w:vAlign w:val="center"/>
          </w:tcPr>
          <w:p w14:paraId="51A06787"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11B08ECC"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070A50" w14:paraId="60919FCC" w14:textId="77777777" w:rsidTr="00841127">
        <w:tc>
          <w:tcPr>
            <w:tcW w:w="9854" w:type="dxa"/>
            <w:gridSpan w:val="2"/>
            <w:vAlign w:val="center"/>
          </w:tcPr>
          <w:p w14:paraId="179F97DC" w14:textId="1D48B41A" w:rsidR="0017641E" w:rsidRPr="0017641E" w:rsidRDefault="0017641E" w:rsidP="00B326CA">
            <w:pPr>
              <w:pStyle w:val="Caption"/>
              <w:keepNext/>
              <w:keepLines/>
              <w:spacing w:before="100" w:beforeAutospacing="1" w:after="100" w:afterAutospacing="1"/>
              <w:jc w:val="center"/>
              <w:rPr>
                <w:sz w:val="16"/>
                <w:szCs w:val="16"/>
                <w:lang w:val="en-US"/>
              </w:rPr>
            </w:pPr>
            <w:bookmarkStart w:id="182" w:name="_Toc148382811"/>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225F01">
              <w:rPr>
                <w:noProof/>
                <w:sz w:val="16"/>
                <w:szCs w:val="16"/>
                <w:lang w:val="en-US"/>
              </w:rPr>
              <w:t>12</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2013</w:t>
            </w:r>
            <w:bookmarkEnd w:id="182"/>
          </w:p>
        </w:tc>
      </w:tr>
    </w:tbl>
    <w:p w14:paraId="42B4C723" w14:textId="56D1B77A"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0A47E8C5" w14:textId="77777777" w:rsidTr="00840623">
        <w:trPr>
          <w:trHeight w:hRule="exact" w:val="403"/>
        </w:trPr>
        <w:tc>
          <w:tcPr>
            <w:tcW w:w="2376" w:type="dxa"/>
            <w:tcBorders>
              <w:top w:val="single" w:sz="4" w:space="0" w:color="auto"/>
              <w:bottom w:val="single" w:sz="4" w:space="0" w:color="auto"/>
            </w:tcBorders>
          </w:tcPr>
          <w:p w14:paraId="29F15262"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29F23060" w14:textId="77777777" w:rsidR="00461848" w:rsidRPr="00B61C9D" w:rsidRDefault="00461848" w:rsidP="00B326CA">
            <w:pPr>
              <w:keepNext/>
              <w:keepLines/>
              <w:jc w:val="center"/>
              <w:rPr>
                <w:b/>
                <w:lang w:val="en-US"/>
              </w:rPr>
            </w:pPr>
            <w:r>
              <w:rPr>
                <w:b/>
                <w:lang w:val="en-US"/>
              </w:rPr>
              <w:t>Opt</w:t>
            </w:r>
          </w:p>
        </w:tc>
        <w:tc>
          <w:tcPr>
            <w:tcW w:w="1560" w:type="dxa"/>
            <w:tcBorders>
              <w:top w:val="single" w:sz="4" w:space="0" w:color="auto"/>
              <w:bottom w:val="single" w:sz="4" w:space="0" w:color="auto"/>
            </w:tcBorders>
          </w:tcPr>
          <w:p w14:paraId="4B36A43F" w14:textId="77777777" w:rsidR="00461848" w:rsidRDefault="00461848" w:rsidP="00B326CA">
            <w:pPr>
              <w:keepNext/>
              <w:keepLines/>
              <w:jc w:val="center"/>
              <w:rPr>
                <w:b/>
                <w:lang w:val="en-US"/>
              </w:rPr>
            </w:pPr>
            <w:r>
              <w:rPr>
                <w:b/>
                <w:lang w:val="en-US"/>
              </w:rPr>
              <w:t>Real</w:t>
            </w:r>
          </w:p>
        </w:tc>
      </w:tr>
      <w:tr w:rsidR="00461848" w:rsidRPr="00B61C9D" w14:paraId="0C0EB626" w14:textId="77777777" w:rsidTr="00840623">
        <w:trPr>
          <w:trHeight w:val="534"/>
        </w:trPr>
        <w:tc>
          <w:tcPr>
            <w:tcW w:w="2376" w:type="dxa"/>
            <w:tcBorders>
              <w:top w:val="single" w:sz="4" w:space="0" w:color="auto"/>
            </w:tcBorders>
            <w:vAlign w:val="center"/>
          </w:tcPr>
          <w:p w14:paraId="03B985EB"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7F532C42" w14:textId="5D118015" w:rsidR="00461848" w:rsidRPr="00B61C9D" w:rsidRDefault="00476F36" w:rsidP="00B326CA">
            <w:pPr>
              <w:keepNext/>
              <w:keepLines/>
              <w:jc w:val="center"/>
              <w:rPr>
                <w:lang w:val="en-US"/>
              </w:rPr>
            </w:pPr>
            <w:r>
              <w:rPr>
                <w:lang w:val="en-US"/>
              </w:rPr>
              <w:t>0.144</w:t>
            </w:r>
          </w:p>
        </w:tc>
        <w:tc>
          <w:tcPr>
            <w:tcW w:w="1560" w:type="dxa"/>
            <w:tcBorders>
              <w:top w:val="single" w:sz="4" w:space="0" w:color="auto"/>
            </w:tcBorders>
          </w:tcPr>
          <w:p w14:paraId="34D5E068" w14:textId="771DCC00" w:rsidR="00461848" w:rsidRDefault="00CD38E9" w:rsidP="00B326CA">
            <w:pPr>
              <w:keepNext/>
              <w:keepLines/>
              <w:jc w:val="center"/>
            </w:pPr>
            <w:r>
              <w:t>0.17</w:t>
            </w:r>
          </w:p>
        </w:tc>
      </w:tr>
      <w:tr w:rsidR="00461848" w:rsidRPr="00B61C9D" w14:paraId="4BB6BF0C" w14:textId="77777777" w:rsidTr="00840623">
        <w:trPr>
          <w:trHeight w:val="534"/>
        </w:trPr>
        <w:tc>
          <w:tcPr>
            <w:tcW w:w="2376" w:type="dxa"/>
            <w:vAlign w:val="center"/>
          </w:tcPr>
          <w:p w14:paraId="2B6E8468"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49DA50E3" w14:textId="5FE006B4" w:rsidR="00461848" w:rsidRPr="00B61C9D" w:rsidRDefault="00476F36" w:rsidP="00B326CA">
            <w:pPr>
              <w:keepNext/>
              <w:keepLines/>
              <w:jc w:val="center"/>
              <w:rPr>
                <w:lang w:val="en-US"/>
              </w:rPr>
            </w:pPr>
            <w:r>
              <w:rPr>
                <w:lang w:val="en-US"/>
              </w:rPr>
              <w:t>48.08</w:t>
            </w:r>
          </w:p>
        </w:tc>
        <w:tc>
          <w:tcPr>
            <w:tcW w:w="1560" w:type="dxa"/>
          </w:tcPr>
          <w:p w14:paraId="575DFCC4" w14:textId="74171ABE" w:rsidR="00461848" w:rsidRDefault="00CD38E9" w:rsidP="00B326CA">
            <w:pPr>
              <w:keepNext/>
              <w:keepLines/>
              <w:jc w:val="center"/>
            </w:pPr>
            <w:r>
              <w:t>47.52</w:t>
            </w:r>
          </w:p>
        </w:tc>
      </w:tr>
      <w:tr w:rsidR="00461848" w:rsidRPr="00B61C9D" w14:paraId="166F4C29" w14:textId="77777777" w:rsidTr="00840623">
        <w:trPr>
          <w:trHeight w:val="534"/>
        </w:trPr>
        <w:tc>
          <w:tcPr>
            <w:tcW w:w="2376" w:type="dxa"/>
            <w:vAlign w:val="center"/>
          </w:tcPr>
          <w:p w14:paraId="3CCC1304" w14:textId="77777777" w:rsidR="00461848" w:rsidRDefault="00461848" w:rsidP="00B326CA">
            <w:pPr>
              <w:keepNext/>
              <w:keepLines/>
              <w:jc w:val="center"/>
              <w:rPr>
                <w:lang w:val="en-US"/>
              </w:rPr>
            </w:pPr>
            <w:r>
              <w:rPr>
                <w:lang w:val="en-US"/>
              </w:rPr>
              <w:t>Diameter</w:t>
            </w:r>
          </w:p>
        </w:tc>
        <w:tc>
          <w:tcPr>
            <w:tcW w:w="1560" w:type="dxa"/>
            <w:vAlign w:val="center"/>
          </w:tcPr>
          <w:p w14:paraId="7C024A41" w14:textId="34348ED6" w:rsidR="00461848" w:rsidRPr="0098555C" w:rsidRDefault="00476F36" w:rsidP="00B326CA">
            <w:pPr>
              <w:keepNext/>
              <w:keepLines/>
              <w:jc w:val="center"/>
            </w:pPr>
            <w:r>
              <w:t>10.0</w:t>
            </w:r>
          </w:p>
        </w:tc>
        <w:tc>
          <w:tcPr>
            <w:tcW w:w="1560" w:type="dxa"/>
          </w:tcPr>
          <w:p w14:paraId="7EE79C97" w14:textId="65A2CE02" w:rsidR="00461848" w:rsidRDefault="00CD38E9" w:rsidP="00B326CA">
            <w:pPr>
              <w:keepNext/>
              <w:keepLines/>
              <w:jc w:val="center"/>
            </w:pPr>
            <w:r>
              <w:t>11.96</w:t>
            </w:r>
          </w:p>
        </w:tc>
      </w:tr>
      <w:tr w:rsidR="00461848" w:rsidRPr="00B61C9D" w14:paraId="7E5578B7" w14:textId="77777777" w:rsidTr="00840623">
        <w:trPr>
          <w:trHeight w:val="534"/>
        </w:trPr>
        <w:tc>
          <w:tcPr>
            <w:tcW w:w="2376" w:type="dxa"/>
            <w:vAlign w:val="center"/>
          </w:tcPr>
          <w:p w14:paraId="46C98BBF" w14:textId="77777777" w:rsidR="00461848" w:rsidRDefault="00461848" w:rsidP="00B326CA">
            <w:pPr>
              <w:keepNext/>
              <w:keepLines/>
              <w:jc w:val="center"/>
              <w:rPr>
                <w:lang w:val="en-US"/>
              </w:rPr>
            </w:pPr>
            <w:r>
              <w:rPr>
                <w:lang w:val="en-US"/>
              </w:rPr>
              <w:t>Average Clustering</w:t>
            </w:r>
          </w:p>
        </w:tc>
        <w:tc>
          <w:tcPr>
            <w:tcW w:w="1560" w:type="dxa"/>
            <w:vAlign w:val="center"/>
          </w:tcPr>
          <w:p w14:paraId="3D0309D6" w14:textId="7142EE34" w:rsidR="00461848" w:rsidRPr="0098555C" w:rsidRDefault="00476F36" w:rsidP="00B326CA">
            <w:pPr>
              <w:keepNext/>
              <w:keepLines/>
              <w:jc w:val="center"/>
            </w:pPr>
            <w:r>
              <w:t>0.</w:t>
            </w:r>
            <w:r w:rsidR="00852837">
              <w:t>797</w:t>
            </w:r>
          </w:p>
        </w:tc>
        <w:tc>
          <w:tcPr>
            <w:tcW w:w="1560" w:type="dxa"/>
          </w:tcPr>
          <w:p w14:paraId="389D1C5A" w14:textId="2FDF9F86" w:rsidR="00461848" w:rsidRDefault="00CD38E9" w:rsidP="00B326CA">
            <w:pPr>
              <w:keepNext/>
              <w:keepLines/>
              <w:jc w:val="center"/>
            </w:pPr>
            <w:r>
              <w:t>0.83</w:t>
            </w:r>
          </w:p>
        </w:tc>
      </w:tr>
      <w:tr w:rsidR="00461848" w:rsidRPr="00B61C9D" w14:paraId="2341341A" w14:textId="77777777" w:rsidTr="00840623">
        <w:trPr>
          <w:trHeight w:val="534"/>
        </w:trPr>
        <w:tc>
          <w:tcPr>
            <w:tcW w:w="2376" w:type="dxa"/>
            <w:vAlign w:val="center"/>
          </w:tcPr>
          <w:p w14:paraId="30050462" w14:textId="77777777" w:rsidR="00461848" w:rsidRDefault="00461848" w:rsidP="00B326CA">
            <w:pPr>
              <w:keepNext/>
              <w:keepLines/>
              <w:jc w:val="center"/>
              <w:rPr>
                <w:lang w:val="en-US"/>
              </w:rPr>
            </w:pPr>
            <w:r>
              <w:rPr>
                <w:lang w:val="en-US"/>
              </w:rPr>
              <w:t>Num. of stations</w:t>
            </w:r>
          </w:p>
        </w:tc>
        <w:tc>
          <w:tcPr>
            <w:tcW w:w="1560" w:type="dxa"/>
            <w:vAlign w:val="center"/>
          </w:tcPr>
          <w:p w14:paraId="4B85FFD7" w14:textId="086B66F2" w:rsidR="00461848" w:rsidRPr="0098555C" w:rsidRDefault="00476F36" w:rsidP="00B326CA">
            <w:pPr>
              <w:keepNext/>
              <w:keepLines/>
              <w:jc w:val="center"/>
            </w:pPr>
            <w:r>
              <w:t>615</w:t>
            </w:r>
          </w:p>
        </w:tc>
        <w:tc>
          <w:tcPr>
            <w:tcW w:w="1560" w:type="dxa"/>
          </w:tcPr>
          <w:p w14:paraId="6EB4A595" w14:textId="5BF0713C" w:rsidR="00461848" w:rsidRDefault="00CD38E9" w:rsidP="00B326CA">
            <w:pPr>
              <w:keepNext/>
              <w:keepLines/>
              <w:jc w:val="center"/>
            </w:pPr>
            <w:r>
              <w:t>615</w:t>
            </w:r>
          </w:p>
        </w:tc>
      </w:tr>
      <w:tr w:rsidR="0013482A" w:rsidRPr="00B61C9D" w14:paraId="7686E474" w14:textId="77777777" w:rsidTr="00840623">
        <w:trPr>
          <w:trHeight w:val="534"/>
        </w:trPr>
        <w:tc>
          <w:tcPr>
            <w:tcW w:w="2376" w:type="dxa"/>
            <w:vAlign w:val="center"/>
          </w:tcPr>
          <w:p w14:paraId="284E4D7F" w14:textId="710BE63C" w:rsidR="0013482A" w:rsidRDefault="0013482A" w:rsidP="00B326CA">
            <w:pPr>
              <w:keepNext/>
              <w:keepLines/>
              <w:jc w:val="center"/>
              <w:rPr>
                <w:lang w:val="en-US"/>
              </w:rPr>
            </w:pPr>
            <w:r>
              <w:rPr>
                <w:lang w:val="en-US"/>
              </w:rPr>
              <w:t>Fitness</w:t>
            </w:r>
          </w:p>
        </w:tc>
        <w:tc>
          <w:tcPr>
            <w:tcW w:w="1560" w:type="dxa"/>
            <w:vAlign w:val="center"/>
          </w:tcPr>
          <w:p w14:paraId="5EFFD49B" w14:textId="144816C2" w:rsidR="0013482A" w:rsidRDefault="0013482A" w:rsidP="00B326CA">
            <w:pPr>
              <w:keepNext/>
              <w:keepLines/>
              <w:jc w:val="center"/>
            </w:pPr>
            <w:r>
              <w:t>0.4474</w:t>
            </w:r>
          </w:p>
        </w:tc>
        <w:tc>
          <w:tcPr>
            <w:tcW w:w="1560" w:type="dxa"/>
          </w:tcPr>
          <w:p w14:paraId="178C257D" w14:textId="6E883155" w:rsidR="0013482A" w:rsidRDefault="0013482A" w:rsidP="00B326CA">
            <w:pPr>
              <w:keepNext/>
              <w:keepLines/>
              <w:jc w:val="center"/>
            </w:pPr>
            <w:r>
              <w:t>0.4861</w:t>
            </w:r>
          </w:p>
        </w:tc>
      </w:tr>
      <w:tr w:rsidR="000C538A" w:rsidRPr="00B61C9D" w14:paraId="7690CB21" w14:textId="77777777" w:rsidTr="000C538A">
        <w:trPr>
          <w:trHeight w:val="534"/>
        </w:trPr>
        <w:tc>
          <w:tcPr>
            <w:tcW w:w="2376" w:type="dxa"/>
            <w:vAlign w:val="center"/>
          </w:tcPr>
          <w:p w14:paraId="584A481B" w14:textId="6C061FB0" w:rsidR="000C538A" w:rsidRDefault="000C538A" w:rsidP="000C538A">
            <w:pPr>
              <w:keepNext/>
              <w:keepLines/>
              <w:jc w:val="center"/>
              <w:rPr>
                <w:lang w:val="en-US"/>
              </w:rPr>
            </w:pPr>
            <w:r>
              <w:rPr>
                <w:lang w:val="en-US"/>
              </w:rPr>
              <w:t>New installed stations</w:t>
            </w:r>
          </w:p>
        </w:tc>
        <w:tc>
          <w:tcPr>
            <w:tcW w:w="1560" w:type="dxa"/>
            <w:vAlign w:val="center"/>
          </w:tcPr>
          <w:p w14:paraId="34BD2B2C" w14:textId="3589F141" w:rsidR="000C538A" w:rsidRDefault="000C538A" w:rsidP="000C538A">
            <w:pPr>
              <w:keepNext/>
              <w:keepLines/>
              <w:jc w:val="center"/>
            </w:pPr>
            <w:r>
              <w:t>121</w:t>
            </w:r>
          </w:p>
        </w:tc>
        <w:tc>
          <w:tcPr>
            <w:tcW w:w="1560" w:type="dxa"/>
            <w:vAlign w:val="center"/>
          </w:tcPr>
          <w:p w14:paraId="582DF805" w14:textId="1303446F" w:rsidR="000C538A" w:rsidRDefault="000C538A" w:rsidP="000C538A">
            <w:pPr>
              <w:keepNext/>
              <w:keepLines/>
              <w:jc w:val="center"/>
            </w:pPr>
            <w:r>
              <w:t>121</w:t>
            </w:r>
          </w:p>
        </w:tc>
      </w:tr>
    </w:tbl>
    <w:p w14:paraId="17787D60" w14:textId="662AA142" w:rsidR="00461848" w:rsidRDefault="00461848" w:rsidP="00461848">
      <w:pPr>
        <w:pStyle w:val="Caption"/>
        <w:rPr>
          <w:sz w:val="16"/>
          <w:szCs w:val="16"/>
          <w:lang w:val="en-US"/>
        </w:rPr>
      </w:pPr>
      <w:bookmarkStart w:id="183" w:name="_Toc148382824"/>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225F01">
        <w:rPr>
          <w:noProof/>
          <w:sz w:val="16"/>
          <w:szCs w:val="16"/>
          <w:lang w:val="en-US"/>
        </w:rPr>
        <w:t>5</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2013</w:t>
      </w:r>
      <w:bookmarkEnd w:id="183"/>
    </w:p>
    <w:p w14:paraId="302DAD6E"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4434F8DB" w14:textId="77777777" w:rsidTr="00841127">
        <w:tc>
          <w:tcPr>
            <w:tcW w:w="4927" w:type="dxa"/>
            <w:vAlign w:val="center"/>
          </w:tcPr>
          <w:p w14:paraId="75AAD8E9" w14:textId="77777777" w:rsidR="0017641E" w:rsidRDefault="0017641E" w:rsidP="00B326CA">
            <w:pPr>
              <w:keepNext/>
              <w:keepLines/>
              <w:spacing w:before="100" w:beforeAutospacing="1" w:after="100" w:afterAutospacing="1"/>
              <w:jc w:val="center"/>
              <w:rPr>
                <w:lang w:val="en-US"/>
              </w:rPr>
            </w:pPr>
            <w:r>
              <w:rPr>
                <w:noProof/>
                <w:lang w:val="en-US"/>
              </w:rPr>
              <w:lastRenderedPageBreak/>
              <w:drawing>
                <wp:inline distT="0" distB="0" distL="0" distR="0" wp14:anchorId="01B2C549" wp14:editId="64C94902">
                  <wp:extent cx="1874150"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74150" cy="2520000"/>
                          </a:xfrm>
                          <a:prstGeom prst="rect">
                            <a:avLst/>
                          </a:prstGeom>
                        </pic:spPr>
                      </pic:pic>
                    </a:graphicData>
                  </a:graphic>
                </wp:inline>
              </w:drawing>
            </w:r>
          </w:p>
        </w:tc>
        <w:tc>
          <w:tcPr>
            <w:tcW w:w="4927" w:type="dxa"/>
            <w:vAlign w:val="center"/>
          </w:tcPr>
          <w:p w14:paraId="36505E0D"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28C3802" wp14:editId="411693AB">
                  <wp:extent cx="1835490" cy="252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35490" cy="2520000"/>
                          </a:xfrm>
                          <a:prstGeom prst="rect">
                            <a:avLst/>
                          </a:prstGeom>
                        </pic:spPr>
                      </pic:pic>
                    </a:graphicData>
                  </a:graphic>
                </wp:inline>
              </w:drawing>
            </w:r>
          </w:p>
        </w:tc>
      </w:tr>
      <w:tr w:rsidR="0017641E" w14:paraId="4A70C972" w14:textId="77777777" w:rsidTr="00841127">
        <w:tc>
          <w:tcPr>
            <w:tcW w:w="4927" w:type="dxa"/>
            <w:vAlign w:val="center"/>
          </w:tcPr>
          <w:p w14:paraId="3F3BC51F"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73060EC0"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070A50" w14:paraId="13F03876" w14:textId="77777777" w:rsidTr="00841127">
        <w:tc>
          <w:tcPr>
            <w:tcW w:w="9854" w:type="dxa"/>
            <w:gridSpan w:val="2"/>
            <w:vAlign w:val="center"/>
          </w:tcPr>
          <w:p w14:paraId="63ECF141" w14:textId="07C30923" w:rsidR="0017641E" w:rsidRPr="0017641E" w:rsidRDefault="0017641E" w:rsidP="00B326CA">
            <w:pPr>
              <w:pStyle w:val="Caption"/>
              <w:keepNext/>
              <w:keepLines/>
              <w:spacing w:before="100" w:beforeAutospacing="1" w:after="100" w:afterAutospacing="1"/>
              <w:jc w:val="center"/>
              <w:rPr>
                <w:sz w:val="16"/>
                <w:szCs w:val="16"/>
                <w:lang w:val="en-US"/>
              </w:rPr>
            </w:pPr>
            <w:bookmarkStart w:id="184" w:name="_Ref147778419"/>
            <w:bookmarkStart w:id="185" w:name="_Toc148382812"/>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225F01">
              <w:rPr>
                <w:noProof/>
                <w:sz w:val="16"/>
                <w:szCs w:val="16"/>
                <w:lang w:val="en-US"/>
              </w:rPr>
              <w:t>13</w:t>
            </w:r>
            <w:r w:rsidRPr="00F33A61">
              <w:rPr>
                <w:sz w:val="16"/>
                <w:szCs w:val="16"/>
                <w:lang w:val="en-US"/>
              </w:rPr>
              <w:fldChar w:fldCharType="end"/>
            </w:r>
            <w:bookmarkEnd w:id="184"/>
            <w:r w:rsidRPr="00F33A61">
              <w:rPr>
                <w:sz w:val="16"/>
                <w:szCs w:val="16"/>
                <w:lang w:val="en-US"/>
              </w:rPr>
              <w:t xml:space="preserve">: </w:t>
            </w:r>
            <w:r>
              <w:rPr>
                <w:sz w:val="16"/>
                <w:szCs w:val="16"/>
                <w:lang w:val="en-US"/>
              </w:rPr>
              <w:t>Simulated and real network in 2014</w:t>
            </w:r>
            <w:bookmarkEnd w:id="185"/>
          </w:p>
        </w:tc>
      </w:tr>
    </w:tbl>
    <w:p w14:paraId="23020EE7" w14:textId="59C8498D"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4265AAB2" w14:textId="77777777" w:rsidTr="00840623">
        <w:trPr>
          <w:trHeight w:hRule="exact" w:val="403"/>
        </w:trPr>
        <w:tc>
          <w:tcPr>
            <w:tcW w:w="2376" w:type="dxa"/>
            <w:tcBorders>
              <w:top w:val="single" w:sz="4" w:space="0" w:color="auto"/>
              <w:bottom w:val="single" w:sz="4" w:space="0" w:color="auto"/>
            </w:tcBorders>
          </w:tcPr>
          <w:p w14:paraId="62692E4C"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7821F3D2" w14:textId="77777777" w:rsidR="00461848" w:rsidRPr="00B61C9D" w:rsidRDefault="00461848" w:rsidP="00B326CA">
            <w:pPr>
              <w:keepNext/>
              <w:keepLines/>
              <w:jc w:val="center"/>
              <w:rPr>
                <w:b/>
                <w:lang w:val="en-US"/>
              </w:rPr>
            </w:pPr>
            <w:r>
              <w:rPr>
                <w:b/>
                <w:lang w:val="en-US"/>
              </w:rPr>
              <w:t>Opt</w:t>
            </w:r>
          </w:p>
        </w:tc>
        <w:tc>
          <w:tcPr>
            <w:tcW w:w="1560" w:type="dxa"/>
            <w:tcBorders>
              <w:top w:val="single" w:sz="4" w:space="0" w:color="auto"/>
              <w:bottom w:val="single" w:sz="4" w:space="0" w:color="auto"/>
            </w:tcBorders>
          </w:tcPr>
          <w:p w14:paraId="4993B3CD" w14:textId="77777777" w:rsidR="00461848" w:rsidRDefault="00461848" w:rsidP="00B326CA">
            <w:pPr>
              <w:keepNext/>
              <w:keepLines/>
              <w:jc w:val="center"/>
              <w:rPr>
                <w:b/>
                <w:lang w:val="en-US"/>
              </w:rPr>
            </w:pPr>
            <w:r>
              <w:rPr>
                <w:b/>
                <w:lang w:val="en-US"/>
              </w:rPr>
              <w:t>Real</w:t>
            </w:r>
          </w:p>
        </w:tc>
      </w:tr>
      <w:tr w:rsidR="00461848" w:rsidRPr="00B61C9D" w14:paraId="09B8D69F" w14:textId="77777777" w:rsidTr="00840623">
        <w:trPr>
          <w:trHeight w:val="534"/>
        </w:trPr>
        <w:tc>
          <w:tcPr>
            <w:tcW w:w="2376" w:type="dxa"/>
            <w:tcBorders>
              <w:top w:val="single" w:sz="4" w:space="0" w:color="auto"/>
            </w:tcBorders>
            <w:vAlign w:val="center"/>
          </w:tcPr>
          <w:p w14:paraId="515245BB"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5C49F352" w14:textId="14AA909E" w:rsidR="00461848" w:rsidRPr="00B61C9D" w:rsidRDefault="00476F36" w:rsidP="00B326CA">
            <w:pPr>
              <w:keepNext/>
              <w:keepLines/>
              <w:jc w:val="center"/>
              <w:rPr>
                <w:lang w:val="en-US"/>
              </w:rPr>
            </w:pPr>
            <w:r>
              <w:rPr>
                <w:lang w:val="en-US"/>
              </w:rPr>
              <w:t>0.1</w:t>
            </w:r>
            <w:r w:rsidR="00852837">
              <w:rPr>
                <w:lang w:val="en-US"/>
              </w:rPr>
              <w:t>26</w:t>
            </w:r>
          </w:p>
        </w:tc>
        <w:tc>
          <w:tcPr>
            <w:tcW w:w="1560" w:type="dxa"/>
            <w:tcBorders>
              <w:top w:val="single" w:sz="4" w:space="0" w:color="auto"/>
            </w:tcBorders>
          </w:tcPr>
          <w:p w14:paraId="1C086935" w14:textId="5F210893" w:rsidR="00461848" w:rsidRDefault="00CD38E9" w:rsidP="00B326CA">
            <w:pPr>
              <w:keepNext/>
              <w:keepLines/>
              <w:jc w:val="center"/>
            </w:pPr>
            <w:r>
              <w:t>0.15</w:t>
            </w:r>
          </w:p>
        </w:tc>
      </w:tr>
      <w:tr w:rsidR="00461848" w:rsidRPr="00B61C9D" w14:paraId="7A4BF0D4" w14:textId="77777777" w:rsidTr="00840623">
        <w:trPr>
          <w:trHeight w:val="534"/>
        </w:trPr>
        <w:tc>
          <w:tcPr>
            <w:tcW w:w="2376" w:type="dxa"/>
            <w:vAlign w:val="center"/>
          </w:tcPr>
          <w:p w14:paraId="130E465D"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25AE24E5" w14:textId="5CEF3C29" w:rsidR="00461848" w:rsidRPr="00B61C9D" w:rsidRDefault="00476F36" w:rsidP="00B326CA">
            <w:pPr>
              <w:keepNext/>
              <w:keepLines/>
              <w:jc w:val="center"/>
              <w:rPr>
                <w:lang w:val="en-US"/>
              </w:rPr>
            </w:pPr>
            <w:r>
              <w:rPr>
                <w:lang w:val="en-US"/>
              </w:rPr>
              <w:t>53.</w:t>
            </w:r>
            <w:r w:rsidR="00852837">
              <w:rPr>
                <w:lang w:val="en-US"/>
              </w:rPr>
              <w:t>343</w:t>
            </w:r>
          </w:p>
        </w:tc>
        <w:tc>
          <w:tcPr>
            <w:tcW w:w="1560" w:type="dxa"/>
          </w:tcPr>
          <w:p w14:paraId="24CA2721" w14:textId="0ED66F0D" w:rsidR="00461848" w:rsidRDefault="00CD38E9" w:rsidP="00B326CA">
            <w:pPr>
              <w:keepNext/>
              <w:keepLines/>
              <w:jc w:val="center"/>
            </w:pPr>
            <w:r>
              <w:t>51.92</w:t>
            </w:r>
          </w:p>
        </w:tc>
      </w:tr>
      <w:tr w:rsidR="00461848" w:rsidRPr="00B61C9D" w14:paraId="7771A409" w14:textId="77777777" w:rsidTr="00840623">
        <w:trPr>
          <w:trHeight w:val="534"/>
        </w:trPr>
        <w:tc>
          <w:tcPr>
            <w:tcW w:w="2376" w:type="dxa"/>
            <w:vAlign w:val="center"/>
          </w:tcPr>
          <w:p w14:paraId="4E62FF08" w14:textId="77777777" w:rsidR="00461848" w:rsidRDefault="00461848" w:rsidP="00B326CA">
            <w:pPr>
              <w:keepNext/>
              <w:keepLines/>
              <w:jc w:val="center"/>
              <w:rPr>
                <w:lang w:val="en-US"/>
              </w:rPr>
            </w:pPr>
            <w:r>
              <w:rPr>
                <w:lang w:val="en-US"/>
              </w:rPr>
              <w:t>Diameter</w:t>
            </w:r>
          </w:p>
        </w:tc>
        <w:tc>
          <w:tcPr>
            <w:tcW w:w="1560" w:type="dxa"/>
            <w:vAlign w:val="center"/>
          </w:tcPr>
          <w:p w14:paraId="46DEC639" w14:textId="5611F5A1" w:rsidR="00461848" w:rsidRPr="0098555C" w:rsidRDefault="00852837" w:rsidP="00B326CA">
            <w:pPr>
              <w:keepNext/>
              <w:keepLines/>
              <w:jc w:val="center"/>
            </w:pPr>
            <w:r>
              <w:t>9.0</w:t>
            </w:r>
          </w:p>
        </w:tc>
        <w:tc>
          <w:tcPr>
            <w:tcW w:w="1560" w:type="dxa"/>
          </w:tcPr>
          <w:p w14:paraId="6B675D42" w14:textId="55C03CEA" w:rsidR="00461848" w:rsidRDefault="00CD38E9" w:rsidP="00B326CA">
            <w:pPr>
              <w:keepNext/>
              <w:keepLines/>
              <w:jc w:val="center"/>
            </w:pPr>
            <w:r>
              <w:t>12</w:t>
            </w:r>
          </w:p>
        </w:tc>
      </w:tr>
      <w:tr w:rsidR="00461848" w:rsidRPr="00B61C9D" w14:paraId="367C4A54" w14:textId="77777777" w:rsidTr="00840623">
        <w:trPr>
          <w:trHeight w:val="534"/>
        </w:trPr>
        <w:tc>
          <w:tcPr>
            <w:tcW w:w="2376" w:type="dxa"/>
            <w:vAlign w:val="center"/>
          </w:tcPr>
          <w:p w14:paraId="5DAEDF3C" w14:textId="77777777" w:rsidR="00461848" w:rsidRDefault="00461848" w:rsidP="00B326CA">
            <w:pPr>
              <w:keepNext/>
              <w:keepLines/>
              <w:jc w:val="center"/>
              <w:rPr>
                <w:lang w:val="en-US"/>
              </w:rPr>
            </w:pPr>
            <w:r>
              <w:rPr>
                <w:lang w:val="en-US"/>
              </w:rPr>
              <w:t>Average Clustering</w:t>
            </w:r>
          </w:p>
        </w:tc>
        <w:tc>
          <w:tcPr>
            <w:tcW w:w="1560" w:type="dxa"/>
            <w:vAlign w:val="center"/>
          </w:tcPr>
          <w:p w14:paraId="18B6E547" w14:textId="510830DC" w:rsidR="00461848" w:rsidRPr="0098555C" w:rsidRDefault="00476F36" w:rsidP="00B326CA">
            <w:pPr>
              <w:keepNext/>
              <w:keepLines/>
              <w:jc w:val="center"/>
            </w:pPr>
            <w:r>
              <w:t>0.7</w:t>
            </w:r>
            <w:r w:rsidR="00852837">
              <w:t>6</w:t>
            </w:r>
          </w:p>
        </w:tc>
        <w:tc>
          <w:tcPr>
            <w:tcW w:w="1560" w:type="dxa"/>
          </w:tcPr>
          <w:p w14:paraId="3B869E86" w14:textId="02B211FA" w:rsidR="00461848" w:rsidRDefault="00CD38E9" w:rsidP="00B326CA">
            <w:pPr>
              <w:keepNext/>
              <w:keepLines/>
              <w:jc w:val="center"/>
            </w:pPr>
            <w:r>
              <w:t>0.81</w:t>
            </w:r>
          </w:p>
        </w:tc>
      </w:tr>
      <w:tr w:rsidR="00461848" w:rsidRPr="00B61C9D" w14:paraId="67846818" w14:textId="77777777" w:rsidTr="00840623">
        <w:trPr>
          <w:trHeight w:val="534"/>
        </w:trPr>
        <w:tc>
          <w:tcPr>
            <w:tcW w:w="2376" w:type="dxa"/>
            <w:vAlign w:val="center"/>
          </w:tcPr>
          <w:p w14:paraId="593C5593" w14:textId="77777777" w:rsidR="00461848" w:rsidRDefault="00461848" w:rsidP="00B326CA">
            <w:pPr>
              <w:keepNext/>
              <w:keepLines/>
              <w:jc w:val="center"/>
              <w:rPr>
                <w:lang w:val="en-US"/>
              </w:rPr>
            </w:pPr>
            <w:r>
              <w:rPr>
                <w:lang w:val="en-US"/>
              </w:rPr>
              <w:t>Num. of stations</w:t>
            </w:r>
          </w:p>
        </w:tc>
        <w:tc>
          <w:tcPr>
            <w:tcW w:w="1560" w:type="dxa"/>
            <w:vAlign w:val="center"/>
          </w:tcPr>
          <w:p w14:paraId="7AABD92B" w14:textId="05A7F735" w:rsidR="00461848" w:rsidRPr="0098555C" w:rsidRDefault="00476F36" w:rsidP="00B326CA">
            <w:pPr>
              <w:keepNext/>
              <w:keepLines/>
              <w:jc w:val="center"/>
            </w:pPr>
            <w:r>
              <w:t>861</w:t>
            </w:r>
          </w:p>
        </w:tc>
        <w:tc>
          <w:tcPr>
            <w:tcW w:w="1560" w:type="dxa"/>
          </w:tcPr>
          <w:p w14:paraId="2DB72E9F" w14:textId="14F81412" w:rsidR="00461848" w:rsidRDefault="00CD38E9" w:rsidP="00B326CA">
            <w:pPr>
              <w:keepNext/>
              <w:keepLines/>
              <w:jc w:val="center"/>
            </w:pPr>
            <w:r>
              <w:t>861</w:t>
            </w:r>
          </w:p>
        </w:tc>
      </w:tr>
      <w:tr w:rsidR="0013482A" w:rsidRPr="00B61C9D" w14:paraId="0D68B075" w14:textId="77777777" w:rsidTr="00840623">
        <w:trPr>
          <w:trHeight w:val="534"/>
        </w:trPr>
        <w:tc>
          <w:tcPr>
            <w:tcW w:w="2376" w:type="dxa"/>
            <w:vAlign w:val="center"/>
          </w:tcPr>
          <w:p w14:paraId="18150BE7" w14:textId="4AB2125B" w:rsidR="0013482A" w:rsidRDefault="0013482A" w:rsidP="00B326CA">
            <w:pPr>
              <w:keepNext/>
              <w:keepLines/>
              <w:jc w:val="center"/>
              <w:rPr>
                <w:lang w:val="en-US"/>
              </w:rPr>
            </w:pPr>
            <w:r>
              <w:rPr>
                <w:lang w:val="en-US"/>
              </w:rPr>
              <w:t>Fitness</w:t>
            </w:r>
          </w:p>
        </w:tc>
        <w:tc>
          <w:tcPr>
            <w:tcW w:w="1560" w:type="dxa"/>
            <w:vAlign w:val="center"/>
          </w:tcPr>
          <w:p w14:paraId="7A764F91" w14:textId="6706F31C" w:rsidR="0013482A" w:rsidRDefault="0013482A" w:rsidP="00B326CA">
            <w:pPr>
              <w:keepNext/>
              <w:keepLines/>
              <w:jc w:val="center"/>
            </w:pPr>
            <w:r>
              <w:t>0.4492</w:t>
            </w:r>
          </w:p>
        </w:tc>
        <w:tc>
          <w:tcPr>
            <w:tcW w:w="1560" w:type="dxa"/>
          </w:tcPr>
          <w:p w14:paraId="27D765CA" w14:textId="2D276D0C" w:rsidR="0013482A" w:rsidRDefault="0013482A" w:rsidP="00B326CA">
            <w:pPr>
              <w:keepNext/>
              <w:keepLines/>
              <w:jc w:val="center"/>
            </w:pPr>
            <w:r>
              <w:t>0.4599</w:t>
            </w:r>
          </w:p>
        </w:tc>
      </w:tr>
      <w:tr w:rsidR="000C538A" w:rsidRPr="00B61C9D" w14:paraId="72B1D95D" w14:textId="77777777" w:rsidTr="000C538A">
        <w:trPr>
          <w:trHeight w:val="534"/>
        </w:trPr>
        <w:tc>
          <w:tcPr>
            <w:tcW w:w="2376" w:type="dxa"/>
            <w:vAlign w:val="center"/>
          </w:tcPr>
          <w:p w14:paraId="49CF693D" w14:textId="0F39F40E" w:rsidR="000C538A" w:rsidRDefault="000C538A" w:rsidP="000C538A">
            <w:pPr>
              <w:keepNext/>
              <w:keepLines/>
              <w:jc w:val="center"/>
              <w:rPr>
                <w:lang w:val="en-US"/>
              </w:rPr>
            </w:pPr>
            <w:r>
              <w:rPr>
                <w:lang w:val="en-US"/>
              </w:rPr>
              <w:t>New installed stations</w:t>
            </w:r>
          </w:p>
        </w:tc>
        <w:tc>
          <w:tcPr>
            <w:tcW w:w="1560" w:type="dxa"/>
            <w:vAlign w:val="center"/>
          </w:tcPr>
          <w:p w14:paraId="35051703" w14:textId="054DDDAB" w:rsidR="000C538A" w:rsidRDefault="000C538A" w:rsidP="000C538A">
            <w:pPr>
              <w:keepNext/>
              <w:keepLines/>
              <w:jc w:val="center"/>
            </w:pPr>
            <w:r>
              <w:t>246</w:t>
            </w:r>
          </w:p>
        </w:tc>
        <w:tc>
          <w:tcPr>
            <w:tcW w:w="1560" w:type="dxa"/>
            <w:vAlign w:val="center"/>
          </w:tcPr>
          <w:p w14:paraId="1F509D5E" w14:textId="09B63CC1" w:rsidR="000C538A" w:rsidRDefault="000C538A" w:rsidP="000C538A">
            <w:pPr>
              <w:keepNext/>
              <w:keepLines/>
              <w:jc w:val="center"/>
            </w:pPr>
            <w:r>
              <w:t>246</w:t>
            </w:r>
          </w:p>
        </w:tc>
      </w:tr>
    </w:tbl>
    <w:p w14:paraId="5D9A54DB" w14:textId="3339435A" w:rsidR="00461848" w:rsidRDefault="00461848" w:rsidP="00461848">
      <w:pPr>
        <w:pStyle w:val="Caption"/>
        <w:rPr>
          <w:sz w:val="16"/>
          <w:szCs w:val="16"/>
          <w:lang w:val="en-US"/>
        </w:rPr>
      </w:pPr>
      <w:bookmarkStart w:id="186" w:name="_Toc148382825"/>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225F01">
        <w:rPr>
          <w:noProof/>
          <w:sz w:val="16"/>
          <w:szCs w:val="16"/>
          <w:lang w:val="en-US"/>
        </w:rPr>
        <w:t>6</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2014</w:t>
      </w:r>
      <w:bookmarkEnd w:id="186"/>
    </w:p>
    <w:p w14:paraId="4DE9587E"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17641E" w14:paraId="5F465CC0" w14:textId="77777777" w:rsidTr="00841127">
        <w:tc>
          <w:tcPr>
            <w:tcW w:w="4927" w:type="dxa"/>
            <w:vAlign w:val="center"/>
          </w:tcPr>
          <w:p w14:paraId="77E05310" w14:textId="77777777" w:rsidR="0017641E" w:rsidRDefault="0017641E" w:rsidP="00B326CA">
            <w:pPr>
              <w:keepNext/>
              <w:keepLines/>
              <w:spacing w:before="100" w:beforeAutospacing="1" w:after="100" w:afterAutospacing="1"/>
              <w:jc w:val="center"/>
              <w:rPr>
                <w:lang w:val="en-US"/>
              </w:rPr>
            </w:pPr>
            <w:r>
              <w:rPr>
                <w:noProof/>
                <w:lang w:val="en-US"/>
              </w:rPr>
              <w:lastRenderedPageBreak/>
              <w:drawing>
                <wp:inline distT="0" distB="0" distL="0" distR="0" wp14:anchorId="24280D0E" wp14:editId="279D9E29">
                  <wp:extent cx="1862264" cy="25146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62264" cy="2514649"/>
                          </a:xfrm>
                          <a:prstGeom prst="rect">
                            <a:avLst/>
                          </a:prstGeom>
                        </pic:spPr>
                      </pic:pic>
                    </a:graphicData>
                  </a:graphic>
                </wp:inline>
              </w:drawing>
            </w:r>
          </w:p>
        </w:tc>
        <w:tc>
          <w:tcPr>
            <w:tcW w:w="4927" w:type="dxa"/>
            <w:vAlign w:val="center"/>
          </w:tcPr>
          <w:p w14:paraId="73DF7988" w14:textId="77777777" w:rsidR="0017641E" w:rsidRDefault="0017641E" w:rsidP="00B326CA">
            <w:pPr>
              <w:keepNext/>
              <w:keepLines/>
              <w:spacing w:before="100" w:beforeAutospacing="1" w:after="100" w:afterAutospacing="1"/>
              <w:jc w:val="center"/>
              <w:rPr>
                <w:lang w:val="en-US"/>
              </w:rPr>
            </w:pPr>
            <w:r>
              <w:rPr>
                <w:noProof/>
                <w:lang w:val="en-US"/>
              </w:rPr>
              <w:drawing>
                <wp:inline distT="0" distB="0" distL="0" distR="0" wp14:anchorId="4B6824E1" wp14:editId="2FBDD7F1">
                  <wp:extent cx="1835490"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5490" cy="2520000"/>
                          </a:xfrm>
                          <a:prstGeom prst="rect">
                            <a:avLst/>
                          </a:prstGeom>
                        </pic:spPr>
                      </pic:pic>
                    </a:graphicData>
                  </a:graphic>
                </wp:inline>
              </w:drawing>
            </w:r>
          </w:p>
        </w:tc>
      </w:tr>
      <w:tr w:rsidR="0017641E" w14:paraId="5582E72A" w14:textId="77777777" w:rsidTr="00841127">
        <w:tc>
          <w:tcPr>
            <w:tcW w:w="4927" w:type="dxa"/>
            <w:vAlign w:val="center"/>
          </w:tcPr>
          <w:p w14:paraId="296125D1" w14:textId="77777777" w:rsidR="0017641E" w:rsidRDefault="0017641E" w:rsidP="00B326CA">
            <w:pPr>
              <w:keepNext/>
              <w:keepLines/>
              <w:spacing w:before="100" w:beforeAutospacing="1" w:after="100" w:afterAutospacing="1"/>
              <w:jc w:val="center"/>
              <w:rPr>
                <w:lang w:val="en-US"/>
              </w:rPr>
            </w:pPr>
            <w:r>
              <w:rPr>
                <w:lang w:val="en-US"/>
              </w:rPr>
              <w:t>(simulated)</w:t>
            </w:r>
          </w:p>
        </w:tc>
        <w:tc>
          <w:tcPr>
            <w:tcW w:w="4927" w:type="dxa"/>
            <w:vAlign w:val="center"/>
          </w:tcPr>
          <w:p w14:paraId="0EF48444" w14:textId="77777777" w:rsidR="0017641E" w:rsidRDefault="0017641E" w:rsidP="00B326CA">
            <w:pPr>
              <w:keepNext/>
              <w:keepLines/>
              <w:spacing w:before="100" w:beforeAutospacing="1" w:after="100" w:afterAutospacing="1"/>
              <w:jc w:val="center"/>
              <w:rPr>
                <w:lang w:val="en-US"/>
              </w:rPr>
            </w:pPr>
            <w:r>
              <w:rPr>
                <w:lang w:val="en-US"/>
              </w:rPr>
              <w:t>(real)</w:t>
            </w:r>
          </w:p>
        </w:tc>
      </w:tr>
      <w:tr w:rsidR="0017641E" w:rsidRPr="00070A50" w14:paraId="6A7EF91F" w14:textId="77777777" w:rsidTr="00841127">
        <w:tc>
          <w:tcPr>
            <w:tcW w:w="9854" w:type="dxa"/>
            <w:gridSpan w:val="2"/>
            <w:vAlign w:val="center"/>
          </w:tcPr>
          <w:p w14:paraId="19EB1485" w14:textId="50E8EDBF" w:rsidR="0017641E" w:rsidRPr="0017641E" w:rsidRDefault="0017641E" w:rsidP="00B326CA">
            <w:pPr>
              <w:pStyle w:val="Caption"/>
              <w:keepNext/>
              <w:keepLines/>
              <w:spacing w:before="100" w:beforeAutospacing="1" w:after="100" w:afterAutospacing="1"/>
              <w:jc w:val="center"/>
              <w:rPr>
                <w:sz w:val="16"/>
                <w:szCs w:val="16"/>
                <w:lang w:val="en-US"/>
              </w:rPr>
            </w:pPr>
            <w:bookmarkStart w:id="187" w:name="_Toc148382813"/>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225F01">
              <w:rPr>
                <w:noProof/>
                <w:sz w:val="16"/>
                <w:szCs w:val="16"/>
                <w:lang w:val="en-US"/>
              </w:rPr>
              <w:t>14</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2015</w:t>
            </w:r>
            <w:bookmarkEnd w:id="187"/>
          </w:p>
        </w:tc>
      </w:tr>
    </w:tbl>
    <w:p w14:paraId="126AA0BE" w14:textId="7E3E731C"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700EB2F9" w14:textId="77777777" w:rsidTr="00840623">
        <w:trPr>
          <w:trHeight w:hRule="exact" w:val="403"/>
        </w:trPr>
        <w:tc>
          <w:tcPr>
            <w:tcW w:w="2376" w:type="dxa"/>
            <w:tcBorders>
              <w:top w:val="single" w:sz="4" w:space="0" w:color="auto"/>
              <w:bottom w:val="single" w:sz="4" w:space="0" w:color="auto"/>
            </w:tcBorders>
          </w:tcPr>
          <w:p w14:paraId="71718B4A"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2BF97CC3" w14:textId="77777777" w:rsidR="00461848" w:rsidRPr="00B61C9D" w:rsidRDefault="00461848" w:rsidP="00B326CA">
            <w:pPr>
              <w:keepNext/>
              <w:keepLines/>
              <w:jc w:val="center"/>
              <w:rPr>
                <w:b/>
                <w:lang w:val="en-US"/>
              </w:rPr>
            </w:pPr>
            <w:r>
              <w:rPr>
                <w:b/>
                <w:lang w:val="en-US"/>
              </w:rPr>
              <w:t>Opt</w:t>
            </w:r>
          </w:p>
        </w:tc>
        <w:tc>
          <w:tcPr>
            <w:tcW w:w="1560" w:type="dxa"/>
            <w:tcBorders>
              <w:top w:val="single" w:sz="4" w:space="0" w:color="auto"/>
              <w:bottom w:val="single" w:sz="4" w:space="0" w:color="auto"/>
            </w:tcBorders>
          </w:tcPr>
          <w:p w14:paraId="1D340774" w14:textId="77777777" w:rsidR="00461848" w:rsidRDefault="00461848" w:rsidP="00B326CA">
            <w:pPr>
              <w:keepNext/>
              <w:keepLines/>
              <w:jc w:val="center"/>
              <w:rPr>
                <w:b/>
                <w:lang w:val="en-US"/>
              </w:rPr>
            </w:pPr>
            <w:r>
              <w:rPr>
                <w:b/>
                <w:lang w:val="en-US"/>
              </w:rPr>
              <w:t>Real</w:t>
            </w:r>
          </w:p>
        </w:tc>
      </w:tr>
      <w:tr w:rsidR="00D2766E" w:rsidRPr="00B61C9D" w14:paraId="77DC68DA" w14:textId="77777777" w:rsidTr="00840623">
        <w:trPr>
          <w:trHeight w:val="534"/>
        </w:trPr>
        <w:tc>
          <w:tcPr>
            <w:tcW w:w="2376" w:type="dxa"/>
            <w:tcBorders>
              <w:top w:val="single" w:sz="4" w:space="0" w:color="auto"/>
            </w:tcBorders>
            <w:vAlign w:val="center"/>
          </w:tcPr>
          <w:p w14:paraId="7EF4DF62" w14:textId="77777777" w:rsidR="00D2766E" w:rsidRPr="00B61C9D" w:rsidRDefault="00D2766E" w:rsidP="00D2766E">
            <w:pPr>
              <w:keepNext/>
              <w:keepLines/>
              <w:jc w:val="center"/>
              <w:rPr>
                <w:lang w:val="en-US"/>
              </w:rPr>
            </w:pPr>
            <w:r>
              <w:rPr>
                <w:lang w:val="en-US"/>
              </w:rPr>
              <w:t>Density</w:t>
            </w:r>
          </w:p>
        </w:tc>
        <w:tc>
          <w:tcPr>
            <w:tcW w:w="1560" w:type="dxa"/>
            <w:tcBorders>
              <w:top w:val="single" w:sz="4" w:space="0" w:color="auto"/>
            </w:tcBorders>
            <w:vAlign w:val="center"/>
          </w:tcPr>
          <w:p w14:paraId="132AA638" w14:textId="55C5D58C" w:rsidR="00D2766E" w:rsidRPr="00B61C9D" w:rsidRDefault="00D2766E" w:rsidP="00D2766E">
            <w:pPr>
              <w:keepNext/>
              <w:keepLines/>
              <w:jc w:val="center"/>
              <w:rPr>
                <w:lang w:val="en-US"/>
              </w:rPr>
            </w:pPr>
            <w:r>
              <w:rPr>
                <w:lang w:val="en-US"/>
              </w:rPr>
              <w:t>0.1089</w:t>
            </w:r>
          </w:p>
        </w:tc>
        <w:tc>
          <w:tcPr>
            <w:tcW w:w="1560" w:type="dxa"/>
            <w:tcBorders>
              <w:top w:val="single" w:sz="4" w:space="0" w:color="auto"/>
            </w:tcBorders>
          </w:tcPr>
          <w:p w14:paraId="6637704F" w14:textId="07CC5661" w:rsidR="00D2766E" w:rsidRDefault="00D2766E" w:rsidP="00D2766E">
            <w:pPr>
              <w:keepNext/>
              <w:keepLines/>
              <w:jc w:val="center"/>
            </w:pPr>
            <w:r>
              <w:t>0.11</w:t>
            </w:r>
          </w:p>
        </w:tc>
      </w:tr>
      <w:tr w:rsidR="00D2766E" w:rsidRPr="00B61C9D" w14:paraId="3A5A7136" w14:textId="77777777" w:rsidTr="00840623">
        <w:trPr>
          <w:trHeight w:val="534"/>
        </w:trPr>
        <w:tc>
          <w:tcPr>
            <w:tcW w:w="2376" w:type="dxa"/>
            <w:vAlign w:val="center"/>
          </w:tcPr>
          <w:p w14:paraId="5DAF7173" w14:textId="77777777" w:rsidR="00D2766E" w:rsidRPr="00B61C9D" w:rsidRDefault="00D2766E" w:rsidP="00D2766E">
            <w:pPr>
              <w:keepNext/>
              <w:keepLines/>
              <w:jc w:val="center"/>
              <w:rPr>
                <w:lang w:val="en-US"/>
              </w:rPr>
            </w:pPr>
            <w:r>
              <w:rPr>
                <w:lang w:val="en-US"/>
              </w:rPr>
              <w:t>Average Distance</w:t>
            </w:r>
          </w:p>
        </w:tc>
        <w:tc>
          <w:tcPr>
            <w:tcW w:w="1560" w:type="dxa"/>
            <w:vAlign w:val="center"/>
          </w:tcPr>
          <w:p w14:paraId="2EA0252A" w14:textId="4DFA8023" w:rsidR="00D2766E" w:rsidRPr="00B61C9D" w:rsidRDefault="00D2766E" w:rsidP="00D2766E">
            <w:pPr>
              <w:keepNext/>
              <w:keepLines/>
              <w:jc w:val="center"/>
              <w:rPr>
                <w:lang w:val="en-US"/>
              </w:rPr>
            </w:pPr>
            <w:r>
              <w:rPr>
                <w:lang w:val="en-US"/>
              </w:rPr>
              <w:t>58.406</w:t>
            </w:r>
          </w:p>
        </w:tc>
        <w:tc>
          <w:tcPr>
            <w:tcW w:w="1560" w:type="dxa"/>
          </w:tcPr>
          <w:p w14:paraId="50BE94AC" w14:textId="14FBE1EF" w:rsidR="00D2766E" w:rsidRDefault="00D2766E" w:rsidP="00D2766E">
            <w:pPr>
              <w:keepNext/>
              <w:keepLines/>
              <w:jc w:val="center"/>
            </w:pPr>
            <w:r>
              <w:t>50.75</w:t>
            </w:r>
          </w:p>
        </w:tc>
      </w:tr>
      <w:tr w:rsidR="00D2766E" w:rsidRPr="00B61C9D" w14:paraId="126E4EEE" w14:textId="77777777" w:rsidTr="00840623">
        <w:trPr>
          <w:trHeight w:val="534"/>
        </w:trPr>
        <w:tc>
          <w:tcPr>
            <w:tcW w:w="2376" w:type="dxa"/>
            <w:vAlign w:val="center"/>
          </w:tcPr>
          <w:p w14:paraId="3AB5FF95" w14:textId="77777777" w:rsidR="00D2766E" w:rsidRDefault="00D2766E" w:rsidP="00D2766E">
            <w:pPr>
              <w:keepNext/>
              <w:keepLines/>
              <w:jc w:val="center"/>
              <w:rPr>
                <w:lang w:val="en-US"/>
              </w:rPr>
            </w:pPr>
            <w:r>
              <w:rPr>
                <w:lang w:val="en-US"/>
              </w:rPr>
              <w:t>Diameter</w:t>
            </w:r>
          </w:p>
        </w:tc>
        <w:tc>
          <w:tcPr>
            <w:tcW w:w="1560" w:type="dxa"/>
            <w:vAlign w:val="center"/>
          </w:tcPr>
          <w:p w14:paraId="731ABE3C" w14:textId="4C9298D1" w:rsidR="00D2766E" w:rsidRPr="0098555C" w:rsidRDefault="00D2766E" w:rsidP="00D2766E">
            <w:pPr>
              <w:keepNext/>
              <w:keepLines/>
              <w:jc w:val="center"/>
            </w:pPr>
            <w:r>
              <w:t>10.0</w:t>
            </w:r>
          </w:p>
        </w:tc>
        <w:tc>
          <w:tcPr>
            <w:tcW w:w="1560" w:type="dxa"/>
          </w:tcPr>
          <w:p w14:paraId="6400EC18" w14:textId="13AFC1F4" w:rsidR="00D2766E" w:rsidRDefault="00D2766E" w:rsidP="00D2766E">
            <w:pPr>
              <w:keepNext/>
              <w:keepLines/>
              <w:jc w:val="center"/>
            </w:pPr>
            <w:r>
              <w:t>11.0</w:t>
            </w:r>
          </w:p>
        </w:tc>
      </w:tr>
      <w:tr w:rsidR="00D2766E" w:rsidRPr="00B61C9D" w14:paraId="31CF49DA" w14:textId="77777777" w:rsidTr="00840623">
        <w:trPr>
          <w:trHeight w:val="534"/>
        </w:trPr>
        <w:tc>
          <w:tcPr>
            <w:tcW w:w="2376" w:type="dxa"/>
            <w:vAlign w:val="center"/>
          </w:tcPr>
          <w:p w14:paraId="2CD6BDC1" w14:textId="77777777" w:rsidR="00D2766E" w:rsidRDefault="00D2766E" w:rsidP="00D2766E">
            <w:pPr>
              <w:keepNext/>
              <w:keepLines/>
              <w:jc w:val="center"/>
              <w:rPr>
                <w:lang w:val="en-US"/>
              </w:rPr>
            </w:pPr>
            <w:r>
              <w:rPr>
                <w:lang w:val="en-US"/>
              </w:rPr>
              <w:t>Average Clustering</w:t>
            </w:r>
          </w:p>
        </w:tc>
        <w:tc>
          <w:tcPr>
            <w:tcW w:w="1560" w:type="dxa"/>
            <w:vAlign w:val="center"/>
          </w:tcPr>
          <w:p w14:paraId="453A5EEB" w14:textId="481A5CB2" w:rsidR="00D2766E" w:rsidRPr="0098555C" w:rsidRDefault="00D2766E" w:rsidP="00D2766E">
            <w:pPr>
              <w:keepNext/>
              <w:keepLines/>
              <w:jc w:val="center"/>
            </w:pPr>
            <w:r>
              <w:t>0.709</w:t>
            </w:r>
          </w:p>
        </w:tc>
        <w:tc>
          <w:tcPr>
            <w:tcW w:w="1560" w:type="dxa"/>
          </w:tcPr>
          <w:p w14:paraId="6B5833FC" w14:textId="05E2ABA8" w:rsidR="00D2766E" w:rsidRDefault="00D2766E" w:rsidP="00D2766E">
            <w:pPr>
              <w:keepNext/>
              <w:keepLines/>
              <w:jc w:val="center"/>
            </w:pPr>
            <w:r>
              <w:t>0.80</w:t>
            </w:r>
          </w:p>
        </w:tc>
      </w:tr>
      <w:tr w:rsidR="00D2766E" w:rsidRPr="00B61C9D" w14:paraId="1D6B8CF7" w14:textId="77777777" w:rsidTr="00840623">
        <w:trPr>
          <w:trHeight w:val="534"/>
        </w:trPr>
        <w:tc>
          <w:tcPr>
            <w:tcW w:w="2376" w:type="dxa"/>
            <w:vAlign w:val="center"/>
          </w:tcPr>
          <w:p w14:paraId="7850FB0C" w14:textId="77777777" w:rsidR="00D2766E" w:rsidRDefault="00D2766E" w:rsidP="00D2766E">
            <w:pPr>
              <w:keepNext/>
              <w:keepLines/>
              <w:jc w:val="center"/>
              <w:rPr>
                <w:lang w:val="en-US"/>
              </w:rPr>
            </w:pPr>
            <w:r>
              <w:rPr>
                <w:lang w:val="en-US"/>
              </w:rPr>
              <w:t>Num. of stations</w:t>
            </w:r>
          </w:p>
        </w:tc>
        <w:tc>
          <w:tcPr>
            <w:tcW w:w="1560" w:type="dxa"/>
            <w:vAlign w:val="center"/>
          </w:tcPr>
          <w:p w14:paraId="55BBE6CE" w14:textId="0E9EDDC9" w:rsidR="00D2766E" w:rsidRPr="0098555C" w:rsidRDefault="00D2766E" w:rsidP="00D2766E">
            <w:pPr>
              <w:keepNext/>
              <w:keepLines/>
              <w:jc w:val="center"/>
            </w:pPr>
            <w:r>
              <w:t>1393</w:t>
            </w:r>
          </w:p>
        </w:tc>
        <w:tc>
          <w:tcPr>
            <w:tcW w:w="1560" w:type="dxa"/>
          </w:tcPr>
          <w:p w14:paraId="249258F6" w14:textId="58ED6C15" w:rsidR="00D2766E" w:rsidRDefault="00D2766E" w:rsidP="00D2766E">
            <w:pPr>
              <w:keepNext/>
              <w:keepLines/>
              <w:jc w:val="center"/>
            </w:pPr>
            <w:r>
              <w:t>1393</w:t>
            </w:r>
          </w:p>
        </w:tc>
      </w:tr>
      <w:tr w:rsidR="00D2766E" w:rsidRPr="00B61C9D" w14:paraId="254C54FA" w14:textId="77777777" w:rsidTr="00840623">
        <w:trPr>
          <w:trHeight w:val="534"/>
        </w:trPr>
        <w:tc>
          <w:tcPr>
            <w:tcW w:w="2376" w:type="dxa"/>
            <w:vAlign w:val="center"/>
          </w:tcPr>
          <w:p w14:paraId="4CF7EFDF" w14:textId="543D2BAB" w:rsidR="00D2766E" w:rsidRDefault="00D2766E" w:rsidP="00D2766E">
            <w:pPr>
              <w:keepNext/>
              <w:keepLines/>
              <w:jc w:val="center"/>
              <w:rPr>
                <w:lang w:val="en-US"/>
              </w:rPr>
            </w:pPr>
            <w:r>
              <w:rPr>
                <w:lang w:val="en-US"/>
              </w:rPr>
              <w:t>Fitness</w:t>
            </w:r>
          </w:p>
        </w:tc>
        <w:tc>
          <w:tcPr>
            <w:tcW w:w="1560" w:type="dxa"/>
            <w:vAlign w:val="center"/>
          </w:tcPr>
          <w:p w14:paraId="5EBA1527" w14:textId="7E1D2D84" w:rsidR="00D2766E" w:rsidRDefault="00D2766E" w:rsidP="00D2766E">
            <w:pPr>
              <w:keepNext/>
              <w:keepLines/>
              <w:jc w:val="center"/>
            </w:pPr>
            <w:r>
              <w:t>0.3981</w:t>
            </w:r>
          </w:p>
        </w:tc>
        <w:tc>
          <w:tcPr>
            <w:tcW w:w="1560" w:type="dxa"/>
          </w:tcPr>
          <w:p w14:paraId="23CA5C86" w14:textId="3E79DC2A" w:rsidR="00D2766E" w:rsidRDefault="00D2766E" w:rsidP="00D2766E">
            <w:pPr>
              <w:keepNext/>
              <w:keepLines/>
              <w:jc w:val="center"/>
            </w:pPr>
            <w:r>
              <w:t>0.4459</w:t>
            </w:r>
          </w:p>
        </w:tc>
      </w:tr>
      <w:tr w:rsidR="00D2766E" w:rsidRPr="00B61C9D" w14:paraId="124DFDAC" w14:textId="77777777" w:rsidTr="000C538A">
        <w:trPr>
          <w:trHeight w:val="534"/>
        </w:trPr>
        <w:tc>
          <w:tcPr>
            <w:tcW w:w="2376" w:type="dxa"/>
            <w:vAlign w:val="center"/>
          </w:tcPr>
          <w:p w14:paraId="2E3CF491" w14:textId="7F4A2014" w:rsidR="00D2766E" w:rsidRDefault="00D2766E" w:rsidP="00D2766E">
            <w:pPr>
              <w:keepNext/>
              <w:keepLines/>
              <w:jc w:val="center"/>
              <w:rPr>
                <w:lang w:val="en-US"/>
              </w:rPr>
            </w:pPr>
            <w:r>
              <w:rPr>
                <w:lang w:val="en-US"/>
              </w:rPr>
              <w:t>New installed stations</w:t>
            </w:r>
          </w:p>
        </w:tc>
        <w:tc>
          <w:tcPr>
            <w:tcW w:w="1560" w:type="dxa"/>
            <w:vAlign w:val="center"/>
          </w:tcPr>
          <w:p w14:paraId="737F3BE2" w14:textId="77A9F7CF" w:rsidR="00D2766E" w:rsidRDefault="00D2766E" w:rsidP="00D2766E">
            <w:pPr>
              <w:keepNext/>
              <w:keepLines/>
              <w:jc w:val="center"/>
            </w:pPr>
            <w:r>
              <w:t>532</w:t>
            </w:r>
          </w:p>
        </w:tc>
        <w:tc>
          <w:tcPr>
            <w:tcW w:w="1560" w:type="dxa"/>
            <w:vAlign w:val="center"/>
          </w:tcPr>
          <w:p w14:paraId="73294BCD" w14:textId="6ECDD29E" w:rsidR="00D2766E" w:rsidRDefault="00D2766E" w:rsidP="00D2766E">
            <w:pPr>
              <w:keepNext/>
              <w:keepLines/>
              <w:jc w:val="center"/>
            </w:pPr>
            <w:r>
              <w:t>532</w:t>
            </w:r>
          </w:p>
        </w:tc>
      </w:tr>
    </w:tbl>
    <w:p w14:paraId="420BB107" w14:textId="3268EDC5" w:rsidR="00461848" w:rsidRDefault="00461848" w:rsidP="00461848">
      <w:pPr>
        <w:pStyle w:val="Caption"/>
        <w:rPr>
          <w:sz w:val="16"/>
          <w:szCs w:val="16"/>
          <w:lang w:val="en-US"/>
        </w:rPr>
      </w:pPr>
      <w:bookmarkStart w:id="188" w:name="_Toc148382826"/>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225F01">
        <w:rPr>
          <w:noProof/>
          <w:sz w:val="16"/>
          <w:szCs w:val="16"/>
          <w:lang w:val="en-US"/>
        </w:rPr>
        <w:t>7</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2015</w:t>
      </w:r>
      <w:bookmarkEnd w:id="188"/>
    </w:p>
    <w:p w14:paraId="45FF7847" w14:textId="77777777" w:rsidR="00841127" w:rsidRPr="00841127" w:rsidRDefault="00841127" w:rsidP="0084112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BB7925" w14:paraId="692A49CB" w14:textId="77777777" w:rsidTr="00841127">
        <w:tc>
          <w:tcPr>
            <w:tcW w:w="4927" w:type="dxa"/>
            <w:vAlign w:val="center"/>
          </w:tcPr>
          <w:p w14:paraId="61A8B687" w14:textId="77777777" w:rsidR="00BB7925" w:rsidRDefault="00BB7925" w:rsidP="00B326CA">
            <w:pPr>
              <w:keepNext/>
              <w:keepLines/>
              <w:spacing w:before="100" w:beforeAutospacing="1" w:after="100" w:afterAutospacing="1"/>
              <w:jc w:val="center"/>
              <w:rPr>
                <w:lang w:val="en-US"/>
              </w:rPr>
            </w:pPr>
            <w:r>
              <w:rPr>
                <w:noProof/>
                <w:lang w:val="en-US"/>
              </w:rPr>
              <w:lastRenderedPageBreak/>
              <w:drawing>
                <wp:inline distT="0" distB="0" distL="0" distR="0" wp14:anchorId="3E7D925D" wp14:editId="485608D5">
                  <wp:extent cx="1882075" cy="251999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82075" cy="2519999"/>
                          </a:xfrm>
                          <a:prstGeom prst="rect">
                            <a:avLst/>
                          </a:prstGeom>
                        </pic:spPr>
                      </pic:pic>
                    </a:graphicData>
                  </a:graphic>
                </wp:inline>
              </w:drawing>
            </w:r>
          </w:p>
        </w:tc>
        <w:tc>
          <w:tcPr>
            <w:tcW w:w="4927" w:type="dxa"/>
            <w:vAlign w:val="center"/>
          </w:tcPr>
          <w:p w14:paraId="206F4EAF" w14:textId="77777777" w:rsidR="00BB7925" w:rsidRDefault="00BB7925" w:rsidP="00B326CA">
            <w:pPr>
              <w:keepNext/>
              <w:keepLines/>
              <w:spacing w:before="100" w:beforeAutospacing="1" w:after="100" w:afterAutospacing="1"/>
              <w:jc w:val="center"/>
              <w:rPr>
                <w:lang w:val="en-US"/>
              </w:rPr>
            </w:pPr>
            <w:r>
              <w:rPr>
                <w:noProof/>
                <w:lang w:val="en-US"/>
              </w:rPr>
              <w:drawing>
                <wp:inline distT="0" distB="0" distL="0" distR="0" wp14:anchorId="1EF26B80" wp14:editId="3C830B8B">
                  <wp:extent cx="1888348" cy="25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88348" cy="2520000"/>
                          </a:xfrm>
                          <a:prstGeom prst="rect">
                            <a:avLst/>
                          </a:prstGeom>
                        </pic:spPr>
                      </pic:pic>
                    </a:graphicData>
                  </a:graphic>
                </wp:inline>
              </w:drawing>
            </w:r>
          </w:p>
        </w:tc>
      </w:tr>
      <w:tr w:rsidR="00BB7925" w14:paraId="70EDE51A" w14:textId="77777777" w:rsidTr="00841127">
        <w:tc>
          <w:tcPr>
            <w:tcW w:w="4927" w:type="dxa"/>
            <w:vAlign w:val="center"/>
          </w:tcPr>
          <w:p w14:paraId="165DCFC2" w14:textId="77777777" w:rsidR="00BB7925" w:rsidRDefault="00BB7925" w:rsidP="00B326CA">
            <w:pPr>
              <w:keepNext/>
              <w:keepLines/>
              <w:spacing w:before="100" w:beforeAutospacing="1" w:after="100" w:afterAutospacing="1"/>
              <w:jc w:val="center"/>
              <w:rPr>
                <w:lang w:val="en-US"/>
              </w:rPr>
            </w:pPr>
            <w:r>
              <w:rPr>
                <w:lang w:val="en-US"/>
              </w:rPr>
              <w:t>(simulated)</w:t>
            </w:r>
          </w:p>
        </w:tc>
        <w:tc>
          <w:tcPr>
            <w:tcW w:w="4927" w:type="dxa"/>
            <w:vAlign w:val="center"/>
          </w:tcPr>
          <w:p w14:paraId="27F8053E" w14:textId="77777777" w:rsidR="00BB7925" w:rsidRDefault="00BB7925" w:rsidP="00B326CA">
            <w:pPr>
              <w:keepNext/>
              <w:keepLines/>
              <w:spacing w:before="100" w:beforeAutospacing="1" w:after="100" w:afterAutospacing="1"/>
              <w:jc w:val="center"/>
              <w:rPr>
                <w:lang w:val="en-US"/>
              </w:rPr>
            </w:pPr>
            <w:r>
              <w:rPr>
                <w:lang w:val="en-US"/>
              </w:rPr>
              <w:t>(real)</w:t>
            </w:r>
          </w:p>
        </w:tc>
      </w:tr>
      <w:tr w:rsidR="00BB7925" w:rsidRPr="00070A50" w14:paraId="168319B2" w14:textId="77777777" w:rsidTr="00841127">
        <w:tc>
          <w:tcPr>
            <w:tcW w:w="9854" w:type="dxa"/>
            <w:gridSpan w:val="2"/>
            <w:vAlign w:val="center"/>
          </w:tcPr>
          <w:p w14:paraId="717AFE85" w14:textId="4D13FBE6" w:rsidR="00BB7925" w:rsidRPr="0017641E" w:rsidRDefault="00BB7925" w:rsidP="00B326CA">
            <w:pPr>
              <w:pStyle w:val="Caption"/>
              <w:keepNext/>
              <w:keepLines/>
              <w:spacing w:before="100" w:beforeAutospacing="1" w:after="100" w:afterAutospacing="1"/>
              <w:jc w:val="center"/>
              <w:rPr>
                <w:sz w:val="16"/>
                <w:szCs w:val="16"/>
                <w:lang w:val="en-US"/>
              </w:rPr>
            </w:pPr>
            <w:bookmarkStart w:id="189" w:name="_Toc148382814"/>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225F01">
              <w:rPr>
                <w:noProof/>
                <w:sz w:val="16"/>
                <w:szCs w:val="16"/>
                <w:lang w:val="en-US"/>
              </w:rPr>
              <w:t>15</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2016</w:t>
            </w:r>
            <w:bookmarkEnd w:id="189"/>
          </w:p>
        </w:tc>
      </w:tr>
    </w:tbl>
    <w:p w14:paraId="2BC9D48F" w14:textId="2E60F6FE" w:rsidR="0017641E" w:rsidRDefault="0017641E" w:rsidP="00F93FFD">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461848" w:rsidRPr="00B61C9D" w14:paraId="3C5817E6" w14:textId="77777777" w:rsidTr="00840623">
        <w:trPr>
          <w:trHeight w:hRule="exact" w:val="403"/>
        </w:trPr>
        <w:tc>
          <w:tcPr>
            <w:tcW w:w="2376" w:type="dxa"/>
            <w:tcBorders>
              <w:top w:val="single" w:sz="4" w:space="0" w:color="auto"/>
              <w:bottom w:val="single" w:sz="4" w:space="0" w:color="auto"/>
            </w:tcBorders>
          </w:tcPr>
          <w:p w14:paraId="332D1D97" w14:textId="77777777" w:rsidR="00461848" w:rsidRPr="00B61C9D" w:rsidRDefault="00461848" w:rsidP="00B326CA">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64D4E978" w14:textId="77777777" w:rsidR="00461848" w:rsidRPr="00B61C9D" w:rsidRDefault="00461848" w:rsidP="00B326CA">
            <w:pPr>
              <w:keepNext/>
              <w:keepLines/>
              <w:jc w:val="center"/>
              <w:rPr>
                <w:b/>
                <w:lang w:val="en-US"/>
              </w:rPr>
            </w:pPr>
            <w:r>
              <w:rPr>
                <w:b/>
                <w:lang w:val="en-US"/>
              </w:rPr>
              <w:t>Opt</w:t>
            </w:r>
          </w:p>
        </w:tc>
        <w:tc>
          <w:tcPr>
            <w:tcW w:w="1560" w:type="dxa"/>
            <w:tcBorders>
              <w:top w:val="single" w:sz="4" w:space="0" w:color="auto"/>
              <w:bottom w:val="single" w:sz="4" w:space="0" w:color="auto"/>
            </w:tcBorders>
          </w:tcPr>
          <w:p w14:paraId="570D8299" w14:textId="77777777" w:rsidR="00461848" w:rsidRDefault="00461848" w:rsidP="00B326CA">
            <w:pPr>
              <w:keepNext/>
              <w:keepLines/>
              <w:jc w:val="center"/>
              <w:rPr>
                <w:b/>
                <w:lang w:val="en-US"/>
              </w:rPr>
            </w:pPr>
            <w:r>
              <w:rPr>
                <w:b/>
                <w:lang w:val="en-US"/>
              </w:rPr>
              <w:t>Real</w:t>
            </w:r>
          </w:p>
        </w:tc>
      </w:tr>
      <w:tr w:rsidR="00461848" w:rsidRPr="00B61C9D" w14:paraId="14BC4E92" w14:textId="77777777" w:rsidTr="00840623">
        <w:trPr>
          <w:trHeight w:val="534"/>
        </w:trPr>
        <w:tc>
          <w:tcPr>
            <w:tcW w:w="2376" w:type="dxa"/>
            <w:tcBorders>
              <w:top w:val="single" w:sz="4" w:space="0" w:color="auto"/>
            </w:tcBorders>
            <w:vAlign w:val="center"/>
          </w:tcPr>
          <w:p w14:paraId="1A99B71C" w14:textId="77777777" w:rsidR="00461848" w:rsidRPr="00B61C9D" w:rsidRDefault="00461848" w:rsidP="00B326CA">
            <w:pPr>
              <w:keepNext/>
              <w:keepLines/>
              <w:jc w:val="center"/>
              <w:rPr>
                <w:lang w:val="en-US"/>
              </w:rPr>
            </w:pPr>
            <w:r>
              <w:rPr>
                <w:lang w:val="en-US"/>
              </w:rPr>
              <w:t>Density</w:t>
            </w:r>
          </w:p>
        </w:tc>
        <w:tc>
          <w:tcPr>
            <w:tcW w:w="1560" w:type="dxa"/>
            <w:tcBorders>
              <w:top w:val="single" w:sz="4" w:space="0" w:color="auto"/>
            </w:tcBorders>
            <w:vAlign w:val="center"/>
          </w:tcPr>
          <w:p w14:paraId="16127DDF" w14:textId="28C68649" w:rsidR="00461848" w:rsidRPr="00B61C9D" w:rsidRDefault="00476F36" w:rsidP="00B326CA">
            <w:pPr>
              <w:keepNext/>
              <w:keepLines/>
              <w:jc w:val="center"/>
              <w:rPr>
                <w:lang w:val="en-US"/>
              </w:rPr>
            </w:pPr>
            <w:r>
              <w:rPr>
                <w:lang w:val="en-US"/>
              </w:rPr>
              <w:t>0.094</w:t>
            </w:r>
          </w:p>
        </w:tc>
        <w:tc>
          <w:tcPr>
            <w:tcW w:w="1560" w:type="dxa"/>
            <w:tcBorders>
              <w:top w:val="single" w:sz="4" w:space="0" w:color="auto"/>
            </w:tcBorders>
          </w:tcPr>
          <w:p w14:paraId="5E739F8A" w14:textId="441A0A13" w:rsidR="00461848" w:rsidRDefault="00CD38E9" w:rsidP="00B326CA">
            <w:pPr>
              <w:keepNext/>
              <w:keepLines/>
              <w:jc w:val="center"/>
            </w:pPr>
            <w:r>
              <w:t>0.10</w:t>
            </w:r>
          </w:p>
        </w:tc>
      </w:tr>
      <w:tr w:rsidR="00461848" w:rsidRPr="00B61C9D" w14:paraId="420014B2" w14:textId="77777777" w:rsidTr="00840623">
        <w:trPr>
          <w:trHeight w:val="534"/>
        </w:trPr>
        <w:tc>
          <w:tcPr>
            <w:tcW w:w="2376" w:type="dxa"/>
            <w:vAlign w:val="center"/>
          </w:tcPr>
          <w:p w14:paraId="171EFDED" w14:textId="77777777" w:rsidR="00461848" w:rsidRPr="00B61C9D" w:rsidRDefault="00461848" w:rsidP="00B326CA">
            <w:pPr>
              <w:keepNext/>
              <w:keepLines/>
              <w:jc w:val="center"/>
              <w:rPr>
                <w:lang w:val="en-US"/>
              </w:rPr>
            </w:pPr>
            <w:r>
              <w:rPr>
                <w:lang w:val="en-US"/>
              </w:rPr>
              <w:t>Average Distance</w:t>
            </w:r>
          </w:p>
        </w:tc>
        <w:tc>
          <w:tcPr>
            <w:tcW w:w="1560" w:type="dxa"/>
            <w:vAlign w:val="center"/>
          </w:tcPr>
          <w:p w14:paraId="1B001A22" w14:textId="1E950B2D" w:rsidR="00461848" w:rsidRPr="00B61C9D" w:rsidRDefault="00476F36" w:rsidP="00B326CA">
            <w:pPr>
              <w:keepNext/>
              <w:keepLines/>
              <w:jc w:val="center"/>
              <w:rPr>
                <w:lang w:val="en-US"/>
              </w:rPr>
            </w:pPr>
            <w:r>
              <w:rPr>
                <w:lang w:val="en-US"/>
              </w:rPr>
              <w:t>59.563</w:t>
            </w:r>
          </w:p>
        </w:tc>
        <w:tc>
          <w:tcPr>
            <w:tcW w:w="1560" w:type="dxa"/>
          </w:tcPr>
          <w:p w14:paraId="6DF74432" w14:textId="13718FD9" w:rsidR="00461848" w:rsidRDefault="00CD38E9" w:rsidP="00B326CA">
            <w:pPr>
              <w:keepNext/>
              <w:keepLines/>
              <w:jc w:val="center"/>
            </w:pPr>
            <w:r>
              <w:t>51.70</w:t>
            </w:r>
          </w:p>
        </w:tc>
      </w:tr>
      <w:tr w:rsidR="00461848" w:rsidRPr="00B61C9D" w14:paraId="24006986" w14:textId="77777777" w:rsidTr="00840623">
        <w:trPr>
          <w:trHeight w:val="534"/>
        </w:trPr>
        <w:tc>
          <w:tcPr>
            <w:tcW w:w="2376" w:type="dxa"/>
            <w:vAlign w:val="center"/>
          </w:tcPr>
          <w:p w14:paraId="1826C51C" w14:textId="77777777" w:rsidR="00461848" w:rsidRDefault="00461848" w:rsidP="00B326CA">
            <w:pPr>
              <w:keepNext/>
              <w:keepLines/>
              <w:jc w:val="center"/>
              <w:rPr>
                <w:lang w:val="en-US"/>
              </w:rPr>
            </w:pPr>
            <w:r>
              <w:rPr>
                <w:lang w:val="en-US"/>
              </w:rPr>
              <w:t>Diameter</w:t>
            </w:r>
          </w:p>
        </w:tc>
        <w:tc>
          <w:tcPr>
            <w:tcW w:w="1560" w:type="dxa"/>
            <w:vAlign w:val="center"/>
          </w:tcPr>
          <w:p w14:paraId="226491D9" w14:textId="0B0DD603" w:rsidR="00461848" w:rsidRPr="0098555C" w:rsidRDefault="00852837" w:rsidP="00B326CA">
            <w:pPr>
              <w:keepNext/>
              <w:keepLines/>
              <w:jc w:val="center"/>
            </w:pPr>
            <w:r>
              <w:t>10</w:t>
            </w:r>
          </w:p>
        </w:tc>
        <w:tc>
          <w:tcPr>
            <w:tcW w:w="1560" w:type="dxa"/>
          </w:tcPr>
          <w:p w14:paraId="073C0109" w14:textId="39D8C480" w:rsidR="00461848" w:rsidRDefault="00CD38E9" w:rsidP="00B326CA">
            <w:pPr>
              <w:keepNext/>
              <w:keepLines/>
              <w:jc w:val="center"/>
            </w:pPr>
            <w:r>
              <w:t>11</w:t>
            </w:r>
          </w:p>
        </w:tc>
      </w:tr>
      <w:tr w:rsidR="00461848" w:rsidRPr="00B61C9D" w14:paraId="1AB3F687" w14:textId="77777777" w:rsidTr="00840623">
        <w:trPr>
          <w:trHeight w:val="534"/>
        </w:trPr>
        <w:tc>
          <w:tcPr>
            <w:tcW w:w="2376" w:type="dxa"/>
            <w:vAlign w:val="center"/>
          </w:tcPr>
          <w:p w14:paraId="3EDCF672" w14:textId="77777777" w:rsidR="00461848" w:rsidRDefault="00461848" w:rsidP="00B326CA">
            <w:pPr>
              <w:keepNext/>
              <w:keepLines/>
              <w:jc w:val="center"/>
              <w:rPr>
                <w:lang w:val="en-US"/>
              </w:rPr>
            </w:pPr>
            <w:r>
              <w:rPr>
                <w:lang w:val="en-US"/>
              </w:rPr>
              <w:t>Average Clustering</w:t>
            </w:r>
          </w:p>
        </w:tc>
        <w:tc>
          <w:tcPr>
            <w:tcW w:w="1560" w:type="dxa"/>
            <w:vAlign w:val="center"/>
          </w:tcPr>
          <w:p w14:paraId="3DE7592B" w14:textId="073FF45B" w:rsidR="00461848" w:rsidRPr="0098555C" w:rsidRDefault="00476F36" w:rsidP="00B326CA">
            <w:pPr>
              <w:keepNext/>
              <w:keepLines/>
              <w:jc w:val="center"/>
            </w:pPr>
            <w:r>
              <w:t>0.7</w:t>
            </w:r>
            <w:r w:rsidR="00852837">
              <w:t>09</w:t>
            </w:r>
          </w:p>
        </w:tc>
        <w:tc>
          <w:tcPr>
            <w:tcW w:w="1560" w:type="dxa"/>
          </w:tcPr>
          <w:p w14:paraId="6F5493B8" w14:textId="7713E1CC" w:rsidR="00461848" w:rsidRDefault="00CD38E9" w:rsidP="00B326CA">
            <w:pPr>
              <w:keepNext/>
              <w:keepLines/>
              <w:jc w:val="center"/>
            </w:pPr>
            <w:r>
              <w:t>0.78</w:t>
            </w:r>
          </w:p>
        </w:tc>
      </w:tr>
      <w:tr w:rsidR="00461848" w:rsidRPr="00B61C9D" w14:paraId="06D6BC28" w14:textId="77777777" w:rsidTr="00840623">
        <w:trPr>
          <w:trHeight w:val="534"/>
        </w:trPr>
        <w:tc>
          <w:tcPr>
            <w:tcW w:w="2376" w:type="dxa"/>
            <w:vAlign w:val="center"/>
          </w:tcPr>
          <w:p w14:paraId="0505561D" w14:textId="77777777" w:rsidR="00461848" w:rsidRDefault="00461848" w:rsidP="00B326CA">
            <w:pPr>
              <w:keepNext/>
              <w:keepLines/>
              <w:jc w:val="center"/>
              <w:rPr>
                <w:lang w:val="en-US"/>
              </w:rPr>
            </w:pPr>
            <w:r>
              <w:rPr>
                <w:lang w:val="en-US"/>
              </w:rPr>
              <w:t>Num. of stations</w:t>
            </w:r>
          </w:p>
        </w:tc>
        <w:tc>
          <w:tcPr>
            <w:tcW w:w="1560" w:type="dxa"/>
            <w:vAlign w:val="center"/>
          </w:tcPr>
          <w:p w14:paraId="38C54B6F" w14:textId="2FCBD9D1" w:rsidR="00461848" w:rsidRPr="0098555C" w:rsidRDefault="00476F36" w:rsidP="00B326CA">
            <w:pPr>
              <w:keepNext/>
              <w:keepLines/>
              <w:jc w:val="center"/>
            </w:pPr>
            <w:r>
              <w:t>2503</w:t>
            </w:r>
          </w:p>
        </w:tc>
        <w:tc>
          <w:tcPr>
            <w:tcW w:w="1560" w:type="dxa"/>
          </w:tcPr>
          <w:p w14:paraId="03EBC44F" w14:textId="7741AE10" w:rsidR="00461848" w:rsidRDefault="00CD38E9" w:rsidP="00B326CA">
            <w:pPr>
              <w:keepNext/>
              <w:keepLines/>
              <w:jc w:val="center"/>
            </w:pPr>
            <w:r>
              <w:t>2503</w:t>
            </w:r>
          </w:p>
        </w:tc>
      </w:tr>
      <w:tr w:rsidR="0013482A" w:rsidRPr="00B61C9D" w14:paraId="09B1466C" w14:textId="77777777" w:rsidTr="00840623">
        <w:trPr>
          <w:trHeight w:val="534"/>
        </w:trPr>
        <w:tc>
          <w:tcPr>
            <w:tcW w:w="2376" w:type="dxa"/>
            <w:vAlign w:val="center"/>
          </w:tcPr>
          <w:p w14:paraId="75C906DC" w14:textId="6A26CB52" w:rsidR="0013482A" w:rsidRDefault="0013482A" w:rsidP="00B326CA">
            <w:pPr>
              <w:keepNext/>
              <w:keepLines/>
              <w:jc w:val="center"/>
              <w:rPr>
                <w:lang w:val="en-US"/>
              </w:rPr>
            </w:pPr>
            <w:r>
              <w:rPr>
                <w:lang w:val="en-US"/>
              </w:rPr>
              <w:t>Fitness</w:t>
            </w:r>
          </w:p>
        </w:tc>
        <w:tc>
          <w:tcPr>
            <w:tcW w:w="1560" w:type="dxa"/>
            <w:vAlign w:val="center"/>
          </w:tcPr>
          <w:p w14:paraId="3C190E73" w14:textId="2E4DAF1E" w:rsidR="0013482A" w:rsidRDefault="0013482A" w:rsidP="00B326CA">
            <w:pPr>
              <w:keepNext/>
              <w:keepLines/>
              <w:jc w:val="center"/>
            </w:pPr>
            <w:r>
              <w:t>0.4262</w:t>
            </w:r>
          </w:p>
        </w:tc>
        <w:tc>
          <w:tcPr>
            <w:tcW w:w="1560" w:type="dxa"/>
          </w:tcPr>
          <w:p w14:paraId="284C143E" w14:textId="163F7997" w:rsidR="0013482A" w:rsidRDefault="0013482A" w:rsidP="00B326CA">
            <w:pPr>
              <w:keepNext/>
              <w:keepLines/>
              <w:jc w:val="center"/>
            </w:pPr>
            <w:r>
              <w:t>0.4336</w:t>
            </w:r>
          </w:p>
        </w:tc>
      </w:tr>
      <w:tr w:rsidR="000C538A" w:rsidRPr="00B61C9D" w14:paraId="6201CDD7" w14:textId="77777777" w:rsidTr="000C538A">
        <w:trPr>
          <w:trHeight w:val="534"/>
        </w:trPr>
        <w:tc>
          <w:tcPr>
            <w:tcW w:w="2376" w:type="dxa"/>
            <w:vAlign w:val="center"/>
          </w:tcPr>
          <w:p w14:paraId="7D451253" w14:textId="22A243C3" w:rsidR="000C538A" w:rsidRDefault="000C538A" w:rsidP="000C538A">
            <w:pPr>
              <w:keepNext/>
              <w:keepLines/>
              <w:jc w:val="center"/>
              <w:rPr>
                <w:lang w:val="en-US"/>
              </w:rPr>
            </w:pPr>
            <w:r>
              <w:rPr>
                <w:lang w:val="en-US"/>
              </w:rPr>
              <w:t>New installed stations</w:t>
            </w:r>
          </w:p>
        </w:tc>
        <w:tc>
          <w:tcPr>
            <w:tcW w:w="1560" w:type="dxa"/>
            <w:vAlign w:val="center"/>
          </w:tcPr>
          <w:p w14:paraId="5DDCE6B9" w14:textId="5BB5F273" w:rsidR="000C538A" w:rsidRDefault="000C538A" w:rsidP="000C538A">
            <w:pPr>
              <w:keepNext/>
              <w:keepLines/>
              <w:jc w:val="center"/>
            </w:pPr>
            <w:r>
              <w:t>1110</w:t>
            </w:r>
          </w:p>
        </w:tc>
        <w:tc>
          <w:tcPr>
            <w:tcW w:w="1560" w:type="dxa"/>
            <w:vAlign w:val="center"/>
          </w:tcPr>
          <w:p w14:paraId="7E8C28AF" w14:textId="606DE3D7" w:rsidR="000C538A" w:rsidRDefault="000C538A" w:rsidP="000C538A">
            <w:pPr>
              <w:keepNext/>
              <w:keepLines/>
              <w:jc w:val="center"/>
            </w:pPr>
            <w:r>
              <w:t>1110</w:t>
            </w:r>
          </w:p>
        </w:tc>
      </w:tr>
    </w:tbl>
    <w:p w14:paraId="76FCF982" w14:textId="7DFC35C1" w:rsidR="00461848" w:rsidRDefault="00461848" w:rsidP="00461848">
      <w:pPr>
        <w:pStyle w:val="Caption"/>
        <w:rPr>
          <w:sz w:val="16"/>
          <w:szCs w:val="16"/>
          <w:lang w:val="en-US"/>
        </w:rPr>
      </w:pPr>
      <w:bookmarkStart w:id="190" w:name="_Toc148382827"/>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225F01">
        <w:rPr>
          <w:noProof/>
          <w:sz w:val="16"/>
          <w:szCs w:val="16"/>
          <w:lang w:val="en-US"/>
        </w:rPr>
        <w:t>8</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2016</w:t>
      </w:r>
      <w:bookmarkEnd w:id="190"/>
    </w:p>
    <w:p w14:paraId="661667C7" w14:textId="77777777" w:rsidR="00852837" w:rsidRPr="00852837" w:rsidRDefault="00852837" w:rsidP="0085283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852837" w14:paraId="568BCC58" w14:textId="77777777" w:rsidTr="00CD6270">
        <w:tc>
          <w:tcPr>
            <w:tcW w:w="4927" w:type="dxa"/>
            <w:vAlign w:val="center"/>
          </w:tcPr>
          <w:p w14:paraId="78B257B8" w14:textId="77777777" w:rsidR="00852837" w:rsidRDefault="00852837" w:rsidP="00CD6270">
            <w:pPr>
              <w:keepNext/>
              <w:keepLines/>
              <w:spacing w:before="100" w:beforeAutospacing="1" w:after="100" w:afterAutospacing="1"/>
              <w:jc w:val="center"/>
              <w:rPr>
                <w:lang w:val="en-US"/>
              </w:rPr>
            </w:pPr>
            <w:r>
              <w:rPr>
                <w:noProof/>
                <w:lang w:val="en-US"/>
              </w:rPr>
              <w:lastRenderedPageBreak/>
              <w:drawing>
                <wp:inline distT="0" distB="0" distL="0" distR="0" wp14:anchorId="4ED711D5" wp14:editId="08C6A935">
                  <wp:extent cx="1882075" cy="25199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82075" cy="2519999"/>
                          </a:xfrm>
                          <a:prstGeom prst="rect">
                            <a:avLst/>
                          </a:prstGeom>
                        </pic:spPr>
                      </pic:pic>
                    </a:graphicData>
                  </a:graphic>
                </wp:inline>
              </w:drawing>
            </w:r>
          </w:p>
        </w:tc>
        <w:tc>
          <w:tcPr>
            <w:tcW w:w="4927" w:type="dxa"/>
            <w:vAlign w:val="center"/>
          </w:tcPr>
          <w:p w14:paraId="6CDC328A" w14:textId="77777777" w:rsidR="00852837" w:rsidRDefault="00852837" w:rsidP="00CD6270">
            <w:pPr>
              <w:keepNext/>
              <w:keepLines/>
              <w:spacing w:before="100" w:beforeAutospacing="1" w:after="100" w:afterAutospacing="1"/>
              <w:jc w:val="center"/>
              <w:rPr>
                <w:lang w:val="en-US"/>
              </w:rPr>
            </w:pPr>
            <w:r>
              <w:rPr>
                <w:noProof/>
                <w:lang w:val="en-US"/>
              </w:rPr>
              <w:drawing>
                <wp:inline distT="0" distB="0" distL="0" distR="0" wp14:anchorId="7AF7D76C" wp14:editId="36EB06C6">
                  <wp:extent cx="1888348" cy="251999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8348" cy="2519999"/>
                          </a:xfrm>
                          <a:prstGeom prst="rect">
                            <a:avLst/>
                          </a:prstGeom>
                        </pic:spPr>
                      </pic:pic>
                    </a:graphicData>
                  </a:graphic>
                </wp:inline>
              </w:drawing>
            </w:r>
          </w:p>
        </w:tc>
      </w:tr>
      <w:tr w:rsidR="00852837" w14:paraId="7D61EEB9" w14:textId="77777777" w:rsidTr="00CD6270">
        <w:tc>
          <w:tcPr>
            <w:tcW w:w="4927" w:type="dxa"/>
            <w:vAlign w:val="center"/>
          </w:tcPr>
          <w:p w14:paraId="4C2B41AE" w14:textId="77777777" w:rsidR="00852837" w:rsidRDefault="00852837" w:rsidP="00CD6270">
            <w:pPr>
              <w:keepNext/>
              <w:keepLines/>
              <w:spacing w:before="100" w:beforeAutospacing="1" w:after="100" w:afterAutospacing="1"/>
              <w:jc w:val="center"/>
              <w:rPr>
                <w:lang w:val="en-US"/>
              </w:rPr>
            </w:pPr>
            <w:r>
              <w:rPr>
                <w:lang w:val="en-US"/>
              </w:rPr>
              <w:t>(simulated)</w:t>
            </w:r>
          </w:p>
        </w:tc>
        <w:tc>
          <w:tcPr>
            <w:tcW w:w="4927" w:type="dxa"/>
            <w:vAlign w:val="center"/>
          </w:tcPr>
          <w:p w14:paraId="328397C3" w14:textId="77777777" w:rsidR="00852837" w:rsidRDefault="00852837" w:rsidP="00CD6270">
            <w:pPr>
              <w:keepNext/>
              <w:keepLines/>
              <w:spacing w:before="100" w:beforeAutospacing="1" w:after="100" w:afterAutospacing="1"/>
              <w:jc w:val="center"/>
              <w:rPr>
                <w:lang w:val="en-US"/>
              </w:rPr>
            </w:pPr>
            <w:r>
              <w:rPr>
                <w:lang w:val="en-US"/>
              </w:rPr>
              <w:t>(real)</w:t>
            </w:r>
          </w:p>
        </w:tc>
      </w:tr>
      <w:tr w:rsidR="00852837" w:rsidRPr="00070A50" w14:paraId="56DD6AF6" w14:textId="77777777" w:rsidTr="00CD6270">
        <w:tc>
          <w:tcPr>
            <w:tcW w:w="9854" w:type="dxa"/>
            <w:gridSpan w:val="2"/>
            <w:vAlign w:val="center"/>
          </w:tcPr>
          <w:p w14:paraId="31103C13" w14:textId="36489A95" w:rsidR="00852837" w:rsidRPr="0017641E" w:rsidRDefault="00852837" w:rsidP="00CD6270">
            <w:pPr>
              <w:pStyle w:val="Caption"/>
              <w:keepNext/>
              <w:keepLines/>
              <w:spacing w:before="100" w:beforeAutospacing="1" w:after="100" w:afterAutospacing="1"/>
              <w:jc w:val="center"/>
              <w:rPr>
                <w:sz w:val="16"/>
                <w:szCs w:val="16"/>
                <w:lang w:val="en-US"/>
              </w:rPr>
            </w:pPr>
            <w:bookmarkStart w:id="191" w:name="_Toc148382815"/>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225F01">
              <w:rPr>
                <w:noProof/>
                <w:sz w:val="16"/>
                <w:szCs w:val="16"/>
                <w:lang w:val="en-US"/>
              </w:rPr>
              <w:t>16</w:t>
            </w:r>
            <w:r w:rsidRPr="00F33A61">
              <w:rPr>
                <w:sz w:val="16"/>
                <w:szCs w:val="16"/>
                <w:lang w:val="en-US"/>
              </w:rPr>
              <w:fldChar w:fldCharType="end"/>
            </w:r>
            <w:r w:rsidRPr="00F33A61">
              <w:rPr>
                <w:sz w:val="16"/>
                <w:szCs w:val="16"/>
                <w:lang w:val="en-US"/>
              </w:rPr>
              <w:t xml:space="preserve">: </w:t>
            </w:r>
            <w:r>
              <w:rPr>
                <w:sz w:val="16"/>
                <w:szCs w:val="16"/>
                <w:lang w:val="en-US"/>
              </w:rPr>
              <w:t>Simulated and real network in 2017</w:t>
            </w:r>
            <w:bookmarkEnd w:id="191"/>
          </w:p>
        </w:tc>
      </w:tr>
    </w:tbl>
    <w:p w14:paraId="075D32D7" w14:textId="77777777" w:rsidR="00852837" w:rsidRDefault="00852837" w:rsidP="00852837">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76"/>
        <w:gridCol w:w="1560"/>
        <w:gridCol w:w="1560"/>
      </w:tblGrid>
      <w:tr w:rsidR="00852837" w:rsidRPr="00B61C9D" w14:paraId="2B2CD39B" w14:textId="77777777" w:rsidTr="00CD6270">
        <w:trPr>
          <w:trHeight w:hRule="exact" w:val="403"/>
        </w:trPr>
        <w:tc>
          <w:tcPr>
            <w:tcW w:w="2376" w:type="dxa"/>
            <w:tcBorders>
              <w:top w:val="single" w:sz="4" w:space="0" w:color="auto"/>
              <w:bottom w:val="single" w:sz="4" w:space="0" w:color="auto"/>
            </w:tcBorders>
          </w:tcPr>
          <w:p w14:paraId="1D7422EC" w14:textId="77777777" w:rsidR="00852837" w:rsidRPr="00B61C9D" w:rsidRDefault="00852837" w:rsidP="00CD6270">
            <w:pPr>
              <w:keepNext/>
              <w:keepLines/>
              <w:jc w:val="center"/>
              <w:rPr>
                <w:b/>
                <w:lang w:val="en-US"/>
              </w:rPr>
            </w:pPr>
            <w:r>
              <w:rPr>
                <w:b/>
                <w:lang w:val="en-US"/>
              </w:rPr>
              <w:t>Parameters</w:t>
            </w:r>
          </w:p>
        </w:tc>
        <w:tc>
          <w:tcPr>
            <w:tcW w:w="1560" w:type="dxa"/>
            <w:tcBorders>
              <w:top w:val="single" w:sz="4" w:space="0" w:color="auto"/>
              <w:bottom w:val="single" w:sz="4" w:space="0" w:color="auto"/>
            </w:tcBorders>
          </w:tcPr>
          <w:p w14:paraId="0B6C6FC9" w14:textId="77777777" w:rsidR="00852837" w:rsidRPr="00B61C9D" w:rsidRDefault="00852837" w:rsidP="00CD6270">
            <w:pPr>
              <w:keepNext/>
              <w:keepLines/>
              <w:jc w:val="center"/>
              <w:rPr>
                <w:b/>
                <w:lang w:val="en-US"/>
              </w:rPr>
            </w:pPr>
            <w:r>
              <w:rPr>
                <w:b/>
                <w:lang w:val="en-US"/>
              </w:rPr>
              <w:t>Opt</w:t>
            </w:r>
          </w:p>
        </w:tc>
        <w:tc>
          <w:tcPr>
            <w:tcW w:w="1560" w:type="dxa"/>
            <w:tcBorders>
              <w:top w:val="single" w:sz="4" w:space="0" w:color="auto"/>
              <w:bottom w:val="single" w:sz="4" w:space="0" w:color="auto"/>
            </w:tcBorders>
          </w:tcPr>
          <w:p w14:paraId="5A092066" w14:textId="77777777" w:rsidR="00852837" w:rsidRDefault="00852837" w:rsidP="00CD6270">
            <w:pPr>
              <w:keepNext/>
              <w:keepLines/>
              <w:jc w:val="center"/>
              <w:rPr>
                <w:b/>
                <w:lang w:val="en-US"/>
              </w:rPr>
            </w:pPr>
            <w:r>
              <w:rPr>
                <w:b/>
                <w:lang w:val="en-US"/>
              </w:rPr>
              <w:t>Real</w:t>
            </w:r>
          </w:p>
        </w:tc>
      </w:tr>
      <w:tr w:rsidR="00852837" w:rsidRPr="00B61C9D" w14:paraId="6F8529F0" w14:textId="77777777" w:rsidTr="00CD6270">
        <w:trPr>
          <w:trHeight w:val="534"/>
        </w:trPr>
        <w:tc>
          <w:tcPr>
            <w:tcW w:w="2376" w:type="dxa"/>
            <w:tcBorders>
              <w:top w:val="single" w:sz="4" w:space="0" w:color="auto"/>
            </w:tcBorders>
            <w:vAlign w:val="center"/>
          </w:tcPr>
          <w:p w14:paraId="71BEA005" w14:textId="77777777" w:rsidR="00852837" w:rsidRPr="00B61C9D" w:rsidRDefault="00852837" w:rsidP="00CD6270">
            <w:pPr>
              <w:keepNext/>
              <w:keepLines/>
              <w:jc w:val="center"/>
              <w:rPr>
                <w:lang w:val="en-US"/>
              </w:rPr>
            </w:pPr>
            <w:r>
              <w:rPr>
                <w:lang w:val="en-US"/>
              </w:rPr>
              <w:t>Density</w:t>
            </w:r>
          </w:p>
        </w:tc>
        <w:tc>
          <w:tcPr>
            <w:tcW w:w="1560" w:type="dxa"/>
            <w:tcBorders>
              <w:top w:val="single" w:sz="4" w:space="0" w:color="auto"/>
            </w:tcBorders>
            <w:vAlign w:val="center"/>
          </w:tcPr>
          <w:p w14:paraId="390DE14B" w14:textId="14EB17DE" w:rsidR="00852837" w:rsidRPr="00B61C9D" w:rsidRDefault="00852837" w:rsidP="00CD6270">
            <w:pPr>
              <w:keepNext/>
              <w:keepLines/>
              <w:jc w:val="center"/>
              <w:rPr>
                <w:lang w:val="en-US"/>
              </w:rPr>
            </w:pPr>
            <w:r>
              <w:rPr>
                <w:lang w:val="en-US"/>
              </w:rPr>
              <w:t>0.089</w:t>
            </w:r>
          </w:p>
        </w:tc>
        <w:tc>
          <w:tcPr>
            <w:tcW w:w="1560" w:type="dxa"/>
            <w:tcBorders>
              <w:top w:val="single" w:sz="4" w:space="0" w:color="auto"/>
            </w:tcBorders>
          </w:tcPr>
          <w:p w14:paraId="6488CF4A" w14:textId="51EAC56D" w:rsidR="00852837" w:rsidRDefault="00CD38E9" w:rsidP="00CD6270">
            <w:pPr>
              <w:keepNext/>
              <w:keepLines/>
              <w:jc w:val="center"/>
            </w:pPr>
            <w:r>
              <w:t>0.9</w:t>
            </w:r>
          </w:p>
        </w:tc>
      </w:tr>
      <w:tr w:rsidR="00852837" w:rsidRPr="00B61C9D" w14:paraId="7D72253F" w14:textId="77777777" w:rsidTr="00CD6270">
        <w:trPr>
          <w:trHeight w:val="534"/>
        </w:trPr>
        <w:tc>
          <w:tcPr>
            <w:tcW w:w="2376" w:type="dxa"/>
            <w:vAlign w:val="center"/>
          </w:tcPr>
          <w:p w14:paraId="62A6D725" w14:textId="77777777" w:rsidR="00852837" w:rsidRPr="00B61C9D" w:rsidRDefault="00852837" w:rsidP="00CD6270">
            <w:pPr>
              <w:keepNext/>
              <w:keepLines/>
              <w:jc w:val="center"/>
              <w:rPr>
                <w:lang w:val="en-US"/>
              </w:rPr>
            </w:pPr>
            <w:r>
              <w:rPr>
                <w:lang w:val="en-US"/>
              </w:rPr>
              <w:t>Average Distance</w:t>
            </w:r>
          </w:p>
        </w:tc>
        <w:tc>
          <w:tcPr>
            <w:tcW w:w="1560" w:type="dxa"/>
            <w:vAlign w:val="center"/>
          </w:tcPr>
          <w:p w14:paraId="35988321" w14:textId="5FAAD52A" w:rsidR="00852837" w:rsidRPr="00B61C9D" w:rsidRDefault="00852837" w:rsidP="00CD6270">
            <w:pPr>
              <w:keepNext/>
              <w:keepLines/>
              <w:jc w:val="center"/>
              <w:rPr>
                <w:lang w:val="en-US"/>
              </w:rPr>
            </w:pPr>
            <w:r>
              <w:rPr>
                <w:lang w:val="en-US"/>
              </w:rPr>
              <w:t>60.256</w:t>
            </w:r>
          </w:p>
        </w:tc>
        <w:tc>
          <w:tcPr>
            <w:tcW w:w="1560" w:type="dxa"/>
          </w:tcPr>
          <w:p w14:paraId="36EB56EA" w14:textId="3BD190EC" w:rsidR="00852837" w:rsidRDefault="00CD38E9" w:rsidP="00CD6270">
            <w:pPr>
              <w:keepNext/>
              <w:keepLines/>
              <w:jc w:val="center"/>
            </w:pPr>
            <w:r>
              <w:t>53.26</w:t>
            </w:r>
          </w:p>
        </w:tc>
      </w:tr>
      <w:tr w:rsidR="00852837" w:rsidRPr="00B61C9D" w14:paraId="76FB68ED" w14:textId="77777777" w:rsidTr="00CD6270">
        <w:trPr>
          <w:trHeight w:val="534"/>
        </w:trPr>
        <w:tc>
          <w:tcPr>
            <w:tcW w:w="2376" w:type="dxa"/>
            <w:vAlign w:val="center"/>
          </w:tcPr>
          <w:p w14:paraId="1F0BE4B7" w14:textId="77777777" w:rsidR="00852837" w:rsidRDefault="00852837" w:rsidP="00CD6270">
            <w:pPr>
              <w:keepNext/>
              <w:keepLines/>
              <w:jc w:val="center"/>
              <w:rPr>
                <w:lang w:val="en-US"/>
              </w:rPr>
            </w:pPr>
            <w:r>
              <w:rPr>
                <w:lang w:val="en-US"/>
              </w:rPr>
              <w:t>Diameter</w:t>
            </w:r>
          </w:p>
        </w:tc>
        <w:tc>
          <w:tcPr>
            <w:tcW w:w="1560" w:type="dxa"/>
            <w:vAlign w:val="center"/>
          </w:tcPr>
          <w:p w14:paraId="2651F9A7" w14:textId="154FB0DD" w:rsidR="00852837" w:rsidRPr="0098555C" w:rsidRDefault="00852837" w:rsidP="00CD6270">
            <w:pPr>
              <w:keepNext/>
              <w:keepLines/>
              <w:jc w:val="center"/>
            </w:pPr>
            <w:r>
              <w:t>10</w:t>
            </w:r>
          </w:p>
        </w:tc>
        <w:tc>
          <w:tcPr>
            <w:tcW w:w="1560" w:type="dxa"/>
          </w:tcPr>
          <w:p w14:paraId="31E345D9" w14:textId="7D988610" w:rsidR="00852837" w:rsidRDefault="00CD38E9" w:rsidP="00CD6270">
            <w:pPr>
              <w:keepNext/>
              <w:keepLines/>
              <w:jc w:val="center"/>
            </w:pPr>
            <w:r>
              <w:t>10</w:t>
            </w:r>
          </w:p>
        </w:tc>
      </w:tr>
      <w:tr w:rsidR="00852837" w:rsidRPr="00B61C9D" w14:paraId="047CF6EA" w14:textId="77777777" w:rsidTr="00CD6270">
        <w:trPr>
          <w:trHeight w:val="534"/>
        </w:trPr>
        <w:tc>
          <w:tcPr>
            <w:tcW w:w="2376" w:type="dxa"/>
            <w:vAlign w:val="center"/>
          </w:tcPr>
          <w:p w14:paraId="25F536CC" w14:textId="77777777" w:rsidR="00852837" w:rsidRDefault="00852837" w:rsidP="00CD6270">
            <w:pPr>
              <w:keepNext/>
              <w:keepLines/>
              <w:jc w:val="center"/>
              <w:rPr>
                <w:lang w:val="en-US"/>
              </w:rPr>
            </w:pPr>
            <w:r>
              <w:rPr>
                <w:lang w:val="en-US"/>
              </w:rPr>
              <w:t>Average Clustering</w:t>
            </w:r>
          </w:p>
        </w:tc>
        <w:tc>
          <w:tcPr>
            <w:tcW w:w="1560" w:type="dxa"/>
            <w:vAlign w:val="center"/>
          </w:tcPr>
          <w:p w14:paraId="4B43FCC3" w14:textId="1D44543A" w:rsidR="00852837" w:rsidRPr="0098555C" w:rsidRDefault="00852837" w:rsidP="00CD6270">
            <w:pPr>
              <w:keepNext/>
              <w:keepLines/>
              <w:jc w:val="center"/>
            </w:pPr>
            <w:r>
              <w:t>0.719</w:t>
            </w:r>
          </w:p>
        </w:tc>
        <w:tc>
          <w:tcPr>
            <w:tcW w:w="1560" w:type="dxa"/>
          </w:tcPr>
          <w:p w14:paraId="0A4497B7" w14:textId="4CB72C45" w:rsidR="00852837" w:rsidRDefault="00CD38E9" w:rsidP="00CD6270">
            <w:pPr>
              <w:keepNext/>
              <w:keepLines/>
              <w:jc w:val="center"/>
            </w:pPr>
            <w:r>
              <w:t>0.77</w:t>
            </w:r>
          </w:p>
        </w:tc>
      </w:tr>
      <w:tr w:rsidR="00852837" w:rsidRPr="00B61C9D" w14:paraId="7E8855CA" w14:textId="77777777" w:rsidTr="00CD6270">
        <w:trPr>
          <w:trHeight w:val="534"/>
        </w:trPr>
        <w:tc>
          <w:tcPr>
            <w:tcW w:w="2376" w:type="dxa"/>
            <w:vAlign w:val="center"/>
          </w:tcPr>
          <w:p w14:paraId="491921A9" w14:textId="77777777" w:rsidR="00852837" w:rsidRDefault="00852837" w:rsidP="00CD6270">
            <w:pPr>
              <w:keepNext/>
              <w:keepLines/>
              <w:jc w:val="center"/>
              <w:rPr>
                <w:lang w:val="en-US"/>
              </w:rPr>
            </w:pPr>
            <w:r>
              <w:rPr>
                <w:lang w:val="en-US"/>
              </w:rPr>
              <w:t>Num. of stations</w:t>
            </w:r>
          </w:p>
        </w:tc>
        <w:tc>
          <w:tcPr>
            <w:tcW w:w="1560" w:type="dxa"/>
            <w:vAlign w:val="center"/>
          </w:tcPr>
          <w:p w14:paraId="642D2224" w14:textId="333F203A" w:rsidR="00852837" w:rsidRPr="0098555C" w:rsidRDefault="00852837" w:rsidP="00CD6270">
            <w:pPr>
              <w:keepNext/>
              <w:keepLines/>
              <w:jc w:val="center"/>
            </w:pPr>
            <w:r>
              <w:t>4350</w:t>
            </w:r>
          </w:p>
        </w:tc>
        <w:tc>
          <w:tcPr>
            <w:tcW w:w="1560" w:type="dxa"/>
          </w:tcPr>
          <w:p w14:paraId="32839F70" w14:textId="39AAB09F" w:rsidR="00852837" w:rsidRDefault="00CD38E9" w:rsidP="00CD6270">
            <w:pPr>
              <w:keepNext/>
              <w:keepLines/>
              <w:jc w:val="center"/>
            </w:pPr>
            <w:r>
              <w:t>4350</w:t>
            </w:r>
          </w:p>
        </w:tc>
      </w:tr>
      <w:tr w:rsidR="0013482A" w:rsidRPr="00B61C9D" w14:paraId="264B774C" w14:textId="77777777" w:rsidTr="00CD6270">
        <w:trPr>
          <w:trHeight w:val="534"/>
        </w:trPr>
        <w:tc>
          <w:tcPr>
            <w:tcW w:w="2376" w:type="dxa"/>
            <w:vAlign w:val="center"/>
          </w:tcPr>
          <w:p w14:paraId="56E9CDFE" w14:textId="3F054839" w:rsidR="0013482A" w:rsidRDefault="0013482A" w:rsidP="00CD6270">
            <w:pPr>
              <w:keepNext/>
              <w:keepLines/>
              <w:jc w:val="center"/>
              <w:rPr>
                <w:lang w:val="en-US"/>
              </w:rPr>
            </w:pPr>
            <w:r>
              <w:rPr>
                <w:lang w:val="en-US"/>
              </w:rPr>
              <w:t>Fitness</w:t>
            </w:r>
          </w:p>
        </w:tc>
        <w:tc>
          <w:tcPr>
            <w:tcW w:w="1560" w:type="dxa"/>
            <w:vAlign w:val="center"/>
          </w:tcPr>
          <w:p w14:paraId="6290752B" w14:textId="16095FB2" w:rsidR="0013482A" w:rsidRDefault="0013482A" w:rsidP="00CD6270">
            <w:pPr>
              <w:keepNext/>
              <w:keepLines/>
              <w:jc w:val="center"/>
            </w:pPr>
            <w:r>
              <w:t>0.4242</w:t>
            </w:r>
          </w:p>
        </w:tc>
        <w:tc>
          <w:tcPr>
            <w:tcW w:w="1560" w:type="dxa"/>
          </w:tcPr>
          <w:p w14:paraId="5AEBE20A" w14:textId="59332D1C" w:rsidR="0013482A" w:rsidRDefault="0013482A" w:rsidP="00CD6270">
            <w:pPr>
              <w:keepNext/>
              <w:keepLines/>
              <w:jc w:val="center"/>
            </w:pPr>
            <w:r>
              <w:t>0.4395</w:t>
            </w:r>
          </w:p>
        </w:tc>
      </w:tr>
      <w:tr w:rsidR="000C538A" w:rsidRPr="00B61C9D" w14:paraId="0BBDBD31" w14:textId="77777777" w:rsidTr="000C538A">
        <w:trPr>
          <w:trHeight w:val="534"/>
        </w:trPr>
        <w:tc>
          <w:tcPr>
            <w:tcW w:w="2376" w:type="dxa"/>
            <w:vAlign w:val="center"/>
          </w:tcPr>
          <w:p w14:paraId="7E969334" w14:textId="120CCFAE" w:rsidR="000C538A" w:rsidRDefault="000C538A" w:rsidP="000C538A">
            <w:pPr>
              <w:keepNext/>
              <w:keepLines/>
              <w:jc w:val="center"/>
              <w:rPr>
                <w:lang w:val="en-US"/>
              </w:rPr>
            </w:pPr>
            <w:r>
              <w:rPr>
                <w:lang w:val="en-US"/>
              </w:rPr>
              <w:t>New installed stations</w:t>
            </w:r>
          </w:p>
        </w:tc>
        <w:tc>
          <w:tcPr>
            <w:tcW w:w="1560" w:type="dxa"/>
            <w:vAlign w:val="center"/>
          </w:tcPr>
          <w:p w14:paraId="719A2773" w14:textId="787A31A9" w:rsidR="000C538A" w:rsidRDefault="000C538A" w:rsidP="000C538A">
            <w:pPr>
              <w:keepNext/>
              <w:keepLines/>
              <w:jc w:val="center"/>
            </w:pPr>
            <w:r>
              <w:t>1847</w:t>
            </w:r>
          </w:p>
        </w:tc>
        <w:tc>
          <w:tcPr>
            <w:tcW w:w="1560" w:type="dxa"/>
            <w:vAlign w:val="center"/>
          </w:tcPr>
          <w:p w14:paraId="41E866D4" w14:textId="022CF825" w:rsidR="000C538A" w:rsidRDefault="000C538A" w:rsidP="000C538A">
            <w:pPr>
              <w:keepNext/>
              <w:keepLines/>
              <w:jc w:val="center"/>
            </w:pPr>
            <w:r>
              <w:t>1847</w:t>
            </w:r>
          </w:p>
        </w:tc>
      </w:tr>
    </w:tbl>
    <w:p w14:paraId="4F5018DF" w14:textId="01BA0A5C" w:rsidR="00852837" w:rsidRPr="00461848" w:rsidRDefault="00852837" w:rsidP="00852837">
      <w:pPr>
        <w:pStyle w:val="Caption"/>
        <w:rPr>
          <w:sz w:val="16"/>
          <w:szCs w:val="16"/>
          <w:lang w:val="en-US"/>
        </w:rPr>
      </w:pPr>
      <w:bookmarkStart w:id="192" w:name="_Toc148382828"/>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225F01">
        <w:rPr>
          <w:noProof/>
          <w:sz w:val="16"/>
          <w:szCs w:val="16"/>
          <w:lang w:val="en-US"/>
        </w:rPr>
        <w:t>9</w:t>
      </w:r>
      <w:r w:rsidRPr="00B61C9D">
        <w:rPr>
          <w:sz w:val="16"/>
          <w:szCs w:val="16"/>
          <w:lang w:val="en-US"/>
        </w:rPr>
        <w:fldChar w:fldCharType="end"/>
      </w:r>
      <w:r w:rsidRPr="00B61C9D">
        <w:rPr>
          <w:sz w:val="16"/>
          <w:szCs w:val="16"/>
          <w:lang w:val="en-US"/>
        </w:rPr>
        <w:t xml:space="preserve">: </w:t>
      </w:r>
      <w:r>
        <w:rPr>
          <w:sz w:val="16"/>
          <w:szCs w:val="16"/>
          <w:lang w:val="en-US"/>
        </w:rPr>
        <w:t>Parameters comparison between the obtained network and the real network in 2017</w:t>
      </w:r>
      <w:bookmarkEnd w:id="192"/>
    </w:p>
    <w:p w14:paraId="58F0409E" w14:textId="77777777" w:rsidR="00461848" w:rsidRPr="00B61C9D" w:rsidRDefault="00461848" w:rsidP="00F93FFD">
      <w:pPr>
        <w:rPr>
          <w:lang w:val="en-US"/>
        </w:rPr>
      </w:pPr>
    </w:p>
    <w:p w14:paraId="76CE6F43" w14:textId="2108FC41" w:rsidR="008856F3" w:rsidRDefault="008856F3">
      <w:pPr>
        <w:tabs>
          <w:tab w:val="clear" w:pos="709"/>
          <w:tab w:val="clear" w:pos="1134"/>
          <w:tab w:val="clear" w:pos="4253"/>
          <w:tab w:val="clear" w:pos="4536"/>
        </w:tabs>
        <w:spacing w:after="0" w:line="240" w:lineRule="auto"/>
        <w:jc w:val="left"/>
        <w:rPr>
          <w:lang w:val="en-US"/>
        </w:rPr>
      </w:pPr>
      <w:r>
        <w:rPr>
          <w:lang w:val="en-US"/>
        </w:rPr>
        <w:br w:type="page"/>
      </w:r>
    </w:p>
    <w:p w14:paraId="1390065B" w14:textId="77777777" w:rsidR="008856F3" w:rsidRDefault="008856F3" w:rsidP="008856F3">
      <w:pPr>
        <w:pStyle w:val="Heading2"/>
        <w:rPr>
          <w:lang w:val="en-US" w:eastAsia="de-DE"/>
        </w:rPr>
      </w:pPr>
      <w:bookmarkStart w:id="193" w:name="_Toc148382798"/>
      <w:r>
        <w:rPr>
          <w:lang w:val="en-US" w:eastAsia="de-DE"/>
        </w:rPr>
        <w:lastRenderedPageBreak/>
        <w:t>Data Analysis of EV Infrastructure in Germany</w:t>
      </w:r>
      <w:bookmarkEnd w:id="193"/>
    </w:p>
    <w:p w14:paraId="17507F38" w14:textId="616773CD" w:rsidR="008856F3" w:rsidRPr="00366175" w:rsidRDefault="008856F3" w:rsidP="008856F3">
      <w:pPr>
        <w:rPr>
          <w:lang w:val="en-US" w:eastAsia="de-DE"/>
        </w:rPr>
      </w:pPr>
      <w:r w:rsidRPr="00366175">
        <w:rPr>
          <w:lang w:val="en-US" w:eastAsia="de-DE"/>
        </w:rPr>
        <w:t>In examining the dataset, the overarching trajectory and evolution of Germany</w:t>
      </w:r>
      <w:r w:rsidR="0059236A">
        <w:rPr>
          <w:lang w:val="en-US" w:eastAsia="de-DE"/>
        </w:rPr>
        <w:t>'</w:t>
      </w:r>
      <w:r w:rsidRPr="00366175">
        <w:rPr>
          <w:lang w:val="en-US" w:eastAsia="de-DE"/>
        </w:rPr>
        <w:t>s charging network on an annual basis</w:t>
      </w:r>
      <w:r>
        <w:rPr>
          <w:lang w:val="en-US" w:eastAsia="de-DE"/>
        </w:rPr>
        <w:t xml:space="preserve"> can be discerned</w:t>
      </w:r>
      <w:r w:rsidRPr="00366175">
        <w:rPr>
          <w:lang w:val="en-US" w:eastAsia="de-DE"/>
        </w:rPr>
        <w:t>. Specifically, there is a</w:t>
      </w:r>
      <w:r>
        <w:rPr>
          <w:lang w:val="en-US" w:eastAsia="de-DE"/>
        </w:rPr>
        <w:t xml:space="preserve">n </w:t>
      </w:r>
      <w:r w:rsidRPr="00366175">
        <w:rPr>
          <w:lang w:val="en-US" w:eastAsia="de-DE"/>
        </w:rPr>
        <w:t xml:space="preserve">exponential growth in the charging infrastructure in Germany, as depicted in </w:t>
      </w:r>
      <w:r>
        <w:rPr>
          <w:lang w:val="en-US" w:eastAsia="de-DE"/>
        </w:rPr>
        <w:fldChar w:fldCharType="begin"/>
      </w:r>
      <w:r>
        <w:rPr>
          <w:lang w:val="en-US" w:eastAsia="de-DE"/>
        </w:rPr>
        <w:instrText xml:space="preserve"> REF _Ref147738624 \h  \* MERGEFORMAT </w:instrText>
      </w:r>
      <w:r>
        <w:rPr>
          <w:lang w:val="en-US" w:eastAsia="de-DE"/>
        </w:rPr>
      </w:r>
      <w:r>
        <w:rPr>
          <w:lang w:val="en-US" w:eastAsia="de-DE"/>
        </w:rPr>
        <w:fldChar w:fldCharType="separate"/>
      </w:r>
      <w:r w:rsidR="00225F01" w:rsidRPr="00225F01">
        <w:rPr>
          <w:lang w:val="en-US" w:eastAsia="de-DE"/>
        </w:rPr>
        <w:t>Figure 17</w:t>
      </w:r>
      <w:r>
        <w:rPr>
          <w:lang w:val="en-US" w:eastAsia="de-DE"/>
        </w:rPr>
        <w:fldChar w:fldCharType="end"/>
      </w:r>
      <w:r w:rsidRPr="00366175">
        <w:rPr>
          <w:lang w:val="en-US" w:eastAsia="de-DE"/>
        </w:rPr>
        <w:t>. Between the years 2009 and 2016, a total of 2539 charging points were commissioned. However, in the subsequent period from 2016 to 2022, there was a tenfold increase, with the number surging to 29733. While this exponential growth is commendable, it also suggests that early adoption between 2009 and 2016 was relatively slow, possibly due to infrastructural or policy-related challenges.</w:t>
      </w:r>
    </w:p>
    <w:p w14:paraId="0F956335" w14:textId="344F7662" w:rsidR="008856F3" w:rsidRPr="00366175" w:rsidRDefault="008856F3" w:rsidP="008856F3">
      <w:pPr>
        <w:rPr>
          <w:lang w:val="en-US" w:eastAsia="de-DE"/>
        </w:rPr>
      </w:pPr>
      <w:r w:rsidRPr="00366175">
        <w:rPr>
          <w:lang w:val="en-US" w:eastAsia="de-DE"/>
        </w:rPr>
        <w:t xml:space="preserve">Delving deeper into this growth trajectory, it becomes evident that the proliferation patterns of fast and normal charging stations diverge significantly, as illustrated in </w:t>
      </w:r>
      <w:r>
        <w:rPr>
          <w:lang w:val="en-US" w:eastAsia="de-DE"/>
        </w:rPr>
        <w:fldChar w:fldCharType="begin"/>
      </w:r>
      <w:r>
        <w:rPr>
          <w:lang w:val="en-US" w:eastAsia="de-DE"/>
        </w:rPr>
        <w:instrText xml:space="preserve"> REF _Ref147738681 \h  \* MERGEFORMAT </w:instrText>
      </w:r>
      <w:r>
        <w:rPr>
          <w:lang w:val="en-US" w:eastAsia="de-DE"/>
        </w:rPr>
      </w:r>
      <w:r>
        <w:rPr>
          <w:lang w:val="en-US" w:eastAsia="de-DE"/>
        </w:rPr>
        <w:fldChar w:fldCharType="separate"/>
      </w:r>
      <w:r w:rsidR="00225F01" w:rsidRPr="00225F01">
        <w:rPr>
          <w:lang w:val="en-US" w:eastAsia="de-DE"/>
        </w:rPr>
        <w:t>Figure 18</w:t>
      </w:r>
      <w:r>
        <w:rPr>
          <w:lang w:val="en-US" w:eastAsia="de-DE"/>
        </w:rPr>
        <w:fldChar w:fldCharType="end"/>
      </w:r>
      <w:r w:rsidRPr="00366175">
        <w:rPr>
          <w:lang w:val="en-US" w:eastAsia="de-DE"/>
        </w:rPr>
        <w:t>. Fast charging points exhibit a more linear growth trajectory compared to their normal counterparts. This disparity can largely be attributed to the varying installation costs and distinct electrical grid requisites, which unfortunately serve as both technical and economic impediments to their widespread adoption. The evident divergence in growth trajectories between fast and normal charging stations suggests a potential market imbalance, wherein the uptake of fast charging points may be hindered by these challenges.</w:t>
      </w:r>
    </w:p>
    <w:p w14:paraId="710B9BE0" w14:textId="3198CA02" w:rsidR="008856F3" w:rsidRPr="00366175" w:rsidRDefault="008856F3" w:rsidP="008856F3">
      <w:pPr>
        <w:rPr>
          <w:lang w:val="en-US" w:eastAsia="de-DE"/>
        </w:rPr>
      </w:pPr>
      <w:r w:rsidRPr="00366175">
        <w:rPr>
          <w:lang w:val="en-US" w:eastAsia="de-DE"/>
        </w:rPr>
        <w:t xml:space="preserve">Another observation pertains to the power disparities within the charging stations. As represented in </w:t>
      </w:r>
      <w:r>
        <w:rPr>
          <w:lang w:val="en-US" w:eastAsia="de-DE"/>
        </w:rPr>
        <w:fldChar w:fldCharType="begin"/>
      </w:r>
      <w:r>
        <w:rPr>
          <w:lang w:val="en-US" w:eastAsia="de-DE"/>
        </w:rPr>
        <w:instrText xml:space="preserve"> REF _Ref147738713 \h  \* MERGEFORMAT </w:instrText>
      </w:r>
      <w:r>
        <w:rPr>
          <w:lang w:val="en-US" w:eastAsia="de-DE"/>
        </w:rPr>
      </w:r>
      <w:r>
        <w:rPr>
          <w:lang w:val="en-US" w:eastAsia="de-DE"/>
        </w:rPr>
        <w:fldChar w:fldCharType="separate"/>
      </w:r>
      <w:r w:rsidR="00225F01" w:rsidRPr="00225F01">
        <w:rPr>
          <w:lang w:val="en-US" w:eastAsia="de-DE"/>
        </w:rPr>
        <w:t>Figure 19</w:t>
      </w:r>
      <w:r>
        <w:rPr>
          <w:lang w:val="en-US" w:eastAsia="de-DE"/>
        </w:rPr>
        <w:fldChar w:fldCharType="end"/>
      </w:r>
      <w:r w:rsidRPr="00366175">
        <w:rPr>
          <w:lang w:val="en-US" w:eastAsia="de-DE"/>
        </w:rPr>
        <w:t xml:space="preserve">, there are eight distinct power clusters. The 22-49 kW range emerges as the predominant and most rapidly expanding cluster, an outcome that can be linked to specific regulations and standards implemented over the years. However, the </w:t>
      </w:r>
      <w:r>
        <w:rPr>
          <w:lang w:val="en-US" w:eastAsia="de-DE"/>
        </w:rPr>
        <w:t>important</w:t>
      </w:r>
      <w:r w:rsidRPr="00366175">
        <w:rPr>
          <w:lang w:val="en-US" w:eastAsia="de-DE"/>
        </w:rPr>
        <w:t xml:space="preserve"> increase in charging powers exceeding 49 kW</w:t>
      </w:r>
      <w:r>
        <w:rPr>
          <w:lang w:val="en-US" w:eastAsia="de-DE"/>
        </w:rPr>
        <w:t xml:space="preserve"> have to be discussed</w:t>
      </w:r>
      <w:r w:rsidRPr="00366175">
        <w:rPr>
          <w:lang w:val="en-US" w:eastAsia="de-DE"/>
        </w:rPr>
        <w:t>. This trend underscores the growing market emphasis on fast charging, especially in high-speed transit corridors. Yet, the varying power clusters also indicate a lack of standardization, which could complicate the user experience.</w:t>
      </w:r>
    </w:p>
    <w:p w14:paraId="6567E658" w14:textId="3D01D818" w:rsidR="008856F3" w:rsidRDefault="008856F3" w:rsidP="008856F3">
      <w:pPr>
        <w:rPr>
          <w:lang w:val="en-US" w:eastAsia="de-DE"/>
        </w:rPr>
      </w:pPr>
      <w:r w:rsidRPr="00366175">
        <w:rPr>
          <w:lang w:val="en-US" w:eastAsia="de-DE"/>
        </w:rPr>
        <w:t xml:space="preserve">Lastly, </w:t>
      </w:r>
      <w:r>
        <w:rPr>
          <w:lang w:val="en-US" w:eastAsia="de-DE"/>
        </w:rPr>
        <w:fldChar w:fldCharType="begin"/>
      </w:r>
      <w:r>
        <w:rPr>
          <w:lang w:val="en-US" w:eastAsia="de-DE"/>
        </w:rPr>
        <w:instrText xml:space="preserve"> REF _Ref147738784 \h  \* MERGEFORMAT </w:instrText>
      </w:r>
      <w:r>
        <w:rPr>
          <w:lang w:val="en-US" w:eastAsia="de-DE"/>
        </w:rPr>
      </w:r>
      <w:r>
        <w:rPr>
          <w:lang w:val="en-US" w:eastAsia="de-DE"/>
        </w:rPr>
        <w:fldChar w:fldCharType="separate"/>
      </w:r>
      <w:r w:rsidR="00225F01" w:rsidRPr="00225F01">
        <w:rPr>
          <w:lang w:val="en-US" w:eastAsia="de-DE"/>
        </w:rPr>
        <w:t>Figure 20</w:t>
      </w:r>
      <w:r>
        <w:rPr>
          <w:lang w:val="en-US" w:eastAsia="de-DE"/>
        </w:rPr>
        <w:fldChar w:fldCharType="end"/>
      </w:r>
      <w:r w:rsidRPr="00366175">
        <w:rPr>
          <w:lang w:val="en-US" w:eastAsia="de-DE"/>
        </w:rPr>
        <w:t xml:space="preserve"> delineates the considerable variability concerning connector types within the charging infrastructure. Such diversity, while reflecting the evolving technological landscape, poses challenges for the proliferation of electric vehicles. Potential users may confront compatibility issues due to the absence of a suitable adapter. This underscores the pressing need for standardization in connector designs to foster seamless interoperability across diverse vehicle models and manufacturers. The lack of a unified connector standard can impede the broader acceptance and adoption of electric vehicles, potentially deterring prospective users.</w:t>
      </w:r>
    </w:p>
    <w:p w14:paraId="5DFCB57A" w14:textId="77777777" w:rsidR="008856F3" w:rsidRDefault="008856F3" w:rsidP="008856F3">
      <w:pPr>
        <w:keepNext/>
        <w:jc w:val="center"/>
      </w:pPr>
      <w:r w:rsidRPr="00B62CF9">
        <w:rPr>
          <w:noProof/>
          <w:lang w:val="en-US" w:eastAsia="de-DE"/>
        </w:rPr>
        <w:lastRenderedPageBreak/>
        <w:drawing>
          <wp:inline distT="0" distB="0" distL="0" distR="0" wp14:anchorId="30DBECFA" wp14:editId="001F0F5C">
            <wp:extent cx="4183039" cy="2225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3905" cy="2236732"/>
                    </a:xfrm>
                    <a:prstGeom prst="rect">
                      <a:avLst/>
                    </a:prstGeom>
                  </pic:spPr>
                </pic:pic>
              </a:graphicData>
            </a:graphic>
          </wp:inline>
        </w:drawing>
      </w:r>
    </w:p>
    <w:p w14:paraId="42CAFEA8" w14:textId="7765F8BA" w:rsidR="008856F3" w:rsidRPr="00B62CF9" w:rsidRDefault="008856F3" w:rsidP="008856F3">
      <w:pPr>
        <w:pStyle w:val="Caption"/>
        <w:jc w:val="center"/>
        <w:rPr>
          <w:sz w:val="16"/>
          <w:szCs w:val="16"/>
          <w:lang w:val="en-US"/>
        </w:rPr>
      </w:pPr>
      <w:bookmarkStart w:id="194" w:name="_Ref147738624"/>
      <w:bookmarkStart w:id="195" w:name="_Toc148382816"/>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225F01">
        <w:rPr>
          <w:noProof/>
          <w:sz w:val="16"/>
          <w:szCs w:val="16"/>
          <w:lang w:val="en-US"/>
        </w:rPr>
        <w:t>17</w:t>
      </w:r>
      <w:r w:rsidRPr="00B62CF9">
        <w:rPr>
          <w:sz w:val="16"/>
          <w:szCs w:val="16"/>
          <w:lang w:val="en-US"/>
        </w:rPr>
        <w:fldChar w:fldCharType="end"/>
      </w:r>
      <w:bookmarkEnd w:id="194"/>
      <w:r w:rsidRPr="00B62CF9">
        <w:rPr>
          <w:sz w:val="16"/>
          <w:szCs w:val="16"/>
          <w:lang w:val="en-US"/>
        </w:rPr>
        <w:t>: Cumulative histogram per year</w:t>
      </w:r>
      <w:bookmarkEnd w:id="195"/>
    </w:p>
    <w:p w14:paraId="00985E1C" w14:textId="77777777" w:rsidR="008856F3" w:rsidRDefault="008856F3" w:rsidP="008856F3">
      <w:pPr>
        <w:keepNext/>
      </w:pPr>
      <w:r w:rsidRPr="009D5354">
        <w:rPr>
          <w:noProof/>
          <w:lang w:val="en-US" w:eastAsia="de-DE"/>
        </w:rPr>
        <w:drawing>
          <wp:inline distT="0" distB="0" distL="0" distR="0" wp14:anchorId="429CFC69" wp14:editId="1B8C26A2">
            <wp:extent cx="6120130" cy="2059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059305"/>
                    </a:xfrm>
                    <a:prstGeom prst="rect">
                      <a:avLst/>
                    </a:prstGeom>
                  </pic:spPr>
                </pic:pic>
              </a:graphicData>
            </a:graphic>
          </wp:inline>
        </w:drawing>
      </w:r>
    </w:p>
    <w:p w14:paraId="705EFAF0" w14:textId="2B3D3073" w:rsidR="008856F3" w:rsidRDefault="008856F3" w:rsidP="008856F3">
      <w:pPr>
        <w:pStyle w:val="Caption"/>
        <w:jc w:val="center"/>
        <w:rPr>
          <w:sz w:val="16"/>
          <w:szCs w:val="16"/>
          <w:lang w:val="en-US"/>
        </w:rPr>
      </w:pPr>
      <w:bookmarkStart w:id="196" w:name="_Ref147738681"/>
      <w:bookmarkStart w:id="197" w:name="_Toc148382817"/>
      <w:r w:rsidRPr="009D5354">
        <w:rPr>
          <w:sz w:val="16"/>
          <w:szCs w:val="16"/>
          <w:lang w:val="en-US"/>
        </w:rPr>
        <w:t xml:space="preserve">Figure </w:t>
      </w:r>
      <w:r w:rsidRPr="009D5354">
        <w:rPr>
          <w:sz w:val="16"/>
          <w:szCs w:val="16"/>
          <w:lang w:val="en-US"/>
        </w:rPr>
        <w:fldChar w:fldCharType="begin"/>
      </w:r>
      <w:r w:rsidRPr="009D5354">
        <w:rPr>
          <w:sz w:val="16"/>
          <w:szCs w:val="16"/>
          <w:lang w:val="en-US"/>
        </w:rPr>
        <w:instrText xml:space="preserve"> SEQ Figure \* ARABIC </w:instrText>
      </w:r>
      <w:r w:rsidRPr="009D5354">
        <w:rPr>
          <w:sz w:val="16"/>
          <w:szCs w:val="16"/>
          <w:lang w:val="en-US"/>
        </w:rPr>
        <w:fldChar w:fldCharType="separate"/>
      </w:r>
      <w:r w:rsidR="00225F01">
        <w:rPr>
          <w:noProof/>
          <w:sz w:val="16"/>
          <w:szCs w:val="16"/>
          <w:lang w:val="en-US"/>
        </w:rPr>
        <w:t>18</w:t>
      </w:r>
      <w:r w:rsidRPr="009D5354">
        <w:rPr>
          <w:sz w:val="16"/>
          <w:szCs w:val="16"/>
          <w:lang w:val="en-US"/>
        </w:rPr>
        <w:fldChar w:fldCharType="end"/>
      </w:r>
      <w:bookmarkEnd w:id="196"/>
      <w:r w:rsidRPr="009D5354">
        <w:rPr>
          <w:sz w:val="16"/>
          <w:szCs w:val="16"/>
          <w:lang w:val="en-US"/>
        </w:rPr>
        <w:t>: Cumulative histogram per year divided into Normal and Fast charging</w:t>
      </w:r>
      <w:bookmarkEnd w:id="197"/>
    </w:p>
    <w:p w14:paraId="06CDADD2" w14:textId="77777777" w:rsidR="008856F3" w:rsidRDefault="008856F3" w:rsidP="008856F3">
      <w:pPr>
        <w:keepNext/>
        <w:jc w:val="center"/>
      </w:pPr>
      <w:r w:rsidRPr="00B62CF9">
        <w:rPr>
          <w:noProof/>
          <w:lang w:val="en-US"/>
        </w:rPr>
        <w:drawing>
          <wp:inline distT="0" distB="0" distL="0" distR="0" wp14:anchorId="6AB2D896" wp14:editId="6A2BD41F">
            <wp:extent cx="2785471" cy="21563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94307" cy="2163188"/>
                    </a:xfrm>
                    <a:prstGeom prst="rect">
                      <a:avLst/>
                    </a:prstGeom>
                  </pic:spPr>
                </pic:pic>
              </a:graphicData>
            </a:graphic>
          </wp:inline>
        </w:drawing>
      </w:r>
    </w:p>
    <w:p w14:paraId="1B920E35" w14:textId="5175BFE2" w:rsidR="008856F3" w:rsidRDefault="008856F3" w:rsidP="008856F3">
      <w:pPr>
        <w:pStyle w:val="Caption"/>
        <w:jc w:val="center"/>
        <w:rPr>
          <w:sz w:val="16"/>
          <w:szCs w:val="16"/>
          <w:lang w:val="en-US"/>
        </w:rPr>
      </w:pPr>
      <w:bookmarkStart w:id="198" w:name="_Ref147738713"/>
      <w:bookmarkStart w:id="199" w:name="_Toc148382818"/>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225F01">
        <w:rPr>
          <w:noProof/>
          <w:sz w:val="16"/>
          <w:szCs w:val="16"/>
          <w:lang w:val="en-US"/>
        </w:rPr>
        <w:t>19</w:t>
      </w:r>
      <w:r w:rsidRPr="00B62CF9">
        <w:rPr>
          <w:sz w:val="16"/>
          <w:szCs w:val="16"/>
          <w:lang w:val="en-US"/>
        </w:rPr>
        <w:fldChar w:fldCharType="end"/>
      </w:r>
      <w:bookmarkEnd w:id="198"/>
      <w:r w:rsidRPr="00B62CF9">
        <w:rPr>
          <w:sz w:val="16"/>
          <w:szCs w:val="16"/>
          <w:lang w:val="en-US"/>
        </w:rPr>
        <w:t>: Power clustering histogram per year</w:t>
      </w:r>
      <w:bookmarkEnd w:id="199"/>
    </w:p>
    <w:p w14:paraId="4D37D494" w14:textId="77777777" w:rsidR="008856F3" w:rsidRDefault="008856F3" w:rsidP="008856F3">
      <w:pPr>
        <w:keepNext/>
        <w:jc w:val="center"/>
      </w:pPr>
      <w:r w:rsidRPr="002A447F">
        <w:rPr>
          <w:noProof/>
          <w:lang w:val="en-US"/>
        </w:rPr>
        <w:lastRenderedPageBreak/>
        <w:drawing>
          <wp:inline distT="0" distB="0" distL="0" distR="0" wp14:anchorId="2E759D1A" wp14:editId="7118C13D">
            <wp:extent cx="2763672" cy="2094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74798" cy="2103331"/>
                    </a:xfrm>
                    <a:prstGeom prst="rect">
                      <a:avLst/>
                    </a:prstGeom>
                  </pic:spPr>
                </pic:pic>
              </a:graphicData>
            </a:graphic>
          </wp:inline>
        </w:drawing>
      </w:r>
    </w:p>
    <w:p w14:paraId="71E31CFC" w14:textId="01D42F44" w:rsidR="008856F3" w:rsidRPr="002A447F" w:rsidRDefault="008856F3" w:rsidP="008856F3">
      <w:pPr>
        <w:pStyle w:val="Caption"/>
        <w:jc w:val="center"/>
        <w:rPr>
          <w:sz w:val="16"/>
          <w:szCs w:val="16"/>
          <w:lang w:val="en-US"/>
        </w:rPr>
      </w:pPr>
      <w:bookmarkStart w:id="200" w:name="_Ref147738784"/>
      <w:bookmarkStart w:id="201" w:name="_Toc148382819"/>
      <w:r w:rsidRPr="002A447F">
        <w:rPr>
          <w:sz w:val="16"/>
          <w:szCs w:val="16"/>
          <w:lang w:val="en-US"/>
        </w:rPr>
        <w:t xml:space="preserve">Figure </w:t>
      </w:r>
      <w:r w:rsidRPr="002A447F">
        <w:rPr>
          <w:sz w:val="16"/>
          <w:szCs w:val="16"/>
          <w:lang w:val="en-US"/>
        </w:rPr>
        <w:fldChar w:fldCharType="begin"/>
      </w:r>
      <w:r w:rsidRPr="002A447F">
        <w:rPr>
          <w:sz w:val="16"/>
          <w:szCs w:val="16"/>
          <w:lang w:val="en-US"/>
        </w:rPr>
        <w:instrText xml:space="preserve"> SEQ Figure \* ARABIC </w:instrText>
      </w:r>
      <w:r w:rsidRPr="002A447F">
        <w:rPr>
          <w:sz w:val="16"/>
          <w:szCs w:val="16"/>
          <w:lang w:val="en-US"/>
        </w:rPr>
        <w:fldChar w:fldCharType="separate"/>
      </w:r>
      <w:r w:rsidR="00225F01">
        <w:rPr>
          <w:noProof/>
          <w:sz w:val="16"/>
          <w:szCs w:val="16"/>
          <w:lang w:val="en-US"/>
        </w:rPr>
        <w:t>20</w:t>
      </w:r>
      <w:r w:rsidRPr="002A447F">
        <w:rPr>
          <w:sz w:val="16"/>
          <w:szCs w:val="16"/>
          <w:lang w:val="en-US"/>
        </w:rPr>
        <w:fldChar w:fldCharType="end"/>
      </w:r>
      <w:bookmarkEnd w:id="200"/>
      <w:r w:rsidRPr="002A447F">
        <w:rPr>
          <w:sz w:val="16"/>
          <w:szCs w:val="16"/>
          <w:lang w:val="en-US"/>
        </w:rPr>
        <w:t>: Charging Type clustering per year</w:t>
      </w:r>
      <w:bookmarkEnd w:id="201"/>
    </w:p>
    <w:p w14:paraId="4F7EE068" w14:textId="77777777" w:rsidR="002A7E2C" w:rsidRPr="00B61C9D" w:rsidRDefault="002A7E2C" w:rsidP="00893D9C">
      <w:pPr>
        <w:rPr>
          <w:lang w:val="en-US"/>
        </w:rPr>
        <w:sectPr w:rsidR="002A7E2C" w:rsidRPr="00B61C9D" w:rsidSect="00F54AD7">
          <w:headerReference w:type="default" r:id="rId58"/>
          <w:footerReference w:type="default" r:id="rId59"/>
          <w:headerReference w:type="first" r:id="rId60"/>
          <w:footerReference w:type="first" r:id="rId61"/>
          <w:pgSz w:w="11906" w:h="16838" w:code="9"/>
          <w:pgMar w:top="1134" w:right="1134" w:bottom="1134" w:left="1134" w:header="720" w:footer="720" w:gutter="0"/>
          <w:cols w:space="720"/>
        </w:sectPr>
      </w:pPr>
    </w:p>
    <w:bookmarkStart w:id="202" w:name="_Toc148382799" w:displacedByCustomXml="next"/>
    <w:sdt>
      <w:sdtPr>
        <w:rPr>
          <w:rFonts w:eastAsia="SimSun"/>
          <w:b w:val="0"/>
          <w:sz w:val="24"/>
          <w:lang w:val="en-US" w:eastAsia="zh-CN"/>
        </w:rPr>
        <w:id w:val="1275139249"/>
        <w:docPartObj>
          <w:docPartGallery w:val="Bibliographies"/>
          <w:docPartUnique/>
        </w:docPartObj>
      </w:sdtPr>
      <w:sdtContent>
        <w:p w14:paraId="54C629A7" w14:textId="77777777" w:rsidR="00840DDF" w:rsidRPr="00B61C9D" w:rsidRDefault="00EC14B7">
          <w:pPr>
            <w:pStyle w:val="Heading1"/>
            <w:numPr>
              <w:ilvl w:val="0"/>
              <w:numId w:val="0"/>
            </w:numPr>
            <w:ind w:left="431" w:hanging="431"/>
            <w:rPr>
              <w:lang w:val="en-US"/>
            </w:rPr>
          </w:pPr>
          <w:r w:rsidRPr="00B61C9D">
            <w:rPr>
              <w:lang w:val="en-US"/>
            </w:rPr>
            <w:t>Bibliography</w:t>
          </w:r>
          <w:bookmarkEnd w:id="202"/>
        </w:p>
        <w:sdt>
          <w:sdtPr>
            <w:rPr>
              <w:lang w:val="en-US"/>
            </w:rPr>
            <w:id w:val="111145805"/>
            <w:bibliography/>
          </w:sdtPr>
          <w:sdtContent>
            <w:p w14:paraId="6C818744" w14:textId="77777777" w:rsidR="00225F01" w:rsidRDefault="0065468F" w:rsidP="008F41EF">
              <w:pPr>
                <w:rPr>
                  <w:rFonts w:ascii="Times New Roman" w:eastAsia="Times New Roman" w:hAnsi="Times New Roman"/>
                  <w:bCs w:val="0"/>
                  <w:noProof/>
                  <w:sz w:val="20"/>
                  <w:lang w:eastAsia="de-DE"/>
                </w:rPr>
              </w:pPr>
              <w:r w:rsidRPr="00B61C9D">
                <w:rPr>
                  <w:bCs w:val="0"/>
                  <w:lang w:val="en-US"/>
                </w:rPr>
                <w:fldChar w:fldCharType="begin"/>
              </w:r>
              <w:r w:rsidR="00EC14B7" w:rsidRPr="00B61C9D">
                <w:rPr>
                  <w:lang w:val="en-US"/>
                </w:rPr>
                <w:instrText>BIBLIOGRAPHY</w:instrText>
              </w:r>
              <w:r w:rsidRPr="00B61C9D">
                <w:rPr>
                  <w:bCs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252"/>
              </w:tblGrid>
              <w:tr w:rsidR="00225F01" w:rsidRPr="00070A50" w14:paraId="1ED5A037" w14:textId="77777777">
                <w:trPr>
                  <w:divId w:val="74979188"/>
                  <w:tblCellSpacing w:w="15" w:type="dxa"/>
                </w:trPr>
                <w:tc>
                  <w:tcPr>
                    <w:tcW w:w="50" w:type="pct"/>
                    <w:hideMark/>
                  </w:tcPr>
                  <w:p w14:paraId="5166413D" w14:textId="7075A681" w:rsidR="00225F01" w:rsidRDefault="00225F01">
                    <w:pPr>
                      <w:pStyle w:val="Bibliography"/>
                      <w:rPr>
                        <w:noProof/>
                        <w:szCs w:val="24"/>
                      </w:rPr>
                    </w:pPr>
                    <w:r>
                      <w:rPr>
                        <w:noProof/>
                      </w:rPr>
                      <w:t xml:space="preserve">[1] </w:t>
                    </w:r>
                  </w:p>
                </w:tc>
                <w:tc>
                  <w:tcPr>
                    <w:tcW w:w="0" w:type="auto"/>
                    <w:hideMark/>
                  </w:tcPr>
                  <w:p w14:paraId="5AE1ADCE" w14:textId="77777777" w:rsidR="00225F01" w:rsidRPr="00225F01" w:rsidRDefault="00225F01">
                    <w:pPr>
                      <w:pStyle w:val="Bibliography"/>
                      <w:rPr>
                        <w:noProof/>
                        <w:lang w:val="en-US"/>
                      </w:rPr>
                    </w:pPr>
                    <w:r w:rsidRPr="00225F01">
                      <w:rPr>
                        <w:noProof/>
                        <w:lang w:val="en-US"/>
                      </w:rPr>
                      <w:t xml:space="preserve">T. Franke and J. F. Krems, "Understanding charging behaviour of electric vehicle users," </w:t>
                    </w:r>
                    <w:r w:rsidRPr="00225F01">
                      <w:rPr>
                        <w:i/>
                        <w:iCs/>
                        <w:noProof/>
                        <w:lang w:val="en-US"/>
                      </w:rPr>
                      <w:t xml:space="preserve">Transportation Research Part F: Traffic Psychology and Behaviour, </w:t>
                    </w:r>
                    <w:r w:rsidRPr="00225F01">
                      <w:rPr>
                        <w:noProof/>
                        <w:lang w:val="en-US"/>
                      </w:rPr>
                      <w:t xml:space="preserve">vol. 21, pp. 75-89, 2013. </w:t>
                    </w:r>
                  </w:p>
                </w:tc>
              </w:tr>
              <w:tr w:rsidR="00225F01" w:rsidRPr="00070A50" w14:paraId="77940350" w14:textId="77777777">
                <w:trPr>
                  <w:divId w:val="74979188"/>
                  <w:tblCellSpacing w:w="15" w:type="dxa"/>
                </w:trPr>
                <w:tc>
                  <w:tcPr>
                    <w:tcW w:w="50" w:type="pct"/>
                    <w:hideMark/>
                  </w:tcPr>
                  <w:p w14:paraId="0470126F" w14:textId="77777777" w:rsidR="00225F01" w:rsidRDefault="00225F01">
                    <w:pPr>
                      <w:pStyle w:val="Bibliography"/>
                      <w:rPr>
                        <w:noProof/>
                      </w:rPr>
                    </w:pPr>
                    <w:r>
                      <w:rPr>
                        <w:noProof/>
                      </w:rPr>
                      <w:t xml:space="preserve">[2] </w:t>
                    </w:r>
                  </w:p>
                </w:tc>
                <w:tc>
                  <w:tcPr>
                    <w:tcW w:w="0" w:type="auto"/>
                    <w:hideMark/>
                  </w:tcPr>
                  <w:p w14:paraId="5A7FE57E" w14:textId="77777777" w:rsidR="00225F01" w:rsidRPr="00225F01" w:rsidRDefault="00225F01">
                    <w:pPr>
                      <w:pStyle w:val="Bibliography"/>
                      <w:rPr>
                        <w:noProof/>
                        <w:lang w:val="en-US"/>
                      </w:rPr>
                    </w:pPr>
                    <w:r w:rsidRPr="00225F01">
                      <w:rPr>
                        <w:noProof/>
                        <w:lang w:val="en-US"/>
                      </w:rPr>
                      <w:t xml:space="preserve">N. S. Pearre, W. Kempton, R. L. Guensler and V. V. Elango, "Electric vehicles: How much range is required for a day’s driving?," </w:t>
                    </w:r>
                    <w:r w:rsidRPr="00225F01">
                      <w:rPr>
                        <w:i/>
                        <w:iCs/>
                        <w:noProof/>
                        <w:lang w:val="en-US"/>
                      </w:rPr>
                      <w:t xml:space="preserve">Transportation Research Part C: Emerging Technologies, </w:t>
                    </w:r>
                    <w:r w:rsidRPr="00225F01">
                      <w:rPr>
                        <w:noProof/>
                        <w:lang w:val="en-US"/>
                      </w:rPr>
                      <w:t xml:space="preserve">vol. 19, no. 6, pp. 1171-1184, 2011. </w:t>
                    </w:r>
                  </w:p>
                </w:tc>
              </w:tr>
              <w:tr w:rsidR="00225F01" w:rsidRPr="00070A50" w14:paraId="05A84FFB" w14:textId="77777777">
                <w:trPr>
                  <w:divId w:val="74979188"/>
                  <w:tblCellSpacing w:w="15" w:type="dxa"/>
                </w:trPr>
                <w:tc>
                  <w:tcPr>
                    <w:tcW w:w="50" w:type="pct"/>
                    <w:hideMark/>
                  </w:tcPr>
                  <w:p w14:paraId="04500D86" w14:textId="77777777" w:rsidR="00225F01" w:rsidRDefault="00225F01">
                    <w:pPr>
                      <w:pStyle w:val="Bibliography"/>
                      <w:rPr>
                        <w:noProof/>
                      </w:rPr>
                    </w:pPr>
                    <w:r>
                      <w:rPr>
                        <w:noProof/>
                      </w:rPr>
                      <w:t xml:space="preserve">[3] </w:t>
                    </w:r>
                  </w:p>
                </w:tc>
                <w:tc>
                  <w:tcPr>
                    <w:tcW w:w="0" w:type="auto"/>
                    <w:hideMark/>
                  </w:tcPr>
                  <w:p w14:paraId="0E239218" w14:textId="77777777" w:rsidR="00225F01" w:rsidRPr="00225F01" w:rsidRDefault="00225F01">
                    <w:pPr>
                      <w:pStyle w:val="Bibliography"/>
                      <w:rPr>
                        <w:noProof/>
                        <w:lang w:val="en-US"/>
                      </w:rPr>
                    </w:pPr>
                    <w:r w:rsidRPr="00225F01">
                      <w:rPr>
                        <w:noProof/>
                        <w:lang w:val="en-US"/>
                      </w:rPr>
                      <w:t>S. Jordan, D. Newport, S. Sandland and P. Vandergert, "Impact of Public Charging Infrastructure on the Adoption of Electric Vehicles," University of East London, 2020.</w:t>
                    </w:r>
                  </w:p>
                </w:tc>
              </w:tr>
              <w:tr w:rsidR="00225F01" w:rsidRPr="00070A50" w14:paraId="4745F9BF" w14:textId="77777777">
                <w:trPr>
                  <w:divId w:val="74979188"/>
                  <w:tblCellSpacing w:w="15" w:type="dxa"/>
                </w:trPr>
                <w:tc>
                  <w:tcPr>
                    <w:tcW w:w="50" w:type="pct"/>
                    <w:hideMark/>
                  </w:tcPr>
                  <w:p w14:paraId="2510F892" w14:textId="77777777" w:rsidR="00225F01" w:rsidRDefault="00225F01">
                    <w:pPr>
                      <w:pStyle w:val="Bibliography"/>
                      <w:rPr>
                        <w:noProof/>
                      </w:rPr>
                    </w:pPr>
                    <w:r>
                      <w:rPr>
                        <w:noProof/>
                      </w:rPr>
                      <w:t xml:space="preserve">[4] </w:t>
                    </w:r>
                  </w:p>
                </w:tc>
                <w:tc>
                  <w:tcPr>
                    <w:tcW w:w="0" w:type="auto"/>
                    <w:hideMark/>
                  </w:tcPr>
                  <w:p w14:paraId="171CCF36" w14:textId="77777777" w:rsidR="00225F01" w:rsidRPr="00225F01" w:rsidRDefault="00225F01">
                    <w:pPr>
                      <w:pStyle w:val="Bibliography"/>
                      <w:rPr>
                        <w:noProof/>
                        <w:lang w:val="en-US"/>
                      </w:rPr>
                    </w:pPr>
                    <w:r w:rsidRPr="00225F01">
                      <w:rPr>
                        <w:noProof/>
                        <w:lang w:val="en-US"/>
                      </w:rPr>
                      <w:t>E. Kontou, C. Liu, F. Xie, X. Wu and Z. Lin, "Understanding the Linkage between Electric Vehicle Charging Network Coverage and Charging Opportunity Using GPS Travel Data," 2019.</w:t>
                    </w:r>
                  </w:p>
                </w:tc>
              </w:tr>
              <w:tr w:rsidR="00225F01" w:rsidRPr="00070A50" w14:paraId="378BC64F" w14:textId="77777777">
                <w:trPr>
                  <w:divId w:val="74979188"/>
                  <w:tblCellSpacing w:w="15" w:type="dxa"/>
                </w:trPr>
                <w:tc>
                  <w:tcPr>
                    <w:tcW w:w="50" w:type="pct"/>
                    <w:hideMark/>
                  </w:tcPr>
                  <w:p w14:paraId="628AF7E4" w14:textId="77777777" w:rsidR="00225F01" w:rsidRDefault="00225F01">
                    <w:pPr>
                      <w:pStyle w:val="Bibliography"/>
                      <w:rPr>
                        <w:noProof/>
                      </w:rPr>
                    </w:pPr>
                    <w:r>
                      <w:rPr>
                        <w:noProof/>
                      </w:rPr>
                      <w:t xml:space="preserve">[5] </w:t>
                    </w:r>
                  </w:p>
                </w:tc>
                <w:tc>
                  <w:tcPr>
                    <w:tcW w:w="0" w:type="auto"/>
                    <w:hideMark/>
                  </w:tcPr>
                  <w:p w14:paraId="0854C810" w14:textId="77777777" w:rsidR="00225F01" w:rsidRPr="00225F01" w:rsidRDefault="00225F01">
                    <w:pPr>
                      <w:pStyle w:val="Bibliography"/>
                      <w:rPr>
                        <w:noProof/>
                        <w:lang w:val="en-US"/>
                      </w:rPr>
                    </w:pPr>
                    <w:r w:rsidRPr="00225F01">
                      <w:rPr>
                        <w:noProof/>
                        <w:lang w:val="en-US"/>
                      </w:rPr>
                      <w:t xml:space="preserve">B. Haidar and M. T. A. Rojas, "The relationship between public charging infrastructure deployment and other socio-economic factors and electric vehicle adoption in France," </w:t>
                    </w:r>
                    <w:r w:rsidRPr="00225F01">
                      <w:rPr>
                        <w:i/>
                        <w:iCs/>
                        <w:noProof/>
                        <w:lang w:val="en-US"/>
                      </w:rPr>
                      <w:t xml:space="preserve">Research in Transportation Economics, DOI: 10.1016/j.retrec.2022.101208., </w:t>
                    </w:r>
                    <w:r w:rsidRPr="00225F01">
                      <w:rPr>
                        <w:noProof/>
                        <w:lang w:val="en-US"/>
                      </w:rPr>
                      <w:t xml:space="preserve">vol. 95, 2022. </w:t>
                    </w:r>
                  </w:p>
                </w:tc>
              </w:tr>
              <w:tr w:rsidR="00225F01" w:rsidRPr="00070A50" w14:paraId="3FE0CFA2" w14:textId="77777777">
                <w:trPr>
                  <w:divId w:val="74979188"/>
                  <w:tblCellSpacing w:w="15" w:type="dxa"/>
                </w:trPr>
                <w:tc>
                  <w:tcPr>
                    <w:tcW w:w="50" w:type="pct"/>
                    <w:hideMark/>
                  </w:tcPr>
                  <w:p w14:paraId="08439CE5" w14:textId="77777777" w:rsidR="00225F01" w:rsidRDefault="00225F01">
                    <w:pPr>
                      <w:pStyle w:val="Bibliography"/>
                      <w:rPr>
                        <w:noProof/>
                      </w:rPr>
                    </w:pPr>
                    <w:r>
                      <w:rPr>
                        <w:noProof/>
                      </w:rPr>
                      <w:t xml:space="preserve">[6] </w:t>
                    </w:r>
                  </w:p>
                </w:tc>
                <w:tc>
                  <w:tcPr>
                    <w:tcW w:w="0" w:type="auto"/>
                    <w:hideMark/>
                  </w:tcPr>
                  <w:p w14:paraId="24E6A8A7" w14:textId="77777777" w:rsidR="00225F01" w:rsidRPr="00225F01" w:rsidRDefault="00225F01">
                    <w:pPr>
                      <w:pStyle w:val="Bibliography"/>
                      <w:rPr>
                        <w:noProof/>
                        <w:lang w:val="en-US"/>
                      </w:rPr>
                    </w:pPr>
                    <w:r w:rsidRPr="00225F01">
                      <w:rPr>
                        <w:noProof/>
                        <w:lang w:val="en-US"/>
                      </w:rPr>
                      <w:t xml:space="preserve">S. A. Funke, F. Sprei, T. Gnann and P. Plötz, "How much charging infrastructure do electric vehicles need? A review of the evidence and international comparison," </w:t>
                    </w:r>
                    <w:r w:rsidRPr="00225F01">
                      <w:rPr>
                        <w:i/>
                        <w:iCs/>
                        <w:noProof/>
                        <w:lang w:val="en-US"/>
                      </w:rPr>
                      <w:t xml:space="preserve">Transportation Research Part D: Transport and Environment, </w:t>
                    </w:r>
                    <w:r w:rsidRPr="00225F01">
                      <w:rPr>
                        <w:noProof/>
                        <w:lang w:val="en-US"/>
                      </w:rPr>
                      <w:t xml:space="preserve">vol. 77, pp. 224-242, 2019. </w:t>
                    </w:r>
                  </w:p>
                </w:tc>
              </w:tr>
              <w:tr w:rsidR="00225F01" w:rsidRPr="00070A50" w14:paraId="3F6552D2" w14:textId="77777777">
                <w:trPr>
                  <w:divId w:val="74979188"/>
                  <w:tblCellSpacing w:w="15" w:type="dxa"/>
                </w:trPr>
                <w:tc>
                  <w:tcPr>
                    <w:tcW w:w="50" w:type="pct"/>
                    <w:hideMark/>
                  </w:tcPr>
                  <w:p w14:paraId="2E8A3FD6" w14:textId="77777777" w:rsidR="00225F01" w:rsidRDefault="00225F01">
                    <w:pPr>
                      <w:pStyle w:val="Bibliography"/>
                      <w:rPr>
                        <w:noProof/>
                      </w:rPr>
                    </w:pPr>
                    <w:r>
                      <w:rPr>
                        <w:noProof/>
                      </w:rPr>
                      <w:t xml:space="preserve">[7] </w:t>
                    </w:r>
                  </w:p>
                </w:tc>
                <w:tc>
                  <w:tcPr>
                    <w:tcW w:w="0" w:type="auto"/>
                    <w:hideMark/>
                  </w:tcPr>
                  <w:p w14:paraId="08BFC13F" w14:textId="77777777" w:rsidR="00225F01" w:rsidRPr="00225F01" w:rsidRDefault="00225F01">
                    <w:pPr>
                      <w:pStyle w:val="Bibliography"/>
                      <w:rPr>
                        <w:noProof/>
                        <w:lang w:val="en-US"/>
                      </w:rPr>
                    </w:pPr>
                    <w:r w:rsidRPr="00225F01">
                      <w:rPr>
                        <w:noProof/>
                        <w:lang w:val="en-US"/>
                      </w:rPr>
                      <w:t xml:space="preserve">W. Sierzchula, S. Bakker, K. Maat and B. van Wee, "The influence of financial incentives and other socio-economic factors on electric vehicle adoption," </w:t>
                    </w:r>
                    <w:r w:rsidRPr="00225F01">
                      <w:rPr>
                        <w:i/>
                        <w:iCs/>
                        <w:noProof/>
                        <w:lang w:val="en-US"/>
                      </w:rPr>
                      <w:t xml:space="preserve">Energy Policy, </w:t>
                    </w:r>
                    <w:r w:rsidRPr="00225F01">
                      <w:rPr>
                        <w:noProof/>
                        <w:lang w:val="en-US"/>
                      </w:rPr>
                      <w:t xml:space="preserve">vol. 68, pp. 183-194, 2014. </w:t>
                    </w:r>
                  </w:p>
                </w:tc>
              </w:tr>
              <w:tr w:rsidR="00225F01" w:rsidRPr="00070A50" w14:paraId="6A5429A9" w14:textId="77777777">
                <w:trPr>
                  <w:divId w:val="74979188"/>
                  <w:tblCellSpacing w:w="15" w:type="dxa"/>
                </w:trPr>
                <w:tc>
                  <w:tcPr>
                    <w:tcW w:w="50" w:type="pct"/>
                    <w:hideMark/>
                  </w:tcPr>
                  <w:p w14:paraId="2D272053" w14:textId="77777777" w:rsidR="00225F01" w:rsidRDefault="00225F01">
                    <w:pPr>
                      <w:pStyle w:val="Bibliography"/>
                      <w:rPr>
                        <w:noProof/>
                      </w:rPr>
                    </w:pPr>
                    <w:r>
                      <w:rPr>
                        <w:noProof/>
                      </w:rPr>
                      <w:t xml:space="preserve">[8] </w:t>
                    </w:r>
                  </w:p>
                </w:tc>
                <w:tc>
                  <w:tcPr>
                    <w:tcW w:w="0" w:type="auto"/>
                    <w:hideMark/>
                  </w:tcPr>
                  <w:p w14:paraId="510FE86B" w14:textId="77777777" w:rsidR="00225F01" w:rsidRPr="00225F01" w:rsidRDefault="00225F01">
                    <w:pPr>
                      <w:pStyle w:val="Bibliography"/>
                      <w:rPr>
                        <w:noProof/>
                        <w:lang w:val="en-US"/>
                      </w:rPr>
                    </w:pPr>
                    <w:r w:rsidRPr="00225F01">
                      <w:rPr>
                        <w:noProof/>
                        <w:lang w:val="en-US"/>
                      </w:rPr>
                      <w:t xml:space="preserve">O. Egbue and S. Long, "Barriers to widespread adoption of electric vehicles: An analysis of consumer attitudes and perceptions," </w:t>
                    </w:r>
                    <w:r w:rsidRPr="00225F01">
                      <w:rPr>
                        <w:i/>
                        <w:iCs/>
                        <w:noProof/>
                        <w:lang w:val="en-US"/>
                      </w:rPr>
                      <w:t xml:space="preserve">Energy Policy, </w:t>
                    </w:r>
                    <w:r w:rsidRPr="00225F01">
                      <w:rPr>
                        <w:noProof/>
                        <w:lang w:val="en-US"/>
                      </w:rPr>
                      <w:t xml:space="preserve">vol. 48, pp. 717-729, 2012. </w:t>
                    </w:r>
                  </w:p>
                </w:tc>
              </w:tr>
              <w:tr w:rsidR="00225F01" w:rsidRPr="00070A50" w14:paraId="3905DE51" w14:textId="77777777">
                <w:trPr>
                  <w:divId w:val="74979188"/>
                  <w:tblCellSpacing w:w="15" w:type="dxa"/>
                </w:trPr>
                <w:tc>
                  <w:tcPr>
                    <w:tcW w:w="50" w:type="pct"/>
                    <w:hideMark/>
                  </w:tcPr>
                  <w:p w14:paraId="39CF1B9A" w14:textId="77777777" w:rsidR="00225F01" w:rsidRDefault="00225F01">
                    <w:pPr>
                      <w:pStyle w:val="Bibliography"/>
                      <w:rPr>
                        <w:noProof/>
                      </w:rPr>
                    </w:pPr>
                    <w:r>
                      <w:rPr>
                        <w:noProof/>
                      </w:rPr>
                      <w:t xml:space="preserve">[9] </w:t>
                    </w:r>
                  </w:p>
                </w:tc>
                <w:tc>
                  <w:tcPr>
                    <w:tcW w:w="0" w:type="auto"/>
                    <w:hideMark/>
                  </w:tcPr>
                  <w:p w14:paraId="5962A94D" w14:textId="77777777" w:rsidR="00225F01" w:rsidRPr="00225F01" w:rsidRDefault="00225F01">
                    <w:pPr>
                      <w:pStyle w:val="Bibliography"/>
                      <w:rPr>
                        <w:noProof/>
                        <w:lang w:val="en-US"/>
                      </w:rPr>
                    </w:pPr>
                    <w:r w:rsidRPr="00225F01">
                      <w:rPr>
                        <w:noProof/>
                        <w:lang w:val="en-US"/>
                      </w:rPr>
                      <w:t xml:space="preserve">Y. Zhang, Y. Yu and B. Zou, "Analyzing public awareness and acceptance of alternative fuel vehicles in China: The case of EV," </w:t>
                    </w:r>
                    <w:r w:rsidRPr="00225F01">
                      <w:rPr>
                        <w:i/>
                        <w:iCs/>
                        <w:noProof/>
                        <w:lang w:val="en-US"/>
                      </w:rPr>
                      <w:t xml:space="preserve">Energy Policy, </w:t>
                    </w:r>
                    <w:r w:rsidRPr="00225F01">
                      <w:rPr>
                        <w:noProof/>
                        <w:lang w:val="en-US"/>
                      </w:rPr>
                      <w:t xml:space="preserve">vol. 39, no. 11, pp. 7015-7024, 2011. </w:t>
                    </w:r>
                  </w:p>
                </w:tc>
              </w:tr>
              <w:tr w:rsidR="00225F01" w:rsidRPr="00070A50" w14:paraId="6E2A91DB" w14:textId="77777777">
                <w:trPr>
                  <w:divId w:val="74979188"/>
                  <w:tblCellSpacing w:w="15" w:type="dxa"/>
                </w:trPr>
                <w:tc>
                  <w:tcPr>
                    <w:tcW w:w="50" w:type="pct"/>
                    <w:hideMark/>
                  </w:tcPr>
                  <w:p w14:paraId="312EA01E" w14:textId="77777777" w:rsidR="00225F01" w:rsidRDefault="00225F01">
                    <w:pPr>
                      <w:pStyle w:val="Bibliography"/>
                      <w:rPr>
                        <w:noProof/>
                      </w:rPr>
                    </w:pPr>
                    <w:r>
                      <w:rPr>
                        <w:noProof/>
                      </w:rPr>
                      <w:lastRenderedPageBreak/>
                      <w:t xml:space="preserve">[10] </w:t>
                    </w:r>
                  </w:p>
                </w:tc>
                <w:tc>
                  <w:tcPr>
                    <w:tcW w:w="0" w:type="auto"/>
                    <w:hideMark/>
                  </w:tcPr>
                  <w:p w14:paraId="64C17ECE" w14:textId="77777777" w:rsidR="00225F01" w:rsidRPr="00225F01" w:rsidRDefault="00225F01">
                    <w:pPr>
                      <w:pStyle w:val="Bibliography"/>
                      <w:rPr>
                        <w:noProof/>
                        <w:lang w:val="en-US"/>
                      </w:rPr>
                    </w:pPr>
                    <w:r w:rsidRPr="00225F01">
                      <w:rPr>
                        <w:noProof/>
                        <w:lang w:val="en-US"/>
                      </w:rPr>
                      <w:t xml:space="preserve">W. Kong, Y. Luo, G. Feng, K. Li and H. Peng, "Optimal location planning method of fast charging station for electric vehicles considering operators, drivers, vehicles, traffic flow and power grid," </w:t>
                    </w:r>
                    <w:r w:rsidRPr="00225F01">
                      <w:rPr>
                        <w:i/>
                        <w:iCs/>
                        <w:noProof/>
                        <w:lang w:val="en-US"/>
                      </w:rPr>
                      <w:t xml:space="preserve">Energy, </w:t>
                    </w:r>
                    <w:r w:rsidRPr="00225F01">
                      <w:rPr>
                        <w:noProof/>
                        <w:lang w:val="en-US"/>
                      </w:rPr>
                      <w:t xml:space="preserve">vol. 186, 2019. </w:t>
                    </w:r>
                  </w:p>
                </w:tc>
              </w:tr>
              <w:tr w:rsidR="00225F01" w:rsidRPr="00070A50" w14:paraId="00E5D0B5" w14:textId="77777777">
                <w:trPr>
                  <w:divId w:val="74979188"/>
                  <w:tblCellSpacing w:w="15" w:type="dxa"/>
                </w:trPr>
                <w:tc>
                  <w:tcPr>
                    <w:tcW w:w="50" w:type="pct"/>
                    <w:hideMark/>
                  </w:tcPr>
                  <w:p w14:paraId="722A6369" w14:textId="77777777" w:rsidR="00225F01" w:rsidRDefault="00225F01">
                    <w:pPr>
                      <w:pStyle w:val="Bibliography"/>
                      <w:rPr>
                        <w:noProof/>
                      </w:rPr>
                    </w:pPr>
                    <w:r>
                      <w:rPr>
                        <w:noProof/>
                      </w:rPr>
                      <w:t xml:space="preserve">[11] </w:t>
                    </w:r>
                  </w:p>
                </w:tc>
                <w:tc>
                  <w:tcPr>
                    <w:tcW w:w="0" w:type="auto"/>
                    <w:hideMark/>
                  </w:tcPr>
                  <w:p w14:paraId="5F349FDD" w14:textId="77777777" w:rsidR="00225F01" w:rsidRPr="00225F01" w:rsidRDefault="00225F01">
                    <w:pPr>
                      <w:pStyle w:val="Bibliography"/>
                      <w:rPr>
                        <w:noProof/>
                        <w:lang w:val="en-US"/>
                      </w:rPr>
                    </w:pPr>
                    <w:r w:rsidRPr="00225F01">
                      <w:rPr>
                        <w:noProof/>
                        <w:lang w:val="en-US"/>
                      </w:rPr>
                      <w:t xml:space="preserve">M. C. Falvo, R. Lamedica, R. Bartoni and G. Maranzano, "Energy management in metro-transit systems: An innovative proposal toward an integrated and sustainable urban mobility system including plug-in electric vehicles," </w:t>
                    </w:r>
                    <w:r w:rsidRPr="00225F01">
                      <w:rPr>
                        <w:i/>
                        <w:iCs/>
                        <w:noProof/>
                        <w:lang w:val="en-US"/>
                      </w:rPr>
                      <w:t xml:space="preserve">Electric Power Systems Research, </w:t>
                    </w:r>
                    <w:r w:rsidRPr="00225F01">
                      <w:rPr>
                        <w:noProof/>
                        <w:lang w:val="en-US"/>
                      </w:rPr>
                      <w:t xml:space="preserve">vol. 81, no. 12, pp. 2127-2138, 2011. </w:t>
                    </w:r>
                  </w:p>
                </w:tc>
              </w:tr>
              <w:tr w:rsidR="00225F01" w:rsidRPr="00070A50" w14:paraId="46152920" w14:textId="77777777">
                <w:trPr>
                  <w:divId w:val="74979188"/>
                  <w:tblCellSpacing w:w="15" w:type="dxa"/>
                </w:trPr>
                <w:tc>
                  <w:tcPr>
                    <w:tcW w:w="50" w:type="pct"/>
                    <w:hideMark/>
                  </w:tcPr>
                  <w:p w14:paraId="0B84670E" w14:textId="77777777" w:rsidR="00225F01" w:rsidRDefault="00225F01">
                    <w:pPr>
                      <w:pStyle w:val="Bibliography"/>
                      <w:rPr>
                        <w:noProof/>
                      </w:rPr>
                    </w:pPr>
                    <w:r>
                      <w:rPr>
                        <w:noProof/>
                      </w:rPr>
                      <w:t xml:space="preserve">[12] </w:t>
                    </w:r>
                  </w:p>
                </w:tc>
                <w:tc>
                  <w:tcPr>
                    <w:tcW w:w="0" w:type="auto"/>
                    <w:hideMark/>
                  </w:tcPr>
                  <w:p w14:paraId="71723982" w14:textId="77777777" w:rsidR="00225F01" w:rsidRPr="00225F01" w:rsidRDefault="00225F01">
                    <w:pPr>
                      <w:pStyle w:val="Bibliography"/>
                      <w:rPr>
                        <w:noProof/>
                        <w:lang w:val="en-US"/>
                      </w:rPr>
                    </w:pPr>
                    <w:r w:rsidRPr="00225F01">
                      <w:rPr>
                        <w:noProof/>
                        <w:lang w:val="en-US"/>
                      </w:rPr>
                      <w:t xml:space="preserve">S. Guo and H. Zhao, "Optimal site selection of electric vehicle charging station by using fuzzy TOPSIS based on sustainability perspective," </w:t>
                    </w:r>
                    <w:r w:rsidRPr="00225F01">
                      <w:rPr>
                        <w:i/>
                        <w:iCs/>
                        <w:noProof/>
                        <w:lang w:val="en-US"/>
                      </w:rPr>
                      <w:t xml:space="preserve">Applied Energy, </w:t>
                    </w:r>
                    <w:r w:rsidRPr="00225F01">
                      <w:rPr>
                        <w:noProof/>
                        <w:lang w:val="en-US"/>
                      </w:rPr>
                      <w:t xml:space="preserve">vol. 158, pp. 390-402, 2015. </w:t>
                    </w:r>
                  </w:p>
                </w:tc>
              </w:tr>
              <w:tr w:rsidR="00225F01" w:rsidRPr="00070A50" w14:paraId="0AA9C6EE" w14:textId="77777777">
                <w:trPr>
                  <w:divId w:val="74979188"/>
                  <w:tblCellSpacing w:w="15" w:type="dxa"/>
                </w:trPr>
                <w:tc>
                  <w:tcPr>
                    <w:tcW w:w="50" w:type="pct"/>
                    <w:hideMark/>
                  </w:tcPr>
                  <w:p w14:paraId="34D77A48" w14:textId="77777777" w:rsidR="00225F01" w:rsidRDefault="00225F01">
                    <w:pPr>
                      <w:pStyle w:val="Bibliography"/>
                      <w:rPr>
                        <w:noProof/>
                      </w:rPr>
                    </w:pPr>
                    <w:r>
                      <w:rPr>
                        <w:noProof/>
                      </w:rPr>
                      <w:t xml:space="preserve">[13] </w:t>
                    </w:r>
                  </w:p>
                </w:tc>
                <w:tc>
                  <w:tcPr>
                    <w:tcW w:w="0" w:type="auto"/>
                    <w:hideMark/>
                  </w:tcPr>
                  <w:p w14:paraId="497AE4D6" w14:textId="77777777" w:rsidR="00225F01" w:rsidRPr="00225F01" w:rsidRDefault="00225F01">
                    <w:pPr>
                      <w:pStyle w:val="Bibliography"/>
                      <w:rPr>
                        <w:noProof/>
                        <w:lang w:val="en-US"/>
                      </w:rPr>
                    </w:pPr>
                    <w:r w:rsidRPr="00225F01">
                      <w:rPr>
                        <w:noProof/>
                        <w:lang w:val="en-US"/>
                      </w:rPr>
                      <w:t xml:space="preserve">J. Asamer, M. Reinthaler, M. Ruthmair, M. Straub and J. Puchinger, "Optimizing charging station locations for urban taxi providers," </w:t>
                    </w:r>
                    <w:r w:rsidRPr="00225F01">
                      <w:rPr>
                        <w:i/>
                        <w:iCs/>
                        <w:noProof/>
                        <w:lang w:val="en-US"/>
                      </w:rPr>
                      <w:t xml:space="preserve">Transportation Research Part A: Policy and Practice, </w:t>
                    </w:r>
                    <w:r w:rsidRPr="00225F01">
                      <w:rPr>
                        <w:noProof/>
                        <w:lang w:val="en-US"/>
                      </w:rPr>
                      <w:t xml:space="preserve">vol. 85, pp. 233-246, 2016. </w:t>
                    </w:r>
                  </w:p>
                </w:tc>
              </w:tr>
              <w:tr w:rsidR="00225F01" w:rsidRPr="00070A50" w14:paraId="50301561" w14:textId="77777777">
                <w:trPr>
                  <w:divId w:val="74979188"/>
                  <w:tblCellSpacing w:w="15" w:type="dxa"/>
                </w:trPr>
                <w:tc>
                  <w:tcPr>
                    <w:tcW w:w="50" w:type="pct"/>
                    <w:hideMark/>
                  </w:tcPr>
                  <w:p w14:paraId="2E413C21" w14:textId="77777777" w:rsidR="00225F01" w:rsidRDefault="00225F01">
                    <w:pPr>
                      <w:pStyle w:val="Bibliography"/>
                      <w:rPr>
                        <w:noProof/>
                      </w:rPr>
                    </w:pPr>
                    <w:r>
                      <w:rPr>
                        <w:noProof/>
                      </w:rPr>
                      <w:t xml:space="preserve">[14] </w:t>
                    </w:r>
                  </w:p>
                </w:tc>
                <w:tc>
                  <w:tcPr>
                    <w:tcW w:w="0" w:type="auto"/>
                    <w:hideMark/>
                  </w:tcPr>
                  <w:p w14:paraId="17AC8326" w14:textId="77777777" w:rsidR="00225F01" w:rsidRPr="00225F01" w:rsidRDefault="00225F01">
                    <w:pPr>
                      <w:pStyle w:val="Bibliography"/>
                      <w:rPr>
                        <w:noProof/>
                        <w:lang w:val="en-US"/>
                      </w:rPr>
                    </w:pPr>
                    <w:r w:rsidRPr="00225F01">
                      <w:rPr>
                        <w:noProof/>
                        <w:lang w:val="en-US"/>
                      </w:rPr>
                      <w:t xml:space="preserve">Z. Zhu, Z. Gao, J. Zheng and H. Du, "Charging Station Planning for Plug-In Electric Vehicles," </w:t>
                    </w:r>
                    <w:r w:rsidRPr="00225F01">
                      <w:rPr>
                        <w:i/>
                        <w:iCs/>
                        <w:noProof/>
                        <w:lang w:val="en-US"/>
                      </w:rPr>
                      <w:t xml:space="preserve">Journal of Systems Science and Systems Engineering, </w:t>
                    </w:r>
                    <w:r w:rsidRPr="00225F01">
                      <w:rPr>
                        <w:noProof/>
                        <w:lang w:val="en-US"/>
                      </w:rPr>
                      <w:t xml:space="preserve">vol. 27, pp. 24-45, 2018. </w:t>
                    </w:r>
                  </w:p>
                </w:tc>
              </w:tr>
              <w:tr w:rsidR="00225F01" w:rsidRPr="00070A50" w14:paraId="046A5CF0" w14:textId="77777777">
                <w:trPr>
                  <w:divId w:val="74979188"/>
                  <w:tblCellSpacing w:w="15" w:type="dxa"/>
                </w:trPr>
                <w:tc>
                  <w:tcPr>
                    <w:tcW w:w="50" w:type="pct"/>
                    <w:hideMark/>
                  </w:tcPr>
                  <w:p w14:paraId="5FB11C81" w14:textId="77777777" w:rsidR="00225F01" w:rsidRDefault="00225F01">
                    <w:pPr>
                      <w:pStyle w:val="Bibliography"/>
                      <w:rPr>
                        <w:noProof/>
                      </w:rPr>
                    </w:pPr>
                    <w:r>
                      <w:rPr>
                        <w:noProof/>
                      </w:rPr>
                      <w:t xml:space="preserve">[15] </w:t>
                    </w:r>
                  </w:p>
                </w:tc>
                <w:tc>
                  <w:tcPr>
                    <w:tcW w:w="0" w:type="auto"/>
                    <w:hideMark/>
                  </w:tcPr>
                  <w:p w14:paraId="289F5AC7" w14:textId="77777777" w:rsidR="00225F01" w:rsidRPr="00225F01" w:rsidRDefault="00225F01">
                    <w:pPr>
                      <w:pStyle w:val="Bibliography"/>
                      <w:rPr>
                        <w:noProof/>
                        <w:lang w:val="en-US"/>
                      </w:rPr>
                    </w:pPr>
                    <w:r w:rsidRPr="00225F01">
                      <w:rPr>
                        <w:noProof/>
                        <w:lang w:val="en-US"/>
                      </w:rPr>
                      <w:t xml:space="preserve">Z. Sun, W. Gao, B. Li and L. Wang, "Locating charging stations for electric vehicles," </w:t>
                    </w:r>
                    <w:r w:rsidRPr="00225F01">
                      <w:rPr>
                        <w:i/>
                        <w:iCs/>
                        <w:noProof/>
                        <w:lang w:val="en-US"/>
                      </w:rPr>
                      <w:t xml:space="preserve">Transport Policy, </w:t>
                    </w:r>
                    <w:r w:rsidRPr="00225F01">
                      <w:rPr>
                        <w:noProof/>
                        <w:lang w:val="en-US"/>
                      </w:rPr>
                      <w:t xml:space="preserve">vol. 98, pp. 48-54, 2020. </w:t>
                    </w:r>
                  </w:p>
                </w:tc>
              </w:tr>
              <w:tr w:rsidR="00225F01" w:rsidRPr="00070A50" w14:paraId="7F0C9F17" w14:textId="77777777">
                <w:trPr>
                  <w:divId w:val="74979188"/>
                  <w:tblCellSpacing w:w="15" w:type="dxa"/>
                </w:trPr>
                <w:tc>
                  <w:tcPr>
                    <w:tcW w:w="50" w:type="pct"/>
                    <w:hideMark/>
                  </w:tcPr>
                  <w:p w14:paraId="7F7C1217" w14:textId="77777777" w:rsidR="00225F01" w:rsidRDefault="00225F01">
                    <w:pPr>
                      <w:pStyle w:val="Bibliography"/>
                      <w:rPr>
                        <w:noProof/>
                      </w:rPr>
                    </w:pPr>
                    <w:r>
                      <w:rPr>
                        <w:noProof/>
                      </w:rPr>
                      <w:t xml:space="preserve">[16] </w:t>
                    </w:r>
                  </w:p>
                </w:tc>
                <w:tc>
                  <w:tcPr>
                    <w:tcW w:w="0" w:type="auto"/>
                    <w:hideMark/>
                  </w:tcPr>
                  <w:p w14:paraId="55CEF151" w14:textId="77777777" w:rsidR="00225F01" w:rsidRPr="00225F01" w:rsidRDefault="00225F01">
                    <w:pPr>
                      <w:pStyle w:val="Bibliography"/>
                      <w:rPr>
                        <w:noProof/>
                        <w:lang w:val="en-US"/>
                      </w:rPr>
                    </w:pPr>
                    <w:r w:rsidRPr="00225F01">
                      <w:rPr>
                        <w:noProof/>
                        <w:lang w:val="en-US"/>
                      </w:rPr>
                      <w:t xml:space="preserve">I. Frade, A. Ribeiro and A. Antunes, "Optimal Location of Charging Stations for Electric Vehicles in a Neighborhood in Lisbon, Portugal," </w:t>
                    </w:r>
                    <w:r w:rsidRPr="00225F01">
                      <w:rPr>
                        <w:i/>
                        <w:iCs/>
                        <w:noProof/>
                        <w:lang w:val="en-US"/>
                      </w:rPr>
                      <w:t xml:space="preserve">Transportation Research Record: Journal of the Transportation Research Board, </w:t>
                    </w:r>
                    <w:r w:rsidRPr="00225F01">
                      <w:rPr>
                        <w:noProof/>
                        <w:lang w:val="en-US"/>
                      </w:rPr>
                      <w:t xml:space="preserve">vol. 2252, no. 1, 2011. </w:t>
                    </w:r>
                  </w:p>
                </w:tc>
              </w:tr>
              <w:tr w:rsidR="00225F01" w:rsidRPr="00070A50" w14:paraId="585C274C" w14:textId="77777777">
                <w:trPr>
                  <w:divId w:val="74979188"/>
                  <w:tblCellSpacing w:w="15" w:type="dxa"/>
                </w:trPr>
                <w:tc>
                  <w:tcPr>
                    <w:tcW w:w="50" w:type="pct"/>
                    <w:hideMark/>
                  </w:tcPr>
                  <w:p w14:paraId="2240406D" w14:textId="77777777" w:rsidR="00225F01" w:rsidRDefault="00225F01">
                    <w:pPr>
                      <w:pStyle w:val="Bibliography"/>
                      <w:rPr>
                        <w:noProof/>
                      </w:rPr>
                    </w:pPr>
                    <w:r>
                      <w:rPr>
                        <w:noProof/>
                      </w:rPr>
                      <w:t xml:space="preserve">[17] </w:t>
                    </w:r>
                  </w:p>
                </w:tc>
                <w:tc>
                  <w:tcPr>
                    <w:tcW w:w="0" w:type="auto"/>
                    <w:hideMark/>
                  </w:tcPr>
                  <w:p w14:paraId="15F44DDF" w14:textId="77777777" w:rsidR="00225F01" w:rsidRPr="00225F01" w:rsidRDefault="00225F01">
                    <w:pPr>
                      <w:pStyle w:val="Bibliography"/>
                      <w:rPr>
                        <w:noProof/>
                        <w:lang w:val="en-US"/>
                      </w:rPr>
                    </w:pPr>
                    <w:r w:rsidRPr="00225F01">
                      <w:rPr>
                        <w:noProof/>
                        <w:lang w:val="en-US"/>
                      </w:rPr>
                      <w:t xml:space="preserve">F. He, Y. Yin and J. Zhou, "Deploying public charging stations for electric vehicles on urban road networks," </w:t>
                    </w:r>
                    <w:r w:rsidRPr="00225F01">
                      <w:rPr>
                        <w:i/>
                        <w:iCs/>
                        <w:noProof/>
                        <w:lang w:val="en-US"/>
                      </w:rPr>
                      <w:t xml:space="preserve">Transportation Research Part C: Emerging Technologies, </w:t>
                    </w:r>
                    <w:r w:rsidRPr="00225F01">
                      <w:rPr>
                        <w:noProof/>
                        <w:lang w:val="en-US"/>
                      </w:rPr>
                      <w:t xml:space="preserve">vol. 60, pp. 227-240, 2015. </w:t>
                    </w:r>
                  </w:p>
                </w:tc>
              </w:tr>
              <w:tr w:rsidR="00225F01" w:rsidRPr="00070A50" w14:paraId="724073D3" w14:textId="77777777">
                <w:trPr>
                  <w:divId w:val="74979188"/>
                  <w:tblCellSpacing w:w="15" w:type="dxa"/>
                </w:trPr>
                <w:tc>
                  <w:tcPr>
                    <w:tcW w:w="50" w:type="pct"/>
                    <w:hideMark/>
                  </w:tcPr>
                  <w:p w14:paraId="625C6CCB" w14:textId="77777777" w:rsidR="00225F01" w:rsidRDefault="00225F01">
                    <w:pPr>
                      <w:pStyle w:val="Bibliography"/>
                      <w:rPr>
                        <w:noProof/>
                      </w:rPr>
                    </w:pPr>
                    <w:r>
                      <w:rPr>
                        <w:noProof/>
                      </w:rPr>
                      <w:t xml:space="preserve">[18] </w:t>
                    </w:r>
                  </w:p>
                </w:tc>
                <w:tc>
                  <w:tcPr>
                    <w:tcW w:w="0" w:type="auto"/>
                    <w:hideMark/>
                  </w:tcPr>
                  <w:p w14:paraId="0EC68DF4" w14:textId="77777777" w:rsidR="00225F01" w:rsidRPr="00225F01" w:rsidRDefault="00225F01">
                    <w:pPr>
                      <w:pStyle w:val="Bibliography"/>
                      <w:rPr>
                        <w:noProof/>
                        <w:lang w:val="en-US"/>
                      </w:rPr>
                    </w:pPr>
                    <w:r w:rsidRPr="00225F01">
                      <w:rPr>
                        <w:noProof/>
                        <w:lang w:val="en-US"/>
                      </w:rPr>
                      <w:t xml:space="preserve">N. Shahraki, H. Cai, M. Turkay and M. Xu, "Optimal locations of electric public charging stations using real world vehicle travel patterns," </w:t>
                    </w:r>
                    <w:r w:rsidRPr="00225F01">
                      <w:rPr>
                        <w:i/>
                        <w:iCs/>
                        <w:noProof/>
                        <w:lang w:val="en-US"/>
                      </w:rPr>
                      <w:t xml:space="preserve">Transportation Research Part D: Transport and Environment, </w:t>
                    </w:r>
                    <w:r w:rsidRPr="00225F01">
                      <w:rPr>
                        <w:noProof/>
                        <w:lang w:val="en-US"/>
                      </w:rPr>
                      <w:t xml:space="preserve">vol. 41, pp. 165-176, 2015. </w:t>
                    </w:r>
                  </w:p>
                </w:tc>
              </w:tr>
              <w:tr w:rsidR="00225F01" w:rsidRPr="00070A50" w14:paraId="61F803C8" w14:textId="77777777">
                <w:trPr>
                  <w:divId w:val="74979188"/>
                  <w:tblCellSpacing w:w="15" w:type="dxa"/>
                </w:trPr>
                <w:tc>
                  <w:tcPr>
                    <w:tcW w:w="50" w:type="pct"/>
                    <w:hideMark/>
                  </w:tcPr>
                  <w:p w14:paraId="2DA8499C" w14:textId="77777777" w:rsidR="00225F01" w:rsidRDefault="00225F01">
                    <w:pPr>
                      <w:pStyle w:val="Bibliography"/>
                      <w:rPr>
                        <w:noProof/>
                      </w:rPr>
                    </w:pPr>
                    <w:r>
                      <w:rPr>
                        <w:noProof/>
                      </w:rPr>
                      <w:t xml:space="preserve">[19] </w:t>
                    </w:r>
                  </w:p>
                </w:tc>
                <w:tc>
                  <w:tcPr>
                    <w:tcW w:w="0" w:type="auto"/>
                    <w:hideMark/>
                  </w:tcPr>
                  <w:p w14:paraId="2C1CA523" w14:textId="77777777" w:rsidR="00225F01" w:rsidRPr="00225F01" w:rsidRDefault="00225F01">
                    <w:pPr>
                      <w:pStyle w:val="Bibliography"/>
                      <w:rPr>
                        <w:noProof/>
                        <w:lang w:val="en-US"/>
                      </w:rPr>
                    </w:pPr>
                    <w:r w:rsidRPr="00225F01">
                      <w:rPr>
                        <w:noProof/>
                        <w:lang w:val="en-US"/>
                      </w:rPr>
                      <w:t xml:space="preserve">F. Wu and R. Sioshansi, "A stochastic flow-capturing model to optimize the location of fast-charging stations with uncertain electric vehicle flows," </w:t>
                    </w:r>
                    <w:r w:rsidRPr="00225F01">
                      <w:rPr>
                        <w:i/>
                        <w:iCs/>
                        <w:noProof/>
                        <w:lang w:val="en-US"/>
                      </w:rPr>
                      <w:t xml:space="preserve">Transportation Research Part D: Transport and Environment, </w:t>
                    </w:r>
                    <w:r w:rsidRPr="00225F01">
                      <w:rPr>
                        <w:noProof/>
                        <w:lang w:val="en-US"/>
                      </w:rPr>
                      <w:t xml:space="preserve">vol. 53, pp. 354-376, 2017. </w:t>
                    </w:r>
                  </w:p>
                </w:tc>
              </w:tr>
              <w:tr w:rsidR="00225F01" w:rsidRPr="00070A50" w14:paraId="11923BC4" w14:textId="77777777">
                <w:trPr>
                  <w:divId w:val="74979188"/>
                  <w:tblCellSpacing w:w="15" w:type="dxa"/>
                </w:trPr>
                <w:tc>
                  <w:tcPr>
                    <w:tcW w:w="50" w:type="pct"/>
                    <w:hideMark/>
                  </w:tcPr>
                  <w:p w14:paraId="02B60838" w14:textId="77777777" w:rsidR="00225F01" w:rsidRDefault="00225F01">
                    <w:pPr>
                      <w:pStyle w:val="Bibliography"/>
                      <w:rPr>
                        <w:noProof/>
                      </w:rPr>
                    </w:pPr>
                    <w:r>
                      <w:rPr>
                        <w:noProof/>
                      </w:rPr>
                      <w:lastRenderedPageBreak/>
                      <w:t xml:space="preserve">[20] </w:t>
                    </w:r>
                  </w:p>
                </w:tc>
                <w:tc>
                  <w:tcPr>
                    <w:tcW w:w="0" w:type="auto"/>
                    <w:hideMark/>
                  </w:tcPr>
                  <w:p w14:paraId="1C6609CA" w14:textId="77777777" w:rsidR="00225F01" w:rsidRPr="00225F01" w:rsidRDefault="00225F01">
                    <w:pPr>
                      <w:pStyle w:val="Bibliography"/>
                      <w:rPr>
                        <w:noProof/>
                        <w:lang w:val="en-US"/>
                      </w:rPr>
                    </w:pPr>
                    <w:r w:rsidRPr="00225F01">
                      <w:rPr>
                        <w:noProof/>
                        <w:lang w:val="en-US"/>
                      </w:rPr>
                      <w:t xml:space="preserve">W. Tu, Q. Li, Z. Fang, S. Shaw, B. Zhou and X. Chang, "Optimizing the locations of electric taxi charging stations: A spatial–temporal demand coverage approach," </w:t>
                    </w:r>
                    <w:r w:rsidRPr="00225F01">
                      <w:rPr>
                        <w:i/>
                        <w:iCs/>
                        <w:noProof/>
                        <w:lang w:val="en-US"/>
                      </w:rPr>
                      <w:t xml:space="preserve">Transportation Research Part C: Emerging Technologies, </w:t>
                    </w:r>
                    <w:r w:rsidRPr="00225F01">
                      <w:rPr>
                        <w:noProof/>
                        <w:lang w:val="en-US"/>
                      </w:rPr>
                      <w:t xml:space="preserve">vol. 65, pp. 172-189, 2016. </w:t>
                    </w:r>
                  </w:p>
                </w:tc>
              </w:tr>
              <w:tr w:rsidR="00225F01" w:rsidRPr="00070A50" w14:paraId="1CC887A8" w14:textId="77777777">
                <w:trPr>
                  <w:divId w:val="74979188"/>
                  <w:tblCellSpacing w:w="15" w:type="dxa"/>
                </w:trPr>
                <w:tc>
                  <w:tcPr>
                    <w:tcW w:w="50" w:type="pct"/>
                    <w:hideMark/>
                  </w:tcPr>
                  <w:p w14:paraId="320B8D38" w14:textId="77777777" w:rsidR="00225F01" w:rsidRDefault="00225F01">
                    <w:pPr>
                      <w:pStyle w:val="Bibliography"/>
                      <w:rPr>
                        <w:noProof/>
                      </w:rPr>
                    </w:pPr>
                    <w:r>
                      <w:rPr>
                        <w:noProof/>
                      </w:rPr>
                      <w:t xml:space="preserve">[21] </w:t>
                    </w:r>
                  </w:p>
                </w:tc>
                <w:tc>
                  <w:tcPr>
                    <w:tcW w:w="0" w:type="auto"/>
                    <w:hideMark/>
                  </w:tcPr>
                  <w:p w14:paraId="00356DF9" w14:textId="77777777" w:rsidR="00225F01" w:rsidRPr="00225F01" w:rsidRDefault="00225F01">
                    <w:pPr>
                      <w:pStyle w:val="Bibliography"/>
                      <w:rPr>
                        <w:noProof/>
                        <w:lang w:val="en-US"/>
                      </w:rPr>
                    </w:pPr>
                    <w:r w:rsidRPr="00225F01">
                      <w:rPr>
                        <w:noProof/>
                        <w:lang w:val="en-US"/>
                      </w:rPr>
                      <w:t xml:space="preserve">L. Luo, W. Gu, S. Zhou, H. Huang, S. Gao, J. Han, Z. Wu and X. Dou, "Optimal planning of electric vehicle charging stations comprising multi-types of charging facilities," </w:t>
                    </w:r>
                    <w:r w:rsidRPr="00225F01">
                      <w:rPr>
                        <w:i/>
                        <w:iCs/>
                        <w:noProof/>
                        <w:lang w:val="en-US"/>
                      </w:rPr>
                      <w:t xml:space="preserve">Applied Energy, </w:t>
                    </w:r>
                    <w:r w:rsidRPr="00225F01">
                      <w:rPr>
                        <w:noProof/>
                        <w:lang w:val="en-US"/>
                      </w:rPr>
                      <w:t xml:space="preserve">vol. 226, pp. 1087-1099, 2018. </w:t>
                    </w:r>
                  </w:p>
                </w:tc>
              </w:tr>
              <w:tr w:rsidR="00225F01" w:rsidRPr="00070A50" w14:paraId="072EF1DB" w14:textId="77777777">
                <w:trPr>
                  <w:divId w:val="74979188"/>
                  <w:tblCellSpacing w:w="15" w:type="dxa"/>
                </w:trPr>
                <w:tc>
                  <w:tcPr>
                    <w:tcW w:w="50" w:type="pct"/>
                    <w:hideMark/>
                  </w:tcPr>
                  <w:p w14:paraId="5408F33A" w14:textId="77777777" w:rsidR="00225F01" w:rsidRDefault="00225F01">
                    <w:pPr>
                      <w:pStyle w:val="Bibliography"/>
                      <w:rPr>
                        <w:noProof/>
                      </w:rPr>
                    </w:pPr>
                    <w:r>
                      <w:rPr>
                        <w:noProof/>
                      </w:rPr>
                      <w:t xml:space="preserve">[22] </w:t>
                    </w:r>
                  </w:p>
                </w:tc>
                <w:tc>
                  <w:tcPr>
                    <w:tcW w:w="0" w:type="auto"/>
                    <w:hideMark/>
                  </w:tcPr>
                  <w:p w14:paraId="7667CCF6" w14:textId="77777777" w:rsidR="00225F01" w:rsidRPr="00225F01" w:rsidRDefault="00225F01">
                    <w:pPr>
                      <w:pStyle w:val="Bibliography"/>
                      <w:rPr>
                        <w:noProof/>
                        <w:lang w:val="en-US"/>
                      </w:rPr>
                    </w:pPr>
                    <w:r w:rsidRPr="00225F01">
                      <w:rPr>
                        <w:noProof/>
                        <w:lang w:val="en-US"/>
                      </w:rPr>
                      <w:t xml:space="preserve">K. Liu, L. Kang, H. Ma, J. Zhang and Q. Peng, "Multi-objective optimization of charging patterns for lithium-ion battery management," </w:t>
                    </w:r>
                    <w:r w:rsidRPr="00225F01">
                      <w:rPr>
                        <w:i/>
                        <w:iCs/>
                        <w:noProof/>
                        <w:lang w:val="en-US"/>
                      </w:rPr>
                      <w:t xml:space="preserve">Energy Conversion and Management, </w:t>
                    </w:r>
                    <w:r w:rsidRPr="00225F01">
                      <w:rPr>
                        <w:noProof/>
                        <w:lang w:val="en-US"/>
                      </w:rPr>
                      <w:t xml:space="preserve">vol. 159, pp. 151-162, 2018. </w:t>
                    </w:r>
                  </w:p>
                </w:tc>
              </w:tr>
              <w:tr w:rsidR="00225F01" w:rsidRPr="00070A50" w14:paraId="64B3E691" w14:textId="77777777">
                <w:trPr>
                  <w:divId w:val="74979188"/>
                  <w:tblCellSpacing w:w="15" w:type="dxa"/>
                </w:trPr>
                <w:tc>
                  <w:tcPr>
                    <w:tcW w:w="50" w:type="pct"/>
                    <w:hideMark/>
                  </w:tcPr>
                  <w:p w14:paraId="2F011508" w14:textId="77777777" w:rsidR="00225F01" w:rsidRDefault="00225F01">
                    <w:pPr>
                      <w:pStyle w:val="Bibliography"/>
                      <w:rPr>
                        <w:noProof/>
                      </w:rPr>
                    </w:pPr>
                    <w:r>
                      <w:rPr>
                        <w:noProof/>
                      </w:rPr>
                      <w:t xml:space="preserve">[23] </w:t>
                    </w:r>
                  </w:p>
                </w:tc>
                <w:tc>
                  <w:tcPr>
                    <w:tcW w:w="0" w:type="auto"/>
                    <w:hideMark/>
                  </w:tcPr>
                  <w:p w14:paraId="5790AFC4" w14:textId="77777777" w:rsidR="00225F01" w:rsidRPr="00225F01" w:rsidRDefault="00225F01">
                    <w:pPr>
                      <w:pStyle w:val="Bibliography"/>
                      <w:rPr>
                        <w:noProof/>
                        <w:lang w:val="en-US"/>
                      </w:rPr>
                    </w:pPr>
                    <w:r w:rsidRPr="00225F01">
                      <w:rPr>
                        <w:noProof/>
                        <w:lang w:val="en-US"/>
                      </w:rPr>
                      <w:t xml:space="preserve">H. Mehrjerdi and R. Hemmati, "Electric vehicle charging station with multilevel charging infrastructure and hybrid solar-battery-diesel generation incorporating comfort of drivers," </w:t>
                    </w:r>
                    <w:r w:rsidRPr="00225F01">
                      <w:rPr>
                        <w:i/>
                        <w:iCs/>
                        <w:noProof/>
                        <w:lang w:val="en-US"/>
                      </w:rPr>
                      <w:t xml:space="preserve">Journal of Energy Storage, </w:t>
                    </w:r>
                    <w:r w:rsidRPr="00225F01">
                      <w:rPr>
                        <w:noProof/>
                        <w:lang w:val="en-US"/>
                      </w:rPr>
                      <w:t xml:space="preserve">vol. 26, 2019. </w:t>
                    </w:r>
                  </w:p>
                </w:tc>
              </w:tr>
              <w:tr w:rsidR="00225F01" w:rsidRPr="00070A50" w14:paraId="05B0B799" w14:textId="77777777">
                <w:trPr>
                  <w:divId w:val="74979188"/>
                  <w:tblCellSpacing w:w="15" w:type="dxa"/>
                </w:trPr>
                <w:tc>
                  <w:tcPr>
                    <w:tcW w:w="50" w:type="pct"/>
                    <w:hideMark/>
                  </w:tcPr>
                  <w:p w14:paraId="64A125E2" w14:textId="77777777" w:rsidR="00225F01" w:rsidRDefault="00225F01">
                    <w:pPr>
                      <w:pStyle w:val="Bibliography"/>
                      <w:rPr>
                        <w:noProof/>
                      </w:rPr>
                    </w:pPr>
                    <w:r>
                      <w:rPr>
                        <w:noProof/>
                      </w:rPr>
                      <w:t xml:space="preserve">[24] </w:t>
                    </w:r>
                  </w:p>
                </w:tc>
                <w:tc>
                  <w:tcPr>
                    <w:tcW w:w="0" w:type="auto"/>
                    <w:hideMark/>
                  </w:tcPr>
                  <w:p w14:paraId="15374DCF" w14:textId="77777777" w:rsidR="00225F01" w:rsidRPr="00225F01" w:rsidRDefault="00225F01">
                    <w:pPr>
                      <w:pStyle w:val="Bibliography"/>
                      <w:rPr>
                        <w:noProof/>
                        <w:lang w:val="en-US"/>
                      </w:rPr>
                    </w:pPr>
                    <w:r w:rsidRPr="00225F01">
                      <w:rPr>
                        <w:noProof/>
                        <w:lang w:val="en-US"/>
                      </w:rPr>
                      <w:t xml:space="preserve">Y. He, Z. Song and Z. Liu, "Fast-charging station deployment for battery electric bus systems considering electricity demand charges," </w:t>
                    </w:r>
                    <w:r w:rsidRPr="00225F01">
                      <w:rPr>
                        <w:i/>
                        <w:iCs/>
                        <w:noProof/>
                        <w:lang w:val="en-US"/>
                      </w:rPr>
                      <w:t xml:space="preserve">Sustainable Cities and Society, </w:t>
                    </w:r>
                    <w:r w:rsidRPr="00225F01">
                      <w:rPr>
                        <w:noProof/>
                        <w:lang w:val="en-US"/>
                      </w:rPr>
                      <w:t xml:space="preserve">vol. 48, 2019. </w:t>
                    </w:r>
                  </w:p>
                </w:tc>
              </w:tr>
              <w:tr w:rsidR="00225F01" w:rsidRPr="00070A50" w14:paraId="0F939C00" w14:textId="77777777">
                <w:trPr>
                  <w:divId w:val="74979188"/>
                  <w:tblCellSpacing w:w="15" w:type="dxa"/>
                </w:trPr>
                <w:tc>
                  <w:tcPr>
                    <w:tcW w:w="50" w:type="pct"/>
                    <w:hideMark/>
                  </w:tcPr>
                  <w:p w14:paraId="6780214D" w14:textId="77777777" w:rsidR="00225F01" w:rsidRDefault="00225F01">
                    <w:pPr>
                      <w:pStyle w:val="Bibliography"/>
                      <w:rPr>
                        <w:noProof/>
                      </w:rPr>
                    </w:pPr>
                    <w:r>
                      <w:rPr>
                        <w:noProof/>
                      </w:rPr>
                      <w:t xml:space="preserve">[25] </w:t>
                    </w:r>
                  </w:p>
                </w:tc>
                <w:tc>
                  <w:tcPr>
                    <w:tcW w:w="0" w:type="auto"/>
                    <w:hideMark/>
                  </w:tcPr>
                  <w:p w14:paraId="398A7412" w14:textId="77777777" w:rsidR="00225F01" w:rsidRPr="00225F01" w:rsidRDefault="00225F01">
                    <w:pPr>
                      <w:pStyle w:val="Bibliography"/>
                      <w:rPr>
                        <w:noProof/>
                        <w:lang w:val="en-US"/>
                      </w:rPr>
                    </w:pPr>
                    <w:r w:rsidRPr="00225F01">
                      <w:rPr>
                        <w:noProof/>
                        <w:lang w:val="en-US"/>
                      </w:rPr>
                      <w:t xml:space="preserve">S. Davidov and M. Pantos, "Optimization model for charging infrastructure planning with electric power system reliability check," </w:t>
                    </w:r>
                    <w:r w:rsidRPr="00225F01">
                      <w:rPr>
                        <w:i/>
                        <w:iCs/>
                        <w:noProof/>
                        <w:lang w:val="en-US"/>
                      </w:rPr>
                      <w:t xml:space="preserve">Energy, </w:t>
                    </w:r>
                    <w:r w:rsidRPr="00225F01">
                      <w:rPr>
                        <w:noProof/>
                        <w:lang w:val="en-US"/>
                      </w:rPr>
                      <w:t xml:space="preserve">vol. 166, pp. 886-894, 2019. </w:t>
                    </w:r>
                  </w:p>
                </w:tc>
              </w:tr>
              <w:tr w:rsidR="00225F01" w:rsidRPr="00070A50" w14:paraId="70B93E57" w14:textId="77777777">
                <w:trPr>
                  <w:divId w:val="74979188"/>
                  <w:tblCellSpacing w:w="15" w:type="dxa"/>
                </w:trPr>
                <w:tc>
                  <w:tcPr>
                    <w:tcW w:w="50" w:type="pct"/>
                    <w:hideMark/>
                  </w:tcPr>
                  <w:p w14:paraId="2CD46E17" w14:textId="77777777" w:rsidR="00225F01" w:rsidRDefault="00225F01">
                    <w:pPr>
                      <w:pStyle w:val="Bibliography"/>
                      <w:rPr>
                        <w:noProof/>
                      </w:rPr>
                    </w:pPr>
                    <w:r>
                      <w:rPr>
                        <w:noProof/>
                      </w:rPr>
                      <w:t xml:space="preserve">[26] </w:t>
                    </w:r>
                  </w:p>
                </w:tc>
                <w:tc>
                  <w:tcPr>
                    <w:tcW w:w="0" w:type="auto"/>
                    <w:hideMark/>
                  </w:tcPr>
                  <w:p w14:paraId="6C9023C5" w14:textId="77777777" w:rsidR="00225F01" w:rsidRPr="00225F01" w:rsidRDefault="00225F01">
                    <w:pPr>
                      <w:pStyle w:val="Bibliography"/>
                      <w:rPr>
                        <w:noProof/>
                        <w:lang w:val="en-US"/>
                      </w:rPr>
                    </w:pPr>
                    <w:r w:rsidRPr="00225F01">
                      <w:rPr>
                        <w:noProof/>
                        <w:lang w:val="en-US"/>
                      </w:rPr>
                      <w:t xml:space="preserve">S. Hosseini and M. Sarder, "Development of a Bayesian network model for optimal site selection of electric vehicle charging station," </w:t>
                    </w:r>
                    <w:r w:rsidRPr="00225F01">
                      <w:rPr>
                        <w:i/>
                        <w:iCs/>
                        <w:noProof/>
                        <w:lang w:val="en-US"/>
                      </w:rPr>
                      <w:t xml:space="preserve">International Journal of Electrical Power &amp; Energy Systems, </w:t>
                    </w:r>
                    <w:r w:rsidRPr="00225F01">
                      <w:rPr>
                        <w:noProof/>
                        <w:lang w:val="en-US"/>
                      </w:rPr>
                      <w:t xml:space="preserve">vol. 105, pp. 110-122, 2019. </w:t>
                    </w:r>
                  </w:p>
                </w:tc>
              </w:tr>
              <w:tr w:rsidR="00225F01" w:rsidRPr="00070A50" w14:paraId="58E9C793" w14:textId="77777777">
                <w:trPr>
                  <w:divId w:val="74979188"/>
                  <w:tblCellSpacing w:w="15" w:type="dxa"/>
                </w:trPr>
                <w:tc>
                  <w:tcPr>
                    <w:tcW w:w="50" w:type="pct"/>
                    <w:hideMark/>
                  </w:tcPr>
                  <w:p w14:paraId="0D998087" w14:textId="77777777" w:rsidR="00225F01" w:rsidRDefault="00225F01">
                    <w:pPr>
                      <w:pStyle w:val="Bibliography"/>
                      <w:rPr>
                        <w:noProof/>
                      </w:rPr>
                    </w:pPr>
                    <w:r>
                      <w:rPr>
                        <w:noProof/>
                      </w:rPr>
                      <w:t xml:space="preserve">[27] </w:t>
                    </w:r>
                  </w:p>
                </w:tc>
                <w:tc>
                  <w:tcPr>
                    <w:tcW w:w="0" w:type="auto"/>
                    <w:hideMark/>
                  </w:tcPr>
                  <w:p w14:paraId="54E46454" w14:textId="77777777" w:rsidR="00225F01" w:rsidRPr="00225F01" w:rsidRDefault="00225F01">
                    <w:pPr>
                      <w:pStyle w:val="Bibliography"/>
                      <w:rPr>
                        <w:noProof/>
                        <w:lang w:val="en-US"/>
                      </w:rPr>
                    </w:pPr>
                    <w:r w:rsidRPr="00225F01">
                      <w:rPr>
                        <w:noProof/>
                        <w:lang w:val="en-US"/>
                      </w:rPr>
                      <w:t xml:space="preserve">T. Zeng, S. Bae, B. Travacca and S. Moura, "Inducing Human Behavior to Maximize Operation Performance at PEV Charging Station," </w:t>
                    </w:r>
                    <w:r w:rsidRPr="00225F01">
                      <w:rPr>
                        <w:i/>
                        <w:iCs/>
                        <w:noProof/>
                        <w:lang w:val="en-US"/>
                      </w:rPr>
                      <w:t xml:space="preserve">IEEE Transactions on Smart Grid, </w:t>
                    </w:r>
                    <w:r w:rsidRPr="00225F01">
                      <w:rPr>
                        <w:noProof/>
                        <w:lang w:val="en-US"/>
                      </w:rPr>
                      <w:t xml:space="preserve">vol. 12, no. 4, pp. 3353-3363, 2021. </w:t>
                    </w:r>
                  </w:p>
                </w:tc>
              </w:tr>
              <w:tr w:rsidR="00225F01" w:rsidRPr="00070A50" w14:paraId="5CF7A218" w14:textId="77777777">
                <w:trPr>
                  <w:divId w:val="74979188"/>
                  <w:tblCellSpacing w:w="15" w:type="dxa"/>
                </w:trPr>
                <w:tc>
                  <w:tcPr>
                    <w:tcW w:w="50" w:type="pct"/>
                    <w:hideMark/>
                  </w:tcPr>
                  <w:p w14:paraId="1B9A432C" w14:textId="77777777" w:rsidR="00225F01" w:rsidRDefault="00225F01">
                    <w:pPr>
                      <w:pStyle w:val="Bibliography"/>
                      <w:rPr>
                        <w:noProof/>
                      </w:rPr>
                    </w:pPr>
                    <w:r>
                      <w:rPr>
                        <w:noProof/>
                      </w:rPr>
                      <w:t xml:space="preserve">[28] </w:t>
                    </w:r>
                  </w:p>
                </w:tc>
                <w:tc>
                  <w:tcPr>
                    <w:tcW w:w="0" w:type="auto"/>
                    <w:hideMark/>
                  </w:tcPr>
                  <w:p w14:paraId="080FB0A0" w14:textId="77777777" w:rsidR="00225F01" w:rsidRPr="00225F01" w:rsidRDefault="00225F01">
                    <w:pPr>
                      <w:pStyle w:val="Bibliography"/>
                      <w:rPr>
                        <w:noProof/>
                        <w:lang w:val="en-US"/>
                      </w:rPr>
                    </w:pPr>
                    <w:r w:rsidRPr="00225F01">
                      <w:rPr>
                        <w:noProof/>
                        <w:lang w:val="en-US"/>
                      </w:rPr>
                      <w:t xml:space="preserve">M. J. Hodgson, "A Flow Capturing Location Allocation Model," </w:t>
                    </w:r>
                    <w:r w:rsidRPr="00225F01">
                      <w:rPr>
                        <w:i/>
                        <w:iCs/>
                        <w:noProof/>
                        <w:lang w:val="en-US"/>
                      </w:rPr>
                      <w:t xml:space="preserve">Geographical Analysis, </w:t>
                    </w:r>
                    <w:r w:rsidRPr="00225F01">
                      <w:rPr>
                        <w:noProof/>
                        <w:lang w:val="en-US"/>
                      </w:rPr>
                      <w:t xml:space="preserve">vol. 22, no. 3, pp. 270-279, 1990. </w:t>
                    </w:r>
                  </w:p>
                </w:tc>
              </w:tr>
              <w:tr w:rsidR="00225F01" w:rsidRPr="00070A50" w14:paraId="7DF46BC5" w14:textId="77777777">
                <w:trPr>
                  <w:divId w:val="74979188"/>
                  <w:tblCellSpacing w:w="15" w:type="dxa"/>
                </w:trPr>
                <w:tc>
                  <w:tcPr>
                    <w:tcW w:w="50" w:type="pct"/>
                    <w:hideMark/>
                  </w:tcPr>
                  <w:p w14:paraId="231266DC" w14:textId="77777777" w:rsidR="00225F01" w:rsidRDefault="00225F01">
                    <w:pPr>
                      <w:pStyle w:val="Bibliography"/>
                      <w:rPr>
                        <w:noProof/>
                      </w:rPr>
                    </w:pPr>
                    <w:r>
                      <w:rPr>
                        <w:noProof/>
                      </w:rPr>
                      <w:t xml:space="preserve">[29] </w:t>
                    </w:r>
                  </w:p>
                </w:tc>
                <w:tc>
                  <w:tcPr>
                    <w:tcW w:w="0" w:type="auto"/>
                    <w:hideMark/>
                  </w:tcPr>
                  <w:p w14:paraId="1400CE3B" w14:textId="77777777" w:rsidR="00225F01" w:rsidRPr="00225F01" w:rsidRDefault="00225F01">
                    <w:pPr>
                      <w:pStyle w:val="Bibliography"/>
                      <w:rPr>
                        <w:noProof/>
                        <w:lang w:val="en-US"/>
                      </w:rPr>
                    </w:pPr>
                    <w:r w:rsidRPr="00225F01">
                      <w:rPr>
                        <w:noProof/>
                        <w:lang w:val="en-US"/>
                      </w:rPr>
                      <w:t xml:space="preserve">C. Upchurch and M. Kuby, "A Model for Location of Capacitated Alternative-Fuel Stations," </w:t>
                    </w:r>
                    <w:r w:rsidRPr="00225F01">
                      <w:rPr>
                        <w:i/>
                        <w:iCs/>
                        <w:noProof/>
                        <w:lang w:val="en-US"/>
                      </w:rPr>
                      <w:t xml:space="preserve">Geographical Analysis, </w:t>
                    </w:r>
                    <w:r w:rsidRPr="00225F01">
                      <w:rPr>
                        <w:noProof/>
                        <w:lang w:val="en-US"/>
                      </w:rPr>
                      <w:t xml:space="preserve">vol. 41, no. 1, pp. 85-106, 2009. </w:t>
                    </w:r>
                  </w:p>
                </w:tc>
              </w:tr>
              <w:tr w:rsidR="00225F01" w:rsidRPr="00070A50" w14:paraId="61F0756C" w14:textId="77777777">
                <w:trPr>
                  <w:divId w:val="74979188"/>
                  <w:tblCellSpacing w:w="15" w:type="dxa"/>
                </w:trPr>
                <w:tc>
                  <w:tcPr>
                    <w:tcW w:w="50" w:type="pct"/>
                    <w:hideMark/>
                  </w:tcPr>
                  <w:p w14:paraId="24D76991" w14:textId="77777777" w:rsidR="00225F01" w:rsidRDefault="00225F01">
                    <w:pPr>
                      <w:pStyle w:val="Bibliography"/>
                      <w:rPr>
                        <w:noProof/>
                      </w:rPr>
                    </w:pPr>
                    <w:r>
                      <w:rPr>
                        <w:noProof/>
                      </w:rPr>
                      <w:t xml:space="preserve">[30] </w:t>
                    </w:r>
                  </w:p>
                </w:tc>
                <w:tc>
                  <w:tcPr>
                    <w:tcW w:w="0" w:type="auto"/>
                    <w:hideMark/>
                  </w:tcPr>
                  <w:p w14:paraId="76F9A309" w14:textId="77777777" w:rsidR="00225F01" w:rsidRPr="00225F01" w:rsidRDefault="00225F01">
                    <w:pPr>
                      <w:pStyle w:val="Bibliography"/>
                      <w:rPr>
                        <w:noProof/>
                        <w:lang w:val="en-US"/>
                      </w:rPr>
                    </w:pPr>
                    <w:r w:rsidRPr="00225F01">
                      <w:rPr>
                        <w:noProof/>
                        <w:lang w:val="en-US"/>
                      </w:rPr>
                      <w:t xml:space="preserve">M. Hosseini and S. A. MirHassan, "A heuristic algorithm for optimal location of flow-refueling capacitated stations," </w:t>
                    </w:r>
                    <w:r w:rsidRPr="00225F01">
                      <w:rPr>
                        <w:i/>
                        <w:iCs/>
                        <w:noProof/>
                        <w:lang w:val="en-US"/>
                      </w:rPr>
                      <w:t xml:space="preserve">International Transactions in Operational Research, </w:t>
                    </w:r>
                    <w:r w:rsidRPr="00225F01">
                      <w:rPr>
                        <w:noProof/>
                        <w:lang w:val="en-US"/>
                      </w:rPr>
                      <w:t xml:space="preserve">vol. 24, pp. 1377-1403, 2017. </w:t>
                    </w:r>
                  </w:p>
                </w:tc>
              </w:tr>
              <w:tr w:rsidR="00225F01" w:rsidRPr="00070A50" w14:paraId="2669508C" w14:textId="77777777">
                <w:trPr>
                  <w:divId w:val="74979188"/>
                  <w:tblCellSpacing w:w="15" w:type="dxa"/>
                </w:trPr>
                <w:tc>
                  <w:tcPr>
                    <w:tcW w:w="50" w:type="pct"/>
                    <w:hideMark/>
                  </w:tcPr>
                  <w:p w14:paraId="60D59277" w14:textId="77777777" w:rsidR="00225F01" w:rsidRDefault="00225F01">
                    <w:pPr>
                      <w:pStyle w:val="Bibliography"/>
                      <w:rPr>
                        <w:noProof/>
                      </w:rPr>
                    </w:pPr>
                    <w:r>
                      <w:rPr>
                        <w:noProof/>
                      </w:rPr>
                      <w:lastRenderedPageBreak/>
                      <w:t xml:space="preserve">[31] </w:t>
                    </w:r>
                  </w:p>
                </w:tc>
                <w:tc>
                  <w:tcPr>
                    <w:tcW w:w="0" w:type="auto"/>
                    <w:hideMark/>
                  </w:tcPr>
                  <w:p w14:paraId="7C60BE16" w14:textId="77777777" w:rsidR="00225F01" w:rsidRPr="00225F01" w:rsidRDefault="00225F01">
                    <w:pPr>
                      <w:pStyle w:val="Bibliography"/>
                      <w:rPr>
                        <w:noProof/>
                        <w:lang w:val="en-US"/>
                      </w:rPr>
                    </w:pPr>
                    <w:r w:rsidRPr="00225F01">
                      <w:rPr>
                        <w:noProof/>
                        <w:lang w:val="en-US"/>
                      </w:rPr>
                      <w:t xml:space="preserve">B. Yildiz, B. Arslan and O. E. Karaan, "A branch and price approach for routing and refueling station location model," </w:t>
                    </w:r>
                    <w:r w:rsidRPr="00225F01">
                      <w:rPr>
                        <w:i/>
                        <w:iCs/>
                        <w:noProof/>
                        <w:lang w:val="en-US"/>
                      </w:rPr>
                      <w:t xml:space="preserve">European Journal of Operational Research, </w:t>
                    </w:r>
                    <w:r w:rsidRPr="00225F01">
                      <w:rPr>
                        <w:noProof/>
                        <w:lang w:val="en-US"/>
                      </w:rPr>
                      <w:t xml:space="preserve">vol. 248, no. 3, pp. 815-826, 2016. </w:t>
                    </w:r>
                  </w:p>
                </w:tc>
              </w:tr>
              <w:tr w:rsidR="00225F01" w:rsidRPr="00070A50" w14:paraId="1B606C02" w14:textId="77777777">
                <w:trPr>
                  <w:divId w:val="74979188"/>
                  <w:tblCellSpacing w:w="15" w:type="dxa"/>
                </w:trPr>
                <w:tc>
                  <w:tcPr>
                    <w:tcW w:w="50" w:type="pct"/>
                    <w:hideMark/>
                  </w:tcPr>
                  <w:p w14:paraId="3143DCC2" w14:textId="77777777" w:rsidR="00225F01" w:rsidRDefault="00225F01">
                    <w:pPr>
                      <w:pStyle w:val="Bibliography"/>
                      <w:rPr>
                        <w:noProof/>
                      </w:rPr>
                    </w:pPr>
                    <w:r>
                      <w:rPr>
                        <w:noProof/>
                      </w:rPr>
                      <w:t xml:space="preserve">[32] </w:t>
                    </w:r>
                  </w:p>
                </w:tc>
                <w:tc>
                  <w:tcPr>
                    <w:tcW w:w="0" w:type="auto"/>
                    <w:hideMark/>
                  </w:tcPr>
                  <w:p w14:paraId="1378C669" w14:textId="77777777" w:rsidR="00225F01" w:rsidRPr="00225F01" w:rsidRDefault="00225F01">
                    <w:pPr>
                      <w:pStyle w:val="Bibliography"/>
                      <w:rPr>
                        <w:noProof/>
                        <w:lang w:val="en-US"/>
                      </w:rPr>
                    </w:pPr>
                    <w:r w:rsidRPr="00225F01">
                      <w:rPr>
                        <w:noProof/>
                        <w:lang w:val="en-US"/>
                      </w:rPr>
                      <w:t xml:space="preserve">S. Li, Y. Huang and S. J. Mason, "A multi-period optimization model for the deployment of public electric vehicle charging stations on network," </w:t>
                    </w:r>
                    <w:r w:rsidRPr="00225F01">
                      <w:rPr>
                        <w:i/>
                        <w:iCs/>
                        <w:noProof/>
                        <w:lang w:val="en-US"/>
                      </w:rPr>
                      <w:t xml:space="preserve">Transportation Research Part C, </w:t>
                    </w:r>
                    <w:r w:rsidRPr="00225F01">
                      <w:rPr>
                        <w:noProof/>
                        <w:lang w:val="en-US"/>
                      </w:rPr>
                      <w:t xml:space="preserve">vol. 65, pp. 128-143, 2016. </w:t>
                    </w:r>
                  </w:p>
                </w:tc>
              </w:tr>
              <w:tr w:rsidR="00225F01" w:rsidRPr="00070A50" w14:paraId="3F7C6EA3" w14:textId="77777777">
                <w:trPr>
                  <w:divId w:val="74979188"/>
                  <w:tblCellSpacing w:w="15" w:type="dxa"/>
                </w:trPr>
                <w:tc>
                  <w:tcPr>
                    <w:tcW w:w="50" w:type="pct"/>
                    <w:hideMark/>
                  </w:tcPr>
                  <w:p w14:paraId="5D1C559A" w14:textId="77777777" w:rsidR="00225F01" w:rsidRDefault="00225F01">
                    <w:pPr>
                      <w:pStyle w:val="Bibliography"/>
                      <w:rPr>
                        <w:noProof/>
                      </w:rPr>
                    </w:pPr>
                    <w:r>
                      <w:rPr>
                        <w:noProof/>
                      </w:rPr>
                      <w:t xml:space="preserve">[33] </w:t>
                    </w:r>
                  </w:p>
                </w:tc>
                <w:tc>
                  <w:tcPr>
                    <w:tcW w:w="0" w:type="auto"/>
                    <w:hideMark/>
                  </w:tcPr>
                  <w:p w14:paraId="230CDCB9" w14:textId="77777777" w:rsidR="00225F01" w:rsidRPr="00225F01" w:rsidRDefault="00225F01">
                    <w:pPr>
                      <w:pStyle w:val="Bibliography"/>
                      <w:rPr>
                        <w:noProof/>
                        <w:lang w:val="en-US"/>
                      </w:rPr>
                    </w:pPr>
                    <w:r w:rsidRPr="00225F01">
                      <w:rPr>
                        <w:noProof/>
                        <w:lang w:val="en-US"/>
                      </w:rPr>
                      <w:t xml:space="preserve">Y. W. Wang and C. C. Lin, "Locating multiple types of recharging stations for battery-powered electric vehicle transport," </w:t>
                    </w:r>
                    <w:r w:rsidRPr="00225F01">
                      <w:rPr>
                        <w:i/>
                        <w:iCs/>
                        <w:noProof/>
                        <w:lang w:val="en-US"/>
                      </w:rPr>
                      <w:t xml:space="preserve">Transportation Research Part E, </w:t>
                    </w:r>
                    <w:r w:rsidRPr="00225F01">
                      <w:rPr>
                        <w:noProof/>
                        <w:lang w:val="en-US"/>
                      </w:rPr>
                      <w:t xml:space="preserve">vol. 58, pp. 76-87, 2013. </w:t>
                    </w:r>
                  </w:p>
                </w:tc>
              </w:tr>
              <w:tr w:rsidR="00225F01" w:rsidRPr="00070A50" w14:paraId="4B787A6E" w14:textId="77777777">
                <w:trPr>
                  <w:divId w:val="74979188"/>
                  <w:tblCellSpacing w:w="15" w:type="dxa"/>
                </w:trPr>
                <w:tc>
                  <w:tcPr>
                    <w:tcW w:w="50" w:type="pct"/>
                    <w:hideMark/>
                  </w:tcPr>
                  <w:p w14:paraId="23AD3D5B" w14:textId="77777777" w:rsidR="00225F01" w:rsidRDefault="00225F01">
                    <w:pPr>
                      <w:pStyle w:val="Bibliography"/>
                      <w:rPr>
                        <w:noProof/>
                      </w:rPr>
                    </w:pPr>
                    <w:r>
                      <w:rPr>
                        <w:noProof/>
                      </w:rPr>
                      <w:t xml:space="preserve">[34] </w:t>
                    </w:r>
                  </w:p>
                </w:tc>
                <w:tc>
                  <w:tcPr>
                    <w:tcW w:w="0" w:type="auto"/>
                    <w:hideMark/>
                  </w:tcPr>
                  <w:p w14:paraId="4817933E" w14:textId="77777777" w:rsidR="00225F01" w:rsidRPr="00225F01" w:rsidRDefault="00225F01">
                    <w:pPr>
                      <w:pStyle w:val="Bibliography"/>
                      <w:rPr>
                        <w:noProof/>
                        <w:lang w:val="en-US"/>
                      </w:rPr>
                    </w:pPr>
                    <w:r w:rsidRPr="00225F01">
                      <w:rPr>
                        <w:noProof/>
                        <w:lang w:val="en-US"/>
                      </w:rPr>
                      <w:t xml:space="preserve">O. Arslan and O. E. Karasan, "A Benders decomposition approach for the charging station location problem with plug-in hybrid electric vehicles," </w:t>
                    </w:r>
                    <w:r w:rsidRPr="00225F01">
                      <w:rPr>
                        <w:i/>
                        <w:iCs/>
                        <w:noProof/>
                        <w:lang w:val="en-US"/>
                      </w:rPr>
                      <w:t xml:space="preserve">Transportation Research Part B, </w:t>
                    </w:r>
                    <w:r w:rsidRPr="00225F01">
                      <w:rPr>
                        <w:noProof/>
                        <w:lang w:val="en-US"/>
                      </w:rPr>
                      <w:t xml:space="preserve">vol. 93, pp. 670-695, 2016. </w:t>
                    </w:r>
                  </w:p>
                </w:tc>
              </w:tr>
              <w:tr w:rsidR="00225F01" w:rsidRPr="00070A50" w14:paraId="4CB0CE97" w14:textId="77777777">
                <w:trPr>
                  <w:divId w:val="74979188"/>
                  <w:tblCellSpacing w:w="15" w:type="dxa"/>
                </w:trPr>
                <w:tc>
                  <w:tcPr>
                    <w:tcW w:w="50" w:type="pct"/>
                    <w:hideMark/>
                  </w:tcPr>
                  <w:p w14:paraId="67FD9DAF" w14:textId="77777777" w:rsidR="00225F01" w:rsidRDefault="00225F01">
                    <w:pPr>
                      <w:pStyle w:val="Bibliography"/>
                      <w:rPr>
                        <w:noProof/>
                      </w:rPr>
                    </w:pPr>
                    <w:r>
                      <w:rPr>
                        <w:noProof/>
                      </w:rPr>
                      <w:t xml:space="preserve">[35] </w:t>
                    </w:r>
                  </w:p>
                </w:tc>
                <w:tc>
                  <w:tcPr>
                    <w:tcW w:w="0" w:type="auto"/>
                    <w:hideMark/>
                  </w:tcPr>
                  <w:p w14:paraId="0797269B" w14:textId="77777777" w:rsidR="00225F01" w:rsidRPr="00225F01" w:rsidRDefault="00225F01">
                    <w:pPr>
                      <w:pStyle w:val="Bibliography"/>
                      <w:rPr>
                        <w:noProof/>
                        <w:lang w:val="en-US"/>
                      </w:rPr>
                    </w:pPr>
                    <w:r w:rsidRPr="00225F01">
                      <w:rPr>
                        <w:noProof/>
                        <w:lang w:val="en-US"/>
                      </w:rPr>
                      <w:t xml:space="preserve">M. Ghamami, A. Zockaie and Y. M. Nie, "general corridor model for designing plug-in electric vehicle charging infrastructure," </w:t>
                    </w:r>
                    <w:r w:rsidRPr="00225F01">
                      <w:rPr>
                        <w:i/>
                        <w:iCs/>
                        <w:noProof/>
                        <w:lang w:val="en-US"/>
                      </w:rPr>
                      <w:t xml:space="preserve">Transportation Research Part C, </w:t>
                    </w:r>
                    <w:r w:rsidRPr="00225F01">
                      <w:rPr>
                        <w:noProof/>
                        <w:lang w:val="en-US"/>
                      </w:rPr>
                      <w:t xml:space="preserve">vol. 68, pp. 389-402, 2016. </w:t>
                    </w:r>
                  </w:p>
                </w:tc>
              </w:tr>
              <w:tr w:rsidR="00225F01" w:rsidRPr="00070A50" w14:paraId="56D3916B" w14:textId="77777777">
                <w:trPr>
                  <w:divId w:val="74979188"/>
                  <w:tblCellSpacing w:w="15" w:type="dxa"/>
                </w:trPr>
                <w:tc>
                  <w:tcPr>
                    <w:tcW w:w="50" w:type="pct"/>
                    <w:hideMark/>
                  </w:tcPr>
                  <w:p w14:paraId="35F25F3B" w14:textId="77777777" w:rsidR="00225F01" w:rsidRDefault="00225F01">
                    <w:pPr>
                      <w:pStyle w:val="Bibliography"/>
                      <w:rPr>
                        <w:noProof/>
                      </w:rPr>
                    </w:pPr>
                    <w:r>
                      <w:rPr>
                        <w:noProof/>
                      </w:rPr>
                      <w:t xml:space="preserve">[36] </w:t>
                    </w:r>
                  </w:p>
                </w:tc>
                <w:tc>
                  <w:tcPr>
                    <w:tcW w:w="0" w:type="auto"/>
                    <w:hideMark/>
                  </w:tcPr>
                  <w:p w14:paraId="2E3C3540" w14:textId="77777777" w:rsidR="00225F01" w:rsidRPr="00225F01" w:rsidRDefault="00225F01">
                    <w:pPr>
                      <w:pStyle w:val="Bibliography"/>
                      <w:rPr>
                        <w:noProof/>
                        <w:lang w:val="en-US"/>
                      </w:rPr>
                    </w:pPr>
                    <w:r w:rsidRPr="00225F01">
                      <w:rPr>
                        <w:noProof/>
                        <w:lang w:val="en-US"/>
                      </w:rPr>
                      <w:t xml:space="preserve">S. H. Chung and C. Kwon, "Multi-period planning for electric car charging station locations: a case of Korean expressways," </w:t>
                    </w:r>
                    <w:r w:rsidRPr="00225F01">
                      <w:rPr>
                        <w:i/>
                        <w:iCs/>
                        <w:noProof/>
                        <w:lang w:val="en-US"/>
                      </w:rPr>
                      <w:t xml:space="preserve">European Journal of Operational Research, </w:t>
                    </w:r>
                    <w:r w:rsidRPr="00225F01">
                      <w:rPr>
                        <w:noProof/>
                        <w:lang w:val="en-US"/>
                      </w:rPr>
                      <w:t xml:space="preserve">vol. 242, no. 2, pp. 677-687, 2015. </w:t>
                    </w:r>
                  </w:p>
                </w:tc>
              </w:tr>
              <w:tr w:rsidR="00225F01" w:rsidRPr="00070A50" w14:paraId="2A6E15A5" w14:textId="77777777">
                <w:trPr>
                  <w:divId w:val="74979188"/>
                  <w:tblCellSpacing w:w="15" w:type="dxa"/>
                </w:trPr>
                <w:tc>
                  <w:tcPr>
                    <w:tcW w:w="50" w:type="pct"/>
                    <w:hideMark/>
                  </w:tcPr>
                  <w:p w14:paraId="0D7EA66B" w14:textId="77777777" w:rsidR="00225F01" w:rsidRDefault="00225F01">
                    <w:pPr>
                      <w:pStyle w:val="Bibliography"/>
                      <w:rPr>
                        <w:noProof/>
                      </w:rPr>
                    </w:pPr>
                    <w:r>
                      <w:rPr>
                        <w:noProof/>
                      </w:rPr>
                      <w:t xml:space="preserve">[37] </w:t>
                    </w:r>
                  </w:p>
                </w:tc>
                <w:tc>
                  <w:tcPr>
                    <w:tcW w:w="0" w:type="auto"/>
                    <w:hideMark/>
                  </w:tcPr>
                  <w:p w14:paraId="4EC3039A" w14:textId="77777777" w:rsidR="00225F01" w:rsidRPr="00225F01" w:rsidRDefault="00225F01">
                    <w:pPr>
                      <w:pStyle w:val="Bibliography"/>
                      <w:rPr>
                        <w:noProof/>
                        <w:lang w:val="en-US"/>
                      </w:rPr>
                    </w:pPr>
                    <w:r w:rsidRPr="00225F01">
                      <w:rPr>
                        <w:noProof/>
                        <w:lang w:val="en-US"/>
                      </w:rPr>
                      <w:t xml:space="preserve">A. Zhang, J. Kang and C. Kwon, "Incorporating demand dynamics in multi-period capacitated fast-charging location planning for electric vehicles," </w:t>
                    </w:r>
                    <w:r w:rsidRPr="00225F01">
                      <w:rPr>
                        <w:i/>
                        <w:iCs/>
                        <w:noProof/>
                        <w:lang w:val="en-US"/>
                      </w:rPr>
                      <w:t xml:space="preserve">Transportation Research Part B, </w:t>
                    </w:r>
                    <w:r w:rsidRPr="00225F01">
                      <w:rPr>
                        <w:noProof/>
                        <w:lang w:val="en-US"/>
                      </w:rPr>
                      <w:t xml:space="preserve">vol. 103, pp. 5-29, 2017. </w:t>
                    </w:r>
                  </w:p>
                </w:tc>
              </w:tr>
              <w:tr w:rsidR="00225F01" w:rsidRPr="00070A50" w14:paraId="61CDD926" w14:textId="77777777">
                <w:trPr>
                  <w:divId w:val="74979188"/>
                  <w:tblCellSpacing w:w="15" w:type="dxa"/>
                </w:trPr>
                <w:tc>
                  <w:tcPr>
                    <w:tcW w:w="50" w:type="pct"/>
                    <w:hideMark/>
                  </w:tcPr>
                  <w:p w14:paraId="5C412797" w14:textId="77777777" w:rsidR="00225F01" w:rsidRDefault="00225F01">
                    <w:pPr>
                      <w:pStyle w:val="Bibliography"/>
                      <w:rPr>
                        <w:noProof/>
                      </w:rPr>
                    </w:pPr>
                    <w:r>
                      <w:rPr>
                        <w:noProof/>
                      </w:rPr>
                      <w:t xml:space="preserve">[38] </w:t>
                    </w:r>
                  </w:p>
                </w:tc>
                <w:tc>
                  <w:tcPr>
                    <w:tcW w:w="0" w:type="auto"/>
                    <w:hideMark/>
                  </w:tcPr>
                  <w:p w14:paraId="4A98C517" w14:textId="77777777" w:rsidR="00225F01" w:rsidRPr="00225F01" w:rsidRDefault="00225F01">
                    <w:pPr>
                      <w:pStyle w:val="Bibliography"/>
                      <w:rPr>
                        <w:noProof/>
                        <w:lang w:val="en-US"/>
                      </w:rPr>
                    </w:pPr>
                    <w:r w:rsidRPr="00225F01">
                      <w:rPr>
                        <w:noProof/>
                        <w:lang w:val="en-US"/>
                      </w:rPr>
                      <w:t xml:space="preserve">H. De Vries and H. Duijzer, "Incorporating driving range variability in network design for refueling facilities," </w:t>
                    </w:r>
                    <w:r w:rsidRPr="00225F01">
                      <w:rPr>
                        <w:i/>
                        <w:iCs/>
                        <w:noProof/>
                        <w:lang w:val="en-US"/>
                      </w:rPr>
                      <w:t xml:space="preserve">Omega, </w:t>
                    </w:r>
                    <w:r w:rsidRPr="00225F01">
                      <w:rPr>
                        <w:noProof/>
                        <w:lang w:val="en-US"/>
                      </w:rPr>
                      <w:t xml:space="preserve">vol. 69, pp. 102-114, 2017. </w:t>
                    </w:r>
                  </w:p>
                </w:tc>
              </w:tr>
              <w:tr w:rsidR="00225F01" w:rsidRPr="00070A50" w14:paraId="0A1EB2A2" w14:textId="77777777">
                <w:trPr>
                  <w:divId w:val="74979188"/>
                  <w:tblCellSpacing w:w="15" w:type="dxa"/>
                </w:trPr>
                <w:tc>
                  <w:tcPr>
                    <w:tcW w:w="50" w:type="pct"/>
                    <w:hideMark/>
                  </w:tcPr>
                  <w:p w14:paraId="31105FD2" w14:textId="77777777" w:rsidR="00225F01" w:rsidRDefault="00225F01">
                    <w:pPr>
                      <w:pStyle w:val="Bibliography"/>
                      <w:rPr>
                        <w:noProof/>
                      </w:rPr>
                    </w:pPr>
                    <w:r>
                      <w:rPr>
                        <w:noProof/>
                      </w:rPr>
                      <w:t xml:space="preserve">[39] </w:t>
                    </w:r>
                  </w:p>
                </w:tc>
                <w:tc>
                  <w:tcPr>
                    <w:tcW w:w="0" w:type="auto"/>
                    <w:hideMark/>
                  </w:tcPr>
                  <w:p w14:paraId="5C38CD09" w14:textId="77777777" w:rsidR="00225F01" w:rsidRPr="00225F01" w:rsidRDefault="00225F01">
                    <w:pPr>
                      <w:pStyle w:val="Bibliography"/>
                      <w:rPr>
                        <w:noProof/>
                        <w:lang w:val="en-US"/>
                      </w:rPr>
                    </w:pPr>
                    <w:r w:rsidRPr="00225F01">
                      <w:rPr>
                        <w:noProof/>
                        <w:lang w:val="en-US"/>
                      </w:rPr>
                      <w:t xml:space="preserve">C. Lee and J. Han, "Benders-and-price approach for electric vehicle charging station location problem under probabilistic travel range," </w:t>
                    </w:r>
                    <w:r w:rsidRPr="00225F01">
                      <w:rPr>
                        <w:i/>
                        <w:iCs/>
                        <w:noProof/>
                        <w:lang w:val="en-US"/>
                      </w:rPr>
                      <w:t xml:space="preserve">Transportation Research Part B, </w:t>
                    </w:r>
                    <w:r w:rsidRPr="00225F01">
                      <w:rPr>
                        <w:noProof/>
                        <w:lang w:val="en-US"/>
                      </w:rPr>
                      <w:t xml:space="preserve">vol. 106, pp. 130-152, 2017. </w:t>
                    </w:r>
                  </w:p>
                </w:tc>
              </w:tr>
              <w:tr w:rsidR="00225F01" w:rsidRPr="00070A50" w14:paraId="493FB9CA" w14:textId="77777777">
                <w:trPr>
                  <w:divId w:val="74979188"/>
                  <w:tblCellSpacing w:w="15" w:type="dxa"/>
                </w:trPr>
                <w:tc>
                  <w:tcPr>
                    <w:tcW w:w="50" w:type="pct"/>
                    <w:hideMark/>
                  </w:tcPr>
                  <w:p w14:paraId="56B79497" w14:textId="77777777" w:rsidR="00225F01" w:rsidRDefault="00225F01">
                    <w:pPr>
                      <w:pStyle w:val="Bibliography"/>
                      <w:rPr>
                        <w:noProof/>
                      </w:rPr>
                    </w:pPr>
                    <w:r>
                      <w:rPr>
                        <w:noProof/>
                      </w:rPr>
                      <w:t xml:space="preserve">[40] </w:t>
                    </w:r>
                  </w:p>
                </w:tc>
                <w:tc>
                  <w:tcPr>
                    <w:tcW w:w="0" w:type="auto"/>
                    <w:hideMark/>
                  </w:tcPr>
                  <w:p w14:paraId="5BCC5758" w14:textId="77777777" w:rsidR="00225F01" w:rsidRPr="00225F01" w:rsidRDefault="00225F01">
                    <w:pPr>
                      <w:pStyle w:val="Bibliography"/>
                      <w:rPr>
                        <w:noProof/>
                        <w:lang w:val="en-US"/>
                      </w:rPr>
                    </w:pPr>
                    <w:r w:rsidRPr="00225F01">
                      <w:rPr>
                        <w:noProof/>
                        <w:lang w:val="en-US"/>
                      </w:rPr>
                      <w:t xml:space="preserve">M. Hosseini and S. A. MirHassani, "Refueling-station location problem under uncertainty," </w:t>
                    </w:r>
                    <w:r w:rsidRPr="00225F01">
                      <w:rPr>
                        <w:i/>
                        <w:iCs/>
                        <w:noProof/>
                        <w:lang w:val="en-US"/>
                      </w:rPr>
                      <w:t xml:space="preserve">Transportation Research Part E, </w:t>
                    </w:r>
                    <w:r w:rsidRPr="00225F01">
                      <w:rPr>
                        <w:noProof/>
                        <w:lang w:val="en-US"/>
                      </w:rPr>
                      <w:t xml:space="preserve">vol. 84, pp. 101-116, 2015. </w:t>
                    </w:r>
                  </w:p>
                </w:tc>
              </w:tr>
              <w:tr w:rsidR="00225F01" w:rsidRPr="00070A50" w14:paraId="2341E46B" w14:textId="77777777">
                <w:trPr>
                  <w:divId w:val="74979188"/>
                  <w:tblCellSpacing w:w="15" w:type="dxa"/>
                </w:trPr>
                <w:tc>
                  <w:tcPr>
                    <w:tcW w:w="50" w:type="pct"/>
                    <w:hideMark/>
                  </w:tcPr>
                  <w:p w14:paraId="2CC746A9" w14:textId="77777777" w:rsidR="00225F01" w:rsidRDefault="00225F01">
                    <w:pPr>
                      <w:pStyle w:val="Bibliography"/>
                      <w:rPr>
                        <w:noProof/>
                      </w:rPr>
                    </w:pPr>
                    <w:r>
                      <w:rPr>
                        <w:noProof/>
                      </w:rPr>
                      <w:t xml:space="preserve">[41] </w:t>
                    </w:r>
                  </w:p>
                </w:tc>
                <w:tc>
                  <w:tcPr>
                    <w:tcW w:w="0" w:type="auto"/>
                    <w:hideMark/>
                  </w:tcPr>
                  <w:p w14:paraId="73EE97C9" w14:textId="77777777" w:rsidR="00225F01" w:rsidRPr="00225F01" w:rsidRDefault="00225F01">
                    <w:pPr>
                      <w:pStyle w:val="Bibliography"/>
                      <w:rPr>
                        <w:noProof/>
                        <w:lang w:val="en-US"/>
                      </w:rPr>
                    </w:pPr>
                    <w:r w:rsidRPr="00225F01">
                      <w:rPr>
                        <w:noProof/>
                        <w:lang w:val="en-US"/>
                      </w:rPr>
                      <w:t xml:space="preserve">F. Wu and R. Sioshansi, "A stochastic flow-capturing model to optimize the location of fast-charging stations with uncertain," </w:t>
                    </w:r>
                    <w:r w:rsidRPr="00225F01">
                      <w:rPr>
                        <w:i/>
                        <w:iCs/>
                        <w:noProof/>
                        <w:lang w:val="en-US"/>
                      </w:rPr>
                      <w:t xml:space="preserve">Transportation Research Part D, </w:t>
                    </w:r>
                    <w:r w:rsidRPr="00225F01">
                      <w:rPr>
                        <w:noProof/>
                        <w:lang w:val="en-US"/>
                      </w:rPr>
                      <w:t xml:space="preserve">vol. 53, pp. </w:t>
                    </w:r>
                    <w:r w:rsidRPr="00225F01">
                      <w:rPr>
                        <w:noProof/>
                        <w:lang w:val="en-US"/>
                      </w:rPr>
                      <w:lastRenderedPageBreak/>
                      <w:t xml:space="preserve">354-376, 2017. </w:t>
                    </w:r>
                  </w:p>
                </w:tc>
              </w:tr>
              <w:tr w:rsidR="00225F01" w:rsidRPr="00070A50" w14:paraId="3B2F7BB6" w14:textId="77777777">
                <w:trPr>
                  <w:divId w:val="74979188"/>
                  <w:tblCellSpacing w:w="15" w:type="dxa"/>
                </w:trPr>
                <w:tc>
                  <w:tcPr>
                    <w:tcW w:w="50" w:type="pct"/>
                    <w:hideMark/>
                  </w:tcPr>
                  <w:p w14:paraId="31E4B404" w14:textId="77777777" w:rsidR="00225F01" w:rsidRDefault="00225F01">
                    <w:pPr>
                      <w:pStyle w:val="Bibliography"/>
                      <w:rPr>
                        <w:noProof/>
                      </w:rPr>
                    </w:pPr>
                    <w:r>
                      <w:rPr>
                        <w:noProof/>
                      </w:rPr>
                      <w:lastRenderedPageBreak/>
                      <w:t xml:space="preserve">[42] </w:t>
                    </w:r>
                  </w:p>
                </w:tc>
                <w:tc>
                  <w:tcPr>
                    <w:tcW w:w="0" w:type="auto"/>
                    <w:hideMark/>
                  </w:tcPr>
                  <w:p w14:paraId="2DDABA72" w14:textId="77777777" w:rsidR="00225F01" w:rsidRPr="00225F01" w:rsidRDefault="00225F01">
                    <w:pPr>
                      <w:pStyle w:val="Bibliography"/>
                      <w:rPr>
                        <w:noProof/>
                        <w:lang w:val="en-US"/>
                      </w:rPr>
                    </w:pPr>
                    <w:r w:rsidRPr="00225F01">
                      <w:rPr>
                        <w:noProof/>
                        <w:lang w:val="en-US"/>
                      </w:rPr>
                      <w:t xml:space="preserve">M. Miralinaghi, Y. Lou, B. B. Keskin and A. Zarrinmehr, "Refueling station location problem with traffic deviation considering route choice and demand uncertainty," </w:t>
                    </w:r>
                    <w:r w:rsidRPr="00225F01">
                      <w:rPr>
                        <w:i/>
                        <w:iCs/>
                        <w:noProof/>
                        <w:lang w:val="en-US"/>
                      </w:rPr>
                      <w:t xml:space="preserve">International Journal of Hydrogen Energy, </w:t>
                    </w:r>
                    <w:r w:rsidRPr="00225F01">
                      <w:rPr>
                        <w:noProof/>
                        <w:lang w:val="en-US"/>
                      </w:rPr>
                      <w:t xml:space="preserve">vol. 42, no. 5, pp. 3335-3351, 2017. </w:t>
                    </w:r>
                  </w:p>
                </w:tc>
              </w:tr>
              <w:tr w:rsidR="00225F01" w:rsidRPr="00225F01" w14:paraId="3B995ADE" w14:textId="77777777">
                <w:trPr>
                  <w:divId w:val="74979188"/>
                  <w:tblCellSpacing w:w="15" w:type="dxa"/>
                </w:trPr>
                <w:tc>
                  <w:tcPr>
                    <w:tcW w:w="50" w:type="pct"/>
                    <w:hideMark/>
                  </w:tcPr>
                  <w:p w14:paraId="27A9B5DB" w14:textId="77777777" w:rsidR="00225F01" w:rsidRDefault="00225F01">
                    <w:pPr>
                      <w:pStyle w:val="Bibliography"/>
                      <w:rPr>
                        <w:noProof/>
                      </w:rPr>
                    </w:pPr>
                    <w:r>
                      <w:rPr>
                        <w:noProof/>
                      </w:rPr>
                      <w:t xml:space="preserve">[43] </w:t>
                    </w:r>
                  </w:p>
                </w:tc>
                <w:tc>
                  <w:tcPr>
                    <w:tcW w:w="0" w:type="auto"/>
                    <w:hideMark/>
                  </w:tcPr>
                  <w:p w14:paraId="34B26A00" w14:textId="77777777" w:rsidR="00225F01" w:rsidRPr="00070A50" w:rsidRDefault="00225F01">
                    <w:pPr>
                      <w:pStyle w:val="Bibliography"/>
                      <w:rPr>
                        <w:noProof/>
                        <w:rPrChange w:id="203" w:author="Floriana Graziano" w:date="2023-10-16T21:57:00Z">
                          <w:rPr>
                            <w:noProof/>
                            <w:lang w:val="en-US"/>
                          </w:rPr>
                        </w:rPrChange>
                      </w:rPr>
                    </w:pPr>
                    <w:r w:rsidRPr="00070A50">
                      <w:rPr>
                        <w:noProof/>
                        <w:rPrChange w:id="204" w:author="Floriana Graziano" w:date="2023-10-16T21:57:00Z">
                          <w:rPr>
                            <w:noProof/>
                            <w:lang w:val="en-US"/>
                          </w:rPr>
                        </w:rPrChange>
                      </w:rPr>
                      <w:t xml:space="preserve">P. Sadeghi-Barzani, A. Rajabi-Ghahnavieh and H. Kazemi-Karegar, "Optimal fast charging station placing and sizing," </w:t>
                    </w:r>
                    <w:r w:rsidRPr="00070A50">
                      <w:rPr>
                        <w:i/>
                        <w:iCs/>
                        <w:noProof/>
                        <w:rPrChange w:id="205" w:author="Floriana Graziano" w:date="2023-10-16T21:57:00Z">
                          <w:rPr>
                            <w:i/>
                            <w:iCs/>
                            <w:noProof/>
                            <w:lang w:val="en-US"/>
                          </w:rPr>
                        </w:rPrChange>
                      </w:rPr>
                      <w:t xml:space="preserve">Applied Energy, </w:t>
                    </w:r>
                    <w:r w:rsidRPr="00070A50">
                      <w:rPr>
                        <w:noProof/>
                        <w:rPrChange w:id="206" w:author="Floriana Graziano" w:date="2023-10-16T21:57:00Z">
                          <w:rPr>
                            <w:noProof/>
                            <w:lang w:val="en-US"/>
                          </w:rPr>
                        </w:rPrChange>
                      </w:rPr>
                      <w:t xml:space="preserve">vol. 125, pp. 289-299, 2014. </w:t>
                    </w:r>
                  </w:p>
                </w:tc>
              </w:tr>
              <w:tr w:rsidR="00225F01" w14:paraId="6B40EC29" w14:textId="77777777">
                <w:trPr>
                  <w:divId w:val="74979188"/>
                  <w:tblCellSpacing w:w="15" w:type="dxa"/>
                </w:trPr>
                <w:tc>
                  <w:tcPr>
                    <w:tcW w:w="50" w:type="pct"/>
                    <w:hideMark/>
                  </w:tcPr>
                  <w:p w14:paraId="053FBA76" w14:textId="77777777" w:rsidR="00225F01" w:rsidRDefault="00225F01">
                    <w:pPr>
                      <w:pStyle w:val="Bibliography"/>
                      <w:rPr>
                        <w:noProof/>
                      </w:rPr>
                    </w:pPr>
                    <w:r>
                      <w:rPr>
                        <w:noProof/>
                      </w:rPr>
                      <w:t xml:space="preserve">[44] </w:t>
                    </w:r>
                  </w:p>
                </w:tc>
                <w:tc>
                  <w:tcPr>
                    <w:tcW w:w="0" w:type="auto"/>
                    <w:hideMark/>
                  </w:tcPr>
                  <w:p w14:paraId="78E1031A" w14:textId="77777777" w:rsidR="00225F01" w:rsidRDefault="00225F01">
                    <w:pPr>
                      <w:pStyle w:val="Bibliography"/>
                      <w:rPr>
                        <w:noProof/>
                      </w:rPr>
                    </w:pPr>
                    <w:r w:rsidRPr="00225F01">
                      <w:rPr>
                        <w:noProof/>
                        <w:lang w:val="en-US"/>
                      </w:rPr>
                      <w:t xml:space="preserve">O. Arslan and O. Karasan, "A Benders decomposition approach for the charging station location problem with plug-in hybrid electric vehicles," </w:t>
                    </w:r>
                    <w:r w:rsidRPr="00225F01">
                      <w:rPr>
                        <w:i/>
                        <w:iCs/>
                        <w:noProof/>
                        <w:lang w:val="en-US"/>
                      </w:rPr>
                      <w:t xml:space="preserve">Transportation Research Part B: Methodological, </w:t>
                    </w:r>
                    <w:r w:rsidRPr="00225F01">
                      <w:rPr>
                        <w:noProof/>
                        <w:lang w:val="en-US"/>
                      </w:rPr>
                      <w:t xml:space="preserve">vol. 93, no. </w:t>
                    </w:r>
                    <w:r>
                      <w:rPr>
                        <w:noProof/>
                      </w:rPr>
                      <w:t xml:space="preserve">A, pp. 670-695, 2016. </w:t>
                    </w:r>
                  </w:p>
                </w:tc>
              </w:tr>
              <w:tr w:rsidR="00225F01" w:rsidRPr="00070A50" w14:paraId="515A37FF" w14:textId="77777777">
                <w:trPr>
                  <w:divId w:val="74979188"/>
                  <w:tblCellSpacing w:w="15" w:type="dxa"/>
                </w:trPr>
                <w:tc>
                  <w:tcPr>
                    <w:tcW w:w="50" w:type="pct"/>
                    <w:hideMark/>
                  </w:tcPr>
                  <w:p w14:paraId="34B0DA81" w14:textId="77777777" w:rsidR="00225F01" w:rsidRDefault="00225F01">
                    <w:pPr>
                      <w:pStyle w:val="Bibliography"/>
                      <w:rPr>
                        <w:noProof/>
                      </w:rPr>
                    </w:pPr>
                    <w:r>
                      <w:rPr>
                        <w:noProof/>
                      </w:rPr>
                      <w:t xml:space="preserve">[45] </w:t>
                    </w:r>
                  </w:p>
                </w:tc>
                <w:tc>
                  <w:tcPr>
                    <w:tcW w:w="0" w:type="auto"/>
                    <w:hideMark/>
                  </w:tcPr>
                  <w:p w14:paraId="7FBB5935" w14:textId="77777777" w:rsidR="00225F01" w:rsidRPr="00225F01" w:rsidRDefault="00225F01">
                    <w:pPr>
                      <w:pStyle w:val="Bibliography"/>
                      <w:rPr>
                        <w:noProof/>
                        <w:lang w:val="en-US"/>
                      </w:rPr>
                    </w:pPr>
                    <w:r w:rsidRPr="00225F01">
                      <w:rPr>
                        <w:noProof/>
                        <w:lang w:val="en-US"/>
                      </w:rPr>
                      <w:t xml:space="preserve">K. Zhang, L. Xu, M. Ouyang, H. Wang, L. Lu, J. Li and Z. Li, "Optimal decentralized valley-filling charging strategy for electric vehicles," </w:t>
                    </w:r>
                    <w:r w:rsidRPr="00225F01">
                      <w:rPr>
                        <w:i/>
                        <w:iCs/>
                        <w:noProof/>
                        <w:lang w:val="en-US"/>
                      </w:rPr>
                      <w:t xml:space="preserve">Energy Conversion and Management, </w:t>
                    </w:r>
                    <w:r w:rsidRPr="00225F01">
                      <w:rPr>
                        <w:noProof/>
                        <w:lang w:val="en-US"/>
                      </w:rPr>
                      <w:t xml:space="preserve">vol. 78, pp. 537-550, 2014. </w:t>
                    </w:r>
                  </w:p>
                </w:tc>
              </w:tr>
              <w:tr w:rsidR="00225F01" w:rsidRPr="00070A50" w14:paraId="626F6088" w14:textId="77777777">
                <w:trPr>
                  <w:divId w:val="74979188"/>
                  <w:tblCellSpacing w:w="15" w:type="dxa"/>
                </w:trPr>
                <w:tc>
                  <w:tcPr>
                    <w:tcW w:w="50" w:type="pct"/>
                    <w:hideMark/>
                  </w:tcPr>
                  <w:p w14:paraId="0D23014A" w14:textId="77777777" w:rsidR="00225F01" w:rsidRDefault="00225F01">
                    <w:pPr>
                      <w:pStyle w:val="Bibliography"/>
                      <w:rPr>
                        <w:noProof/>
                      </w:rPr>
                    </w:pPr>
                    <w:r>
                      <w:rPr>
                        <w:noProof/>
                      </w:rPr>
                      <w:t xml:space="preserve">[46] </w:t>
                    </w:r>
                  </w:p>
                </w:tc>
                <w:tc>
                  <w:tcPr>
                    <w:tcW w:w="0" w:type="auto"/>
                    <w:hideMark/>
                  </w:tcPr>
                  <w:p w14:paraId="12F52A95" w14:textId="77777777" w:rsidR="00225F01" w:rsidRPr="00225F01" w:rsidRDefault="00225F01">
                    <w:pPr>
                      <w:pStyle w:val="Bibliography"/>
                      <w:rPr>
                        <w:noProof/>
                        <w:lang w:val="en-US"/>
                      </w:rPr>
                    </w:pPr>
                    <w:r w:rsidRPr="00225F01">
                      <w:rPr>
                        <w:noProof/>
                        <w:lang w:val="en-US"/>
                      </w:rPr>
                      <w:t xml:space="preserve">Z. Zhu, Z. Gao, J. Zheng and H. Du, "Charging station location problem of plug-in electric vehicles," </w:t>
                    </w:r>
                    <w:r w:rsidRPr="00225F01">
                      <w:rPr>
                        <w:i/>
                        <w:iCs/>
                        <w:noProof/>
                        <w:lang w:val="en-US"/>
                      </w:rPr>
                      <w:t xml:space="preserve">Journal of Transport Geography, </w:t>
                    </w:r>
                    <w:r w:rsidRPr="00225F01">
                      <w:rPr>
                        <w:noProof/>
                        <w:lang w:val="en-US"/>
                      </w:rPr>
                      <w:t xml:space="preserve">vol. 52, pp. 11-22, 2016. </w:t>
                    </w:r>
                  </w:p>
                </w:tc>
              </w:tr>
              <w:tr w:rsidR="00225F01" w:rsidRPr="00070A50" w14:paraId="13D3A1AD" w14:textId="77777777">
                <w:trPr>
                  <w:divId w:val="74979188"/>
                  <w:tblCellSpacing w:w="15" w:type="dxa"/>
                </w:trPr>
                <w:tc>
                  <w:tcPr>
                    <w:tcW w:w="50" w:type="pct"/>
                    <w:hideMark/>
                  </w:tcPr>
                  <w:p w14:paraId="65D72968" w14:textId="77777777" w:rsidR="00225F01" w:rsidRDefault="00225F01">
                    <w:pPr>
                      <w:pStyle w:val="Bibliography"/>
                      <w:rPr>
                        <w:noProof/>
                      </w:rPr>
                    </w:pPr>
                    <w:r>
                      <w:rPr>
                        <w:noProof/>
                      </w:rPr>
                      <w:t xml:space="preserve">[47] </w:t>
                    </w:r>
                  </w:p>
                </w:tc>
                <w:tc>
                  <w:tcPr>
                    <w:tcW w:w="0" w:type="auto"/>
                    <w:hideMark/>
                  </w:tcPr>
                  <w:p w14:paraId="0A5C591F" w14:textId="77777777" w:rsidR="00225F01" w:rsidRPr="00225F01" w:rsidRDefault="00225F01">
                    <w:pPr>
                      <w:pStyle w:val="Bibliography"/>
                      <w:rPr>
                        <w:noProof/>
                        <w:lang w:val="en-US"/>
                      </w:rPr>
                    </w:pPr>
                    <w:r w:rsidRPr="00225F01">
                      <w:rPr>
                        <w:noProof/>
                        <w:lang w:val="en-US"/>
                      </w:rPr>
                      <w:t xml:space="preserve">M. Akbari, M. Brenna and M. Longo, "Optimal Locating of Electric Vehicle Charging Stations by Application of Genetic Algorithm," </w:t>
                    </w:r>
                    <w:r w:rsidRPr="00225F01">
                      <w:rPr>
                        <w:i/>
                        <w:iCs/>
                        <w:noProof/>
                        <w:lang w:val="en-US"/>
                      </w:rPr>
                      <w:t xml:space="preserve">Sustainability, </w:t>
                    </w:r>
                    <w:r w:rsidRPr="00225F01">
                      <w:rPr>
                        <w:noProof/>
                        <w:lang w:val="en-US"/>
                      </w:rPr>
                      <w:t xml:space="preserve">vol. 10, no. 4, 2018. </w:t>
                    </w:r>
                  </w:p>
                </w:tc>
              </w:tr>
              <w:tr w:rsidR="00225F01" w:rsidRPr="00225F01" w14:paraId="14D3D7A6" w14:textId="77777777">
                <w:trPr>
                  <w:divId w:val="74979188"/>
                  <w:tblCellSpacing w:w="15" w:type="dxa"/>
                </w:trPr>
                <w:tc>
                  <w:tcPr>
                    <w:tcW w:w="50" w:type="pct"/>
                    <w:hideMark/>
                  </w:tcPr>
                  <w:p w14:paraId="38EE3227" w14:textId="77777777" w:rsidR="00225F01" w:rsidRDefault="00225F01">
                    <w:pPr>
                      <w:pStyle w:val="Bibliography"/>
                      <w:rPr>
                        <w:noProof/>
                      </w:rPr>
                    </w:pPr>
                    <w:r>
                      <w:rPr>
                        <w:noProof/>
                      </w:rPr>
                      <w:t xml:space="preserve">[48] </w:t>
                    </w:r>
                  </w:p>
                </w:tc>
                <w:tc>
                  <w:tcPr>
                    <w:tcW w:w="0" w:type="auto"/>
                    <w:hideMark/>
                  </w:tcPr>
                  <w:p w14:paraId="2506E6E0" w14:textId="77777777" w:rsidR="00225F01" w:rsidRPr="00070A50" w:rsidRDefault="00225F01">
                    <w:pPr>
                      <w:pStyle w:val="Bibliography"/>
                      <w:rPr>
                        <w:noProof/>
                        <w:rPrChange w:id="207" w:author="Floriana Graziano" w:date="2023-10-16T21:57:00Z">
                          <w:rPr>
                            <w:noProof/>
                            <w:lang w:val="en-US"/>
                          </w:rPr>
                        </w:rPrChange>
                      </w:rPr>
                    </w:pPr>
                    <w:r w:rsidRPr="00070A50">
                      <w:rPr>
                        <w:noProof/>
                        <w:rPrChange w:id="208" w:author="Floriana Graziano" w:date="2023-10-16T21:57:00Z">
                          <w:rPr>
                            <w:noProof/>
                            <w:lang w:val="en-US"/>
                          </w:rPr>
                        </w:rPrChange>
                      </w:rPr>
                      <w:t xml:space="preserve">A. Awasthi, K. Venkitusamy, S. Padmanaban, R. Selvamuthukumaran, F. Blaabjerg and A. K. Singh, "Optimal planning of electric vehicle charging station at the distribution system using hybrid optimization algorithm," </w:t>
                    </w:r>
                    <w:r w:rsidRPr="00070A50">
                      <w:rPr>
                        <w:i/>
                        <w:iCs/>
                        <w:noProof/>
                        <w:rPrChange w:id="209" w:author="Floriana Graziano" w:date="2023-10-16T21:57:00Z">
                          <w:rPr>
                            <w:i/>
                            <w:iCs/>
                            <w:noProof/>
                            <w:lang w:val="en-US"/>
                          </w:rPr>
                        </w:rPrChange>
                      </w:rPr>
                      <w:t xml:space="preserve">Energy, </w:t>
                    </w:r>
                    <w:r w:rsidRPr="00070A50">
                      <w:rPr>
                        <w:noProof/>
                        <w:rPrChange w:id="210" w:author="Floriana Graziano" w:date="2023-10-16T21:57:00Z">
                          <w:rPr>
                            <w:noProof/>
                            <w:lang w:val="en-US"/>
                          </w:rPr>
                        </w:rPrChange>
                      </w:rPr>
                      <w:t xml:space="preserve">vol. 113, pp. 70-78, 2017. </w:t>
                    </w:r>
                  </w:p>
                </w:tc>
              </w:tr>
              <w:tr w:rsidR="00225F01" w:rsidRPr="00070A50" w14:paraId="0FCCB6D7" w14:textId="77777777">
                <w:trPr>
                  <w:divId w:val="74979188"/>
                  <w:tblCellSpacing w:w="15" w:type="dxa"/>
                </w:trPr>
                <w:tc>
                  <w:tcPr>
                    <w:tcW w:w="50" w:type="pct"/>
                    <w:hideMark/>
                  </w:tcPr>
                  <w:p w14:paraId="1E04BE98" w14:textId="77777777" w:rsidR="00225F01" w:rsidRDefault="00225F01">
                    <w:pPr>
                      <w:pStyle w:val="Bibliography"/>
                      <w:rPr>
                        <w:noProof/>
                      </w:rPr>
                    </w:pPr>
                    <w:r>
                      <w:rPr>
                        <w:noProof/>
                      </w:rPr>
                      <w:t xml:space="preserve">[49] </w:t>
                    </w:r>
                  </w:p>
                </w:tc>
                <w:tc>
                  <w:tcPr>
                    <w:tcW w:w="0" w:type="auto"/>
                    <w:hideMark/>
                  </w:tcPr>
                  <w:p w14:paraId="3710850B" w14:textId="77777777" w:rsidR="00225F01" w:rsidRPr="00225F01" w:rsidRDefault="00225F01">
                    <w:pPr>
                      <w:pStyle w:val="Bibliography"/>
                      <w:rPr>
                        <w:noProof/>
                        <w:lang w:val="en-US"/>
                      </w:rPr>
                    </w:pPr>
                    <w:r w:rsidRPr="00225F01">
                      <w:rPr>
                        <w:noProof/>
                        <w:lang w:val="en-US"/>
                      </w:rPr>
                      <w:t xml:space="preserve">Y. Chen, C. Cheng, S. Li and C. Yu, "Location optimization for multiple types of charging stations for electric scooters," </w:t>
                    </w:r>
                    <w:r w:rsidRPr="00225F01">
                      <w:rPr>
                        <w:i/>
                        <w:iCs/>
                        <w:noProof/>
                        <w:lang w:val="en-US"/>
                      </w:rPr>
                      <w:t xml:space="preserve">Applied Soft Computing, </w:t>
                    </w:r>
                    <w:r w:rsidRPr="00225F01">
                      <w:rPr>
                        <w:noProof/>
                        <w:lang w:val="en-US"/>
                      </w:rPr>
                      <w:t xml:space="preserve">vol. 67, pp. 519-528, 2018. </w:t>
                    </w:r>
                  </w:p>
                </w:tc>
              </w:tr>
              <w:tr w:rsidR="00225F01" w:rsidRPr="00070A50" w14:paraId="5845C96B" w14:textId="77777777">
                <w:trPr>
                  <w:divId w:val="74979188"/>
                  <w:tblCellSpacing w:w="15" w:type="dxa"/>
                </w:trPr>
                <w:tc>
                  <w:tcPr>
                    <w:tcW w:w="50" w:type="pct"/>
                    <w:hideMark/>
                  </w:tcPr>
                  <w:p w14:paraId="3B8F004A" w14:textId="77777777" w:rsidR="00225F01" w:rsidRDefault="00225F01">
                    <w:pPr>
                      <w:pStyle w:val="Bibliography"/>
                      <w:rPr>
                        <w:noProof/>
                      </w:rPr>
                    </w:pPr>
                    <w:r>
                      <w:rPr>
                        <w:noProof/>
                      </w:rPr>
                      <w:t xml:space="preserve">[50] </w:t>
                    </w:r>
                  </w:p>
                </w:tc>
                <w:tc>
                  <w:tcPr>
                    <w:tcW w:w="0" w:type="auto"/>
                    <w:hideMark/>
                  </w:tcPr>
                  <w:p w14:paraId="780AFAD6" w14:textId="77777777" w:rsidR="00225F01" w:rsidRPr="00225F01" w:rsidRDefault="00225F01">
                    <w:pPr>
                      <w:pStyle w:val="Bibliography"/>
                      <w:rPr>
                        <w:noProof/>
                        <w:lang w:val="en-US"/>
                      </w:rPr>
                    </w:pPr>
                    <w:r w:rsidRPr="00225F01">
                      <w:rPr>
                        <w:noProof/>
                        <w:lang w:val="en-US"/>
                      </w:rPr>
                      <w:t xml:space="preserve">Y. Zhang, Q. Zhang, A. Farnoosh, S. Chen and Y. Li, "GIS-Based Multi-Objective Particle Swarm Optimization of charging stations for electric vehicles," </w:t>
                    </w:r>
                    <w:r w:rsidRPr="00225F01">
                      <w:rPr>
                        <w:i/>
                        <w:iCs/>
                        <w:noProof/>
                        <w:lang w:val="en-US"/>
                      </w:rPr>
                      <w:t xml:space="preserve">Energy, </w:t>
                    </w:r>
                    <w:r w:rsidRPr="00225F01">
                      <w:rPr>
                        <w:noProof/>
                        <w:lang w:val="en-US"/>
                      </w:rPr>
                      <w:t xml:space="preserve">vol. 169, pp. 844-853, 2019. </w:t>
                    </w:r>
                  </w:p>
                </w:tc>
              </w:tr>
              <w:tr w:rsidR="00225F01" w:rsidRPr="00070A50" w14:paraId="40D54170" w14:textId="77777777">
                <w:trPr>
                  <w:divId w:val="74979188"/>
                  <w:tblCellSpacing w:w="15" w:type="dxa"/>
                </w:trPr>
                <w:tc>
                  <w:tcPr>
                    <w:tcW w:w="50" w:type="pct"/>
                    <w:hideMark/>
                  </w:tcPr>
                  <w:p w14:paraId="084CFA72" w14:textId="77777777" w:rsidR="00225F01" w:rsidRDefault="00225F01">
                    <w:pPr>
                      <w:pStyle w:val="Bibliography"/>
                      <w:rPr>
                        <w:noProof/>
                      </w:rPr>
                    </w:pPr>
                    <w:r>
                      <w:rPr>
                        <w:noProof/>
                      </w:rPr>
                      <w:t xml:space="preserve">[51] </w:t>
                    </w:r>
                  </w:p>
                </w:tc>
                <w:tc>
                  <w:tcPr>
                    <w:tcW w:w="0" w:type="auto"/>
                    <w:hideMark/>
                  </w:tcPr>
                  <w:p w14:paraId="0C30A276" w14:textId="77777777" w:rsidR="00225F01" w:rsidRPr="00225F01" w:rsidRDefault="00225F01">
                    <w:pPr>
                      <w:pStyle w:val="Bibliography"/>
                      <w:rPr>
                        <w:noProof/>
                        <w:lang w:val="en-US"/>
                      </w:rPr>
                    </w:pPr>
                    <w:r w:rsidRPr="00225F01">
                      <w:rPr>
                        <w:noProof/>
                        <w:lang w:val="en-US"/>
                      </w:rPr>
                      <w:t xml:space="preserve">M. Straka and L. Buzna, "Clustering algorithms applied to usage related segments of electric vehicle charging stations," </w:t>
                    </w:r>
                    <w:r w:rsidRPr="00225F01">
                      <w:rPr>
                        <w:i/>
                        <w:iCs/>
                        <w:noProof/>
                        <w:lang w:val="en-US"/>
                      </w:rPr>
                      <w:t xml:space="preserve">Transportation Research Procedia, </w:t>
                    </w:r>
                    <w:r w:rsidRPr="00225F01">
                      <w:rPr>
                        <w:noProof/>
                        <w:lang w:val="en-US"/>
                      </w:rPr>
                      <w:t xml:space="preserve">vol. 40, pp. 1576-1582, 2019. </w:t>
                    </w:r>
                  </w:p>
                </w:tc>
              </w:tr>
              <w:tr w:rsidR="00225F01" w:rsidRPr="00070A50" w14:paraId="6E49771B" w14:textId="77777777">
                <w:trPr>
                  <w:divId w:val="74979188"/>
                  <w:tblCellSpacing w:w="15" w:type="dxa"/>
                </w:trPr>
                <w:tc>
                  <w:tcPr>
                    <w:tcW w:w="50" w:type="pct"/>
                    <w:hideMark/>
                  </w:tcPr>
                  <w:p w14:paraId="503C44D9" w14:textId="77777777" w:rsidR="00225F01" w:rsidRDefault="00225F01">
                    <w:pPr>
                      <w:pStyle w:val="Bibliography"/>
                      <w:rPr>
                        <w:noProof/>
                      </w:rPr>
                    </w:pPr>
                    <w:r>
                      <w:rPr>
                        <w:noProof/>
                      </w:rPr>
                      <w:lastRenderedPageBreak/>
                      <w:t xml:space="preserve">[52] </w:t>
                    </w:r>
                  </w:p>
                </w:tc>
                <w:tc>
                  <w:tcPr>
                    <w:tcW w:w="0" w:type="auto"/>
                    <w:hideMark/>
                  </w:tcPr>
                  <w:p w14:paraId="332A0689" w14:textId="77777777" w:rsidR="00225F01" w:rsidRPr="00225F01" w:rsidRDefault="00225F01">
                    <w:pPr>
                      <w:pStyle w:val="Bibliography"/>
                      <w:rPr>
                        <w:noProof/>
                        <w:lang w:val="en-US"/>
                      </w:rPr>
                    </w:pPr>
                    <w:r w:rsidRPr="00225F01">
                      <w:rPr>
                        <w:noProof/>
                        <w:lang w:val="en-US"/>
                      </w:rPr>
                      <w:t xml:space="preserve">Y. Wu, A. Ravey, D. Chrenko and A. Miraoui, "Demand side energy management of EV charging stations by approximate dynamic programming," </w:t>
                    </w:r>
                    <w:r w:rsidRPr="00225F01">
                      <w:rPr>
                        <w:i/>
                        <w:iCs/>
                        <w:noProof/>
                        <w:lang w:val="en-US"/>
                      </w:rPr>
                      <w:t xml:space="preserve">Energy Conversion and Management, </w:t>
                    </w:r>
                    <w:r w:rsidRPr="00225F01">
                      <w:rPr>
                        <w:noProof/>
                        <w:lang w:val="en-US"/>
                      </w:rPr>
                      <w:t xml:space="preserve">vol. 196, pp. 878-890, 2019. </w:t>
                    </w:r>
                  </w:p>
                </w:tc>
              </w:tr>
              <w:tr w:rsidR="00225F01" w14:paraId="6CEB5736" w14:textId="77777777">
                <w:trPr>
                  <w:divId w:val="74979188"/>
                  <w:tblCellSpacing w:w="15" w:type="dxa"/>
                </w:trPr>
                <w:tc>
                  <w:tcPr>
                    <w:tcW w:w="50" w:type="pct"/>
                    <w:hideMark/>
                  </w:tcPr>
                  <w:p w14:paraId="136B2FA3" w14:textId="77777777" w:rsidR="00225F01" w:rsidRDefault="00225F01">
                    <w:pPr>
                      <w:pStyle w:val="Bibliography"/>
                      <w:rPr>
                        <w:noProof/>
                      </w:rPr>
                    </w:pPr>
                    <w:r>
                      <w:rPr>
                        <w:noProof/>
                      </w:rPr>
                      <w:t xml:space="preserve">[53] </w:t>
                    </w:r>
                  </w:p>
                </w:tc>
                <w:tc>
                  <w:tcPr>
                    <w:tcW w:w="0" w:type="auto"/>
                    <w:hideMark/>
                  </w:tcPr>
                  <w:p w14:paraId="120F3830" w14:textId="77777777" w:rsidR="00225F01" w:rsidRDefault="00225F01">
                    <w:pPr>
                      <w:pStyle w:val="Bibliography"/>
                      <w:rPr>
                        <w:noProof/>
                      </w:rPr>
                    </w:pPr>
                    <w:r>
                      <w:rPr>
                        <w:noProof/>
                      </w:rPr>
                      <w:t xml:space="preserve">R. Diestel, Graph Theory, Springer, 2010. </w:t>
                    </w:r>
                  </w:p>
                </w:tc>
              </w:tr>
              <w:tr w:rsidR="00225F01" w:rsidRPr="00070A50" w14:paraId="70DF1336" w14:textId="77777777">
                <w:trPr>
                  <w:divId w:val="74979188"/>
                  <w:tblCellSpacing w:w="15" w:type="dxa"/>
                </w:trPr>
                <w:tc>
                  <w:tcPr>
                    <w:tcW w:w="50" w:type="pct"/>
                    <w:hideMark/>
                  </w:tcPr>
                  <w:p w14:paraId="1B7DA14A" w14:textId="77777777" w:rsidR="00225F01" w:rsidRDefault="00225F01">
                    <w:pPr>
                      <w:pStyle w:val="Bibliography"/>
                      <w:rPr>
                        <w:noProof/>
                      </w:rPr>
                    </w:pPr>
                    <w:r>
                      <w:rPr>
                        <w:noProof/>
                      </w:rPr>
                      <w:t xml:space="preserve">[54] </w:t>
                    </w:r>
                  </w:p>
                </w:tc>
                <w:tc>
                  <w:tcPr>
                    <w:tcW w:w="0" w:type="auto"/>
                    <w:hideMark/>
                  </w:tcPr>
                  <w:p w14:paraId="3DA1524C" w14:textId="77777777" w:rsidR="00225F01" w:rsidRPr="00225F01" w:rsidRDefault="00225F01">
                    <w:pPr>
                      <w:pStyle w:val="Bibliography"/>
                      <w:rPr>
                        <w:noProof/>
                        <w:lang w:val="en-US"/>
                      </w:rPr>
                    </w:pPr>
                    <w:r w:rsidRPr="00225F01">
                      <w:rPr>
                        <w:noProof/>
                        <w:lang w:val="en-US"/>
                      </w:rPr>
                      <w:t xml:space="preserve">T. H. Cormen, C. E. Leiserson, R. L. Rivest and C. Stein, Introduction to algorithms, MIT Press, 2009. </w:t>
                    </w:r>
                  </w:p>
                </w:tc>
              </w:tr>
              <w:tr w:rsidR="00225F01" w:rsidRPr="00070A50" w14:paraId="55F3488D" w14:textId="77777777">
                <w:trPr>
                  <w:divId w:val="74979188"/>
                  <w:tblCellSpacing w:w="15" w:type="dxa"/>
                </w:trPr>
                <w:tc>
                  <w:tcPr>
                    <w:tcW w:w="50" w:type="pct"/>
                    <w:hideMark/>
                  </w:tcPr>
                  <w:p w14:paraId="38F0E425" w14:textId="77777777" w:rsidR="00225F01" w:rsidRDefault="00225F01">
                    <w:pPr>
                      <w:pStyle w:val="Bibliography"/>
                      <w:rPr>
                        <w:noProof/>
                      </w:rPr>
                    </w:pPr>
                    <w:r>
                      <w:rPr>
                        <w:noProof/>
                      </w:rPr>
                      <w:t xml:space="preserve">[55] </w:t>
                    </w:r>
                  </w:p>
                </w:tc>
                <w:tc>
                  <w:tcPr>
                    <w:tcW w:w="0" w:type="auto"/>
                    <w:hideMark/>
                  </w:tcPr>
                  <w:p w14:paraId="0C6D3E14" w14:textId="77777777" w:rsidR="00225F01" w:rsidRPr="00225F01" w:rsidRDefault="00225F01">
                    <w:pPr>
                      <w:pStyle w:val="Bibliography"/>
                      <w:rPr>
                        <w:noProof/>
                        <w:lang w:val="en-US"/>
                      </w:rPr>
                    </w:pPr>
                    <w:r w:rsidRPr="00225F01">
                      <w:rPr>
                        <w:noProof/>
                        <w:lang w:val="en-US"/>
                      </w:rPr>
                      <w:t xml:space="preserve">M. Newman, Networks: An Introduction, Oxford University Press, 2010. </w:t>
                    </w:r>
                  </w:p>
                </w:tc>
              </w:tr>
              <w:tr w:rsidR="00225F01" w:rsidRPr="00225F01" w14:paraId="6CC1E218" w14:textId="77777777">
                <w:trPr>
                  <w:divId w:val="74979188"/>
                  <w:tblCellSpacing w:w="15" w:type="dxa"/>
                </w:trPr>
                <w:tc>
                  <w:tcPr>
                    <w:tcW w:w="50" w:type="pct"/>
                    <w:hideMark/>
                  </w:tcPr>
                  <w:p w14:paraId="71332768" w14:textId="77777777" w:rsidR="00225F01" w:rsidRDefault="00225F01">
                    <w:pPr>
                      <w:pStyle w:val="Bibliography"/>
                      <w:rPr>
                        <w:noProof/>
                      </w:rPr>
                    </w:pPr>
                    <w:r>
                      <w:rPr>
                        <w:noProof/>
                      </w:rPr>
                      <w:t xml:space="preserve">[56] </w:t>
                    </w:r>
                  </w:p>
                </w:tc>
                <w:tc>
                  <w:tcPr>
                    <w:tcW w:w="0" w:type="auto"/>
                    <w:hideMark/>
                  </w:tcPr>
                  <w:p w14:paraId="527BA6FC" w14:textId="77777777" w:rsidR="00225F01" w:rsidRPr="00225F01" w:rsidRDefault="00225F01">
                    <w:pPr>
                      <w:pStyle w:val="Bibliography"/>
                      <w:rPr>
                        <w:noProof/>
                        <w:lang w:val="en-US"/>
                      </w:rPr>
                    </w:pPr>
                    <w:r w:rsidRPr="00225F01">
                      <w:rPr>
                        <w:noProof/>
                        <w:lang w:val="en-US"/>
                      </w:rPr>
                      <w:t xml:space="preserve">W. L. Hamilton, Graph Representation Learning, Springer Link, 2020. </w:t>
                    </w:r>
                  </w:p>
                </w:tc>
              </w:tr>
              <w:tr w:rsidR="00225F01" w:rsidRPr="00070A50" w14:paraId="03841323" w14:textId="77777777">
                <w:trPr>
                  <w:divId w:val="74979188"/>
                  <w:tblCellSpacing w:w="15" w:type="dxa"/>
                </w:trPr>
                <w:tc>
                  <w:tcPr>
                    <w:tcW w:w="50" w:type="pct"/>
                    <w:hideMark/>
                  </w:tcPr>
                  <w:p w14:paraId="650B96AC" w14:textId="77777777" w:rsidR="00225F01" w:rsidRDefault="00225F01">
                    <w:pPr>
                      <w:pStyle w:val="Bibliography"/>
                      <w:rPr>
                        <w:noProof/>
                      </w:rPr>
                    </w:pPr>
                    <w:r>
                      <w:rPr>
                        <w:noProof/>
                      </w:rPr>
                      <w:t xml:space="preserve">[57] </w:t>
                    </w:r>
                  </w:p>
                </w:tc>
                <w:tc>
                  <w:tcPr>
                    <w:tcW w:w="0" w:type="auto"/>
                    <w:hideMark/>
                  </w:tcPr>
                  <w:p w14:paraId="08A02A51" w14:textId="77777777" w:rsidR="00225F01" w:rsidRPr="00225F01" w:rsidRDefault="00225F01">
                    <w:pPr>
                      <w:pStyle w:val="Bibliography"/>
                      <w:rPr>
                        <w:noProof/>
                        <w:lang w:val="en-US"/>
                      </w:rPr>
                    </w:pPr>
                    <w:r w:rsidRPr="00225F01">
                      <w:rPr>
                        <w:noProof/>
                        <w:lang w:val="en-US"/>
                      </w:rPr>
                      <w:t xml:space="preserve">O. Sporns, "Graph theory methods: applications in brain networks," </w:t>
                    </w:r>
                    <w:r w:rsidRPr="00225F01">
                      <w:rPr>
                        <w:i/>
                        <w:iCs/>
                        <w:noProof/>
                        <w:lang w:val="en-US"/>
                      </w:rPr>
                      <w:t xml:space="preserve">Dialogues Clin Neurosci, </w:t>
                    </w:r>
                    <w:r w:rsidRPr="00225F01">
                      <w:rPr>
                        <w:noProof/>
                        <w:lang w:val="en-US"/>
                      </w:rPr>
                      <w:t xml:space="preserve">pp. 111-121, 2018. </w:t>
                    </w:r>
                  </w:p>
                </w:tc>
              </w:tr>
              <w:tr w:rsidR="00225F01" w:rsidRPr="00070A50" w14:paraId="77A7107F" w14:textId="77777777">
                <w:trPr>
                  <w:divId w:val="74979188"/>
                  <w:tblCellSpacing w:w="15" w:type="dxa"/>
                </w:trPr>
                <w:tc>
                  <w:tcPr>
                    <w:tcW w:w="50" w:type="pct"/>
                    <w:hideMark/>
                  </w:tcPr>
                  <w:p w14:paraId="7CDED18B" w14:textId="77777777" w:rsidR="00225F01" w:rsidRDefault="00225F01">
                    <w:pPr>
                      <w:pStyle w:val="Bibliography"/>
                      <w:rPr>
                        <w:noProof/>
                      </w:rPr>
                    </w:pPr>
                    <w:r>
                      <w:rPr>
                        <w:noProof/>
                      </w:rPr>
                      <w:t xml:space="preserve">[58] </w:t>
                    </w:r>
                  </w:p>
                </w:tc>
                <w:tc>
                  <w:tcPr>
                    <w:tcW w:w="0" w:type="auto"/>
                    <w:hideMark/>
                  </w:tcPr>
                  <w:p w14:paraId="0B19CBAB" w14:textId="77777777" w:rsidR="00225F01" w:rsidRPr="00225F01" w:rsidRDefault="00225F01">
                    <w:pPr>
                      <w:pStyle w:val="Bibliography"/>
                      <w:rPr>
                        <w:noProof/>
                        <w:lang w:val="en-US"/>
                      </w:rPr>
                    </w:pPr>
                    <w:r w:rsidRPr="00225F01">
                      <w:rPr>
                        <w:noProof/>
                        <w:lang w:val="en-US"/>
                      </w:rPr>
                      <w:t xml:space="preserve">A. S. d. Mata, "Complex Networks: a Mini-review," </w:t>
                    </w:r>
                    <w:r w:rsidRPr="00225F01">
                      <w:rPr>
                        <w:i/>
                        <w:iCs/>
                        <w:noProof/>
                        <w:lang w:val="en-US"/>
                      </w:rPr>
                      <w:t xml:space="preserve">Brazilian Journal of Physics, </w:t>
                    </w:r>
                    <w:r w:rsidRPr="00225F01">
                      <w:rPr>
                        <w:noProof/>
                        <w:lang w:val="en-US"/>
                      </w:rPr>
                      <w:t xml:space="preserve">vol. 50, p. 658–67, 2020. </w:t>
                    </w:r>
                  </w:p>
                </w:tc>
              </w:tr>
              <w:tr w:rsidR="00225F01" w:rsidRPr="00070A50" w14:paraId="56C01AA7" w14:textId="77777777">
                <w:trPr>
                  <w:divId w:val="74979188"/>
                  <w:tblCellSpacing w:w="15" w:type="dxa"/>
                </w:trPr>
                <w:tc>
                  <w:tcPr>
                    <w:tcW w:w="50" w:type="pct"/>
                    <w:hideMark/>
                  </w:tcPr>
                  <w:p w14:paraId="5F30CCE0" w14:textId="77777777" w:rsidR="00225F01" w:rsidRDefault="00225F01">
                    <w:pPr>
                      <w:pStyle w:val="Bibliography"/>
                      <w:rPr>
                        <w:noProof/>
                      </w:rPr>
                    </w:pPr>
                    <w:r>
                      <w:rPr>
                        <w:noProof/>
                      </w:rPr>
                      <w:t xml:space="preserve">[59] </w:t>
                    </w:r>
                  </w:p>
                </w:tc>
                <w:tc>
                  <w:tcPr>
                    <w:tcW w:w="0" w:type="auto"/>
                    <w:hideMark/>
                  </w:tcPr>
                  <w:p w14:paraId="6E308736" w14:textId="77777777" w:rsidR="00225F01" w:rsidRPr="00225F01" w:rsidRDefault="00225F01">
                    <w:pPr>
                      <w:pStyle w:val="Bibliography"/>
                      <w:rPr>
                        <w:noProof/>
                        <w:lang w:val="en-US"/>
                      </w:rPr>
                    </w:pPr>
                    <w:r w:rsidRPr="00225F01">
                      <w:rPr>
                        <w:noProof/>
                        <w:lang w:val="en-US"/>
                      </w:rPr>
                      <w:t xml:space="preserve">H. Holland, Adaptation in Natural and Artificial Systems: An Introductory Analysis with Applications to Biology, Control, and Artificial Intelligence, MIT Press Direct, 1992. </w:t>
                    </w:r>
                  </w:p>
                </w:tc>
              </w:tr>
              <w:tr w:rsidR="00225F01" w:rsidRPr="00070A50" w14:paraId="2346A762" w14:textId="77777777">
                <w:trPr>
                  <w:divId w:val="74979188"/>
                  <w:tblCellSpacing w:w="15" w:type="dxa"/>
                </w:trPr>
                <w:tc>
                  <w:tcPr>
                    <w:tcW w:w="50" w:type="pct"/>
                    <w:hideMark/>
                  </w:tcPr>
                  <w:p w14:paraId="22CB5236" w14:textId="77777777" w:rsidR="00225F01" w:rsidRDefault="00225F01">
                    <w:pPr>
                      <w:pStyle w:val="Bibliography"/>
                      <w:rPr>
                        <w:noProof/>
                      </w:rPr>
                    </w:pPr>
                    <w:r>
                      <w:rPr>
                        <w:noProof/>
                      </w:rPr>
                      <w:t xml:space="preserve">[60] </w:t>
                    </w:r>
                  </w:p>
                </w:tc>
                <w:tc>
                  <w:tcPr>
                    <w:tcW w:w="0" w:type="auto"/>
                    <w:hideMark/>
                  </w:tcPr>
                  <w:p w14:paraId="6D1D976A" w14:textId="77777777" w:rsidR="00225F01" w:rsidRPr="00225F01" w:rsidRDefault="00225F01">
                    <w:pPr>
                      <w:pStyle w:val="Bibliography"/>
                      <w:rPr>
                        <w:noProof/>
                        <w:lang w:val="en-US"/>
                      </w:rPr>
                    </w:pPr>
                    <w:r w:rsidRPr="00225F01">
                      <w:rPr>
                        <w:noProof/>
                        <w:lang w:val="en-US"/>
                      </w:rPr>
                      <w:t xml:space="preserve">D. E. Goldberg, Genetic Algorithms in Search, Optimization and Machine Learning, Addison-Wesley Longman Publishing Co., Inc., 1989. </w:t>
                    </w:r>
                  </w:p>
                </w:tc>
              </w:tr>
              <w:tr w:rsidR="00225F01" w:rsidRPr="00070A50" w14:paraId="47382D9F" w14:textId="77777777">
                <w:trPr>
                  <w:divId w:val="74979188"/>
                  <w:tblCellSpacing w:w="15" w:type="dxa"/>
                </w:trPr>
                <w:tc>
                  <w:tcPr>
                    <w:tcW w:w="50" w:type="pct"/>
                    <w:hideMark/>
                  </w:tcPr>
                  <w:p w14:paraId="68902767" w14:textId="77777777" w:rsidR="00225F01" w:rsidRDefault="00225F01">
                    <w:pPr>
                      <w:pStyle w:val="Bibliography"/>
                      <w:rPr>
                        <w:noProof/>
                      </w:rPr>
                    </w:pPr>
                    <w:r>
                      <w:rPr>
                        <w:noProof/>
                      </w:rPr>
                      <w:t xml:space="preserve">[61] </w:t>
                    </w:r>
                  </w:p>
                </w:tc>
                <w:tc>
                  <w:tcPr>
                    <w:tcW w:w="0" w:type="auto"/>
                    <w:hideMark/>
                  </w:tcPr>
                  <w:p w14:paraId="7D447B39" w14:textId="77777777" w:rsidR="00225F01" w:rsidRPr="00225F01" w:rsidRDefault="00225F01">
                    <w:pPr>
                      <w:pStyle w:val="Bibliography"/>
                      <w:rPr>
                        <w:noProof/>
                        <w:lang w:val="en-US"/>
                      </w:rPr>
                    </w:pPr>
                    <w:r w:rsidRPr="00225F01">
                      <w:rPr>
                        <w:noProof/>
                        <w:lang w:val="en-US"/>
                      </w:rPr>
                      <w:t>K. De Jong, "An Analysis of the Behavior of a Class of Genetic Adaptive Systems," Department of Computer and Communication Sciences, University of Michigan, 1975.</w:t>
                    </w:r>
                  </w:p>
                </w:tc>
              </w:tr>
              <w:tr w:rsidR="00225F01" w:rsidRPr="00070A50" w14:paraId="1FF26DCA" w14:textId="77777777">
                <w:trPr>
                  <w:divId w:val="74979188"/>
                  <w:tblCellSpacing w:w="15" w:type="dxa"/>
                </w:trPr>
                <w:tc>
                  <w:tcPr>
                    <w:tcW w:w="50" w:type="pct"/>
                    <w:hideMark/>
                  </w:tcPr>
                  <w:p w14:paraId="513B069A" w14:textId="77777777" w:rsidR="00225F01" w:rsidRDefault="00225F01">
                    <w:pPr>
                      <w:pStyle w:val="Bibliography"/>
                      <w:rPr>
                        <w:noProof/>
                      </w:rPr>
                    </w:pPr>
                    <w:r>
                      <w:rPr>
                        <w:noProof/>
                      </w:rPr>
                      <w:t xml:space="preserve">[62] </w:t>
                    </w:r>
                  </w:p>
                </w:tc>
                <w:tc>
                  <w:tcPr>
                    <w:tcW w:w="0" w:type="auto"/>
                    <w:hideMark/>
                  </w:tcPr>
                  <w:p w14:paraId="6079139E" w14:textId="77777777" w:rsidR="00225F01" w:rsidRPr="00225F01" w:rsidRDefault="00225F01">
                    <w:pPr>
                      <w:pStyle w:val="Bibliography"/>
                      <w:rPr>
                        <w:noProof/>
                        <w:lang w:val="en-US"/>
                      </w:rPr>
                    </w:pPr>
                    <w:r w:rsidRPr="00225F01">
                      <w:rPr>
                        <w:noProof/>
                        <w:lang w:val="en-US"/>
                      </w:rPr>
                      <w:t xml:space="preserve">M. Mitchell, An Introduction to Genetic Algorithms, MIT Press, 1998. </w:t>
                    </w:r>
                  </w:p>
                </w:tc>
              </w:tr>
              <w:tr w:rsidR="00225F01" w:rsidRPr="00070A50" w14:paraId="00862994" w14:textId="77777777">
                <w:trPr>
                  <w:divId w:val="74979188"/>
                  <w:tblCellSpacing w:w="15" w:type="dxa"/>
                </w:trPr>
                <w:tc>
                  <w:tcPr>
                    <w:tcW w:w="50" w:type="pct"/>
                    <w:hideMark/>
                  </w:tcPr>
                  <w:p w14:paraId="326AAC9C" w14:textId="77777777" w:rsidR="00225F01" w:rsidRDefault="00225F01">
                    <w:pPr>
                      <w:pStyle w:val="Bibliography"/>
                      <w:rPr>
                        <w:noProof/>
                      </w:rPr>
                    </w:pPr>
                    <w:r>
                      <w:rPr>
                        <w:noProof/>
                      </w:rPr>
                      <w:t xml:space="preserve">[63] </w:t>
                    </w:r>
                  </w:p>
                </w:tc>
                <w:tc>
                  <w:tcPr>
                    <w:tcW w:w="0" w:type="auto"/>
                    <w:hideMark/>
                  </w:tcPr>
                  <w:p w14:paraId="416CA86D" w14:textId="77777777" w:rsidR="00225F01" w:rsidRPr="00225F01" w:rsidRDefault="00225F01">
                    <w:pPr>
                      <w:pStyle w:val="Bibliography"/>
                      <w:rPr>
                        <w:noProof/>
                        <w:lang w:val="en-US"/>
                      </w:rPr>
                    </w:pPr>
                    <w:r w:rsidRPr="00225F01">
                      <w:rPr>
                        <w:noProof/>
                        <w:lang w:val="en-US"/>
                      </w:rPr>
                      <w:t xml:space="preserve">A. E. Eiben and J. E. Smith, Introduction to Evolutionary Computing, Springer, 2003. </w:t>
                    </w:r>
                  </w:p>
                </w:tc>
              </w:tr>
              <w:tr w:rsidR="00225F01" w:rsidRPr="00070A50" w14:paraId="4345E6BD" w14:textId="77777777">
                <w:trPr>
                  <w:divId w:val="74979188"/>
                  <w:tblCellSpacing w:w="15" w:type="dxa"/>
                </w:trPr>
                <w:tc>
                  <w:tcPr>
                    <w:tcW w:w="50" w:type="pct"/>
                    <w:hideMark/>
                  </w:tcPr>
                  <w:p w14:paraId="35F5CD49" w14:textId="77777777" w:rsidR="00225F01" w:rsidRDefault="00225F01">
                    <w:pPr>
                      <w:pStyle w:val="Bibliography"/>
                      <w:rPr>
                        <w:noProof/>
                      </w:rPr>
                    </w:pPr>
                    <w:r>
                      <w:rPr>
                        <w:noProof/>
                      </w:rPr>
                      <w:t xml:space="preserve">[64] </w:t>
                    </w:r>
                  </w:p>
                </w:tc>
                <w:tc>
                  <w:tcPr>
                    <w:tcW w:w="0" w:type="auto"/>
                    <w:hideMark/>
                  </w:tcPr>
                  <w:p w14:paraId="31D13E0A" w14:textId="77777777" w:rsidR="00225F01" w:rsidRPr="00225F01" w:rsidRDefault="00225F01">
                    <w:pPr>
                      <w:pStyle w:val="Bibliography"/>
                      <w:rPr>
                        <w:noProof/>
                        <w:lang w:val="en-US"/>
                      </w:rPr>
                    </w:pPr>
                    <w:r w:rsidRPr="00225F01">
                      <w:rPr>
                        <w:noProof/>
                        <w:lang w:val="en-US"/>
                      </w:rPr>
                      <w:t xml:space="preserve">K. Deb, Multiobjective Optimization Using Evolutionary Algorithms, Jhon Wiley and Sons Ltd, 2001. </w:t>
                    </w:r>
                  </w:p>
                </w:tc>
              </w:tr>
              <w:tr w:rsidR="00225F01" w:rsidRPr="00070A50" w14:paraId="59C684C8" w14:textId="77777777">
                <w:trPr>
                  <w:divId w:val="74979188"/>
                  <w:tblCellSpacing w:w="15" w:type="dxa"/>
                </w:trPr>
                <w:tc>
                  <w:tcPr>
                    <w:tcW w:w="50" w:type="pct"/>
                    <w:hideMark/>
                  </w:tcPr>
                  <w:p w14:paraId="6BB1CA15" w14:textId="77777777" w:rsidR="00225F01" w:rsidRDefault="00225F01">
                    <w:pPr>
                      <w:pStyle w:val="Bibliography"/>
                      <w:rPr>
                        <w:noProof/>
                      </w:rPr>
                    </w:pPr>
                    <w:r>
                      <w:rPr>
                        <w:noProof/>
                      </w:rPr>
                      <w:t xml:space="preserve">[65] </w:t>
                    </w:r>
                  </w:p>
                </w:tc>
                <w:tc>
                  <w:tcPr>
                    <w:tcW w:w="0" w:type="auto"/>
                    <w:hideMark/>
                  </w:tcPr>
                  <w:p w14:paraId="1EA27746" w14:textId="77777777" w:rsidR="00225F01" w:rsidRPr="00225F01" w:rsidRDefault="00225F01">
                    <w:pPr>
                      <w:pStyle w:val="Bibliography"/>
                      <w:rPr>
                        <w:noProof/>
                        <w:lang w:val="en-US"/>
                      </w:rPr>
                    </w:pPr>
                    <w:r w:rsidRPr="00225F01">
                      <w:rPr>
                        <w:noProof/>
                        <w:lang w:val="en-US"/>
                      </w:rPr>
                      <w:t xml:space="preserve">B. L. Miller and D. E. Goldberg, "Genetic Algorithms, Tournament Selection and the Effects of Noise," </w:t>
                    </w:r>
                    <w:r w:rsidRPr="00225F01">
                      <w:rPr>
                        <w:i/>
                        <w:iCs/>
                        <w:noProof/>
                        <w:lang w:val="en-US"/>
                      </w:rPr>
                      <w:t xml:space="preserve">Complex Symstems, </w:t>
                    </w:r>
                    <w:r w:rsidRPr="00225F01">
                      <w:rPr>
                        <w:noProof/>
                        <w:lang w:val="en-US"/>
                      </w:rPr>
                      <w:t xml:space="preserve">vol. 9, pp. 193-212, 1995. </w:t>
                    </w:r>
                  </w:p>
                </w:tc>
              </w:tr>
              <w:tr w:rsidR="00225F01" w:rsidRPr="00070A50" w14:paraId="328A9A73" w14:textId="77777777">
                <w:trPr>
                  <w:divId w:val="74979188"/>
                  <w:tblCellSpacing w:w="15" w:type="dxa"/>
                </w:trPr>
                <w:tc>
                  <w:tcPr>
                    <w:tcW w:w="50" w:type="pct"/>
                    <w:hideMark/>
                  </w:tcPr>
                  <w:p w14:paraId="2FE0CA05" w14:textId="77777777" w:rsidR="00225F01" w:rsidRDefault="00225F01">
                    <w:pPr>
                      <w:pStyle w:val="Bibliography"/>
                      <w:rPr>
                        <w:noProof/>
                      </w:rPr>
                    </w:pPr>
                    <w:r>
                      <w:rPr>
                        <w:noProof/>
                      </w:rPr>
                      <w:t xml:space="preserve">[66] </w:t>
                    </w:r>
                  </w:p>
                </w:tc>
                <w:tc>
                  <w:tcPr>
                    <w:tcW w:w="0" w:type="auto"/>
                    <w:hideMark/>
                  </w:tcPr>
                  <w:p w14:paraId="5DB2E1BB" w14:textId="77777777" w:rsidR="00225F01" w:rsidRPr="00225F01" w:rsidRDefault="00225F01">
                    <w:pPr>
                      <w:pStyle w:val="Bibliography"/>
                      <w:rPr>
                        <w:noProof/>
                        <w:lang w:val="en-US"/>
                      </w:rPr>
                    </w:pPr>
                    <w:r w:rsidRPr="00225F01">
                      <w:rPr>
                        <w:noProof/>
                        <w:lang w:val="en-US"/>
                      </w:rPr>
                      <w:t xml:space="preserve">J. E. Baker, "Adaptive Selection Methods for Genetic Algorithms," in </w:t>
                    </w:r>
                    <w:r w:rsidRPr="00225F01">
                      <w:rPr>
                        <w:i/>
                        <w:iCs/>
                        <w:noProof/>
                        <w:lang w:val="en-US"/>
                      </w:rPr>
                      <w:t>Proceedings of the 1st International Conference on Genetic Algorithms</w:t>
                    </w:r>
                    <w:r w:rsidRPr="00225F01">
                      <w:rPr>
                        <w:noProof/>
                        <w:lang w:val="en-US"/>
                      </w:rPr>
                      <w:t xml:space="preserve">, 1985. </w:t>
                    </w:r>
                  </w:p>
                </w:tc>
              </w:tr>
              <w:tr w:rsidR="00225F01" w:rsidRPr="00070A50" w14:paraId="3651452F" w14:textId="77777777">
                <w:trPr>
                  <w:divId w:val="74979188"/>
                  <w:tblCellSpacing w:w="15" w:type="dxa"/>
                </w:trPr>
                <w:tc>
                  <w:tcPr>
                    <w:tcW w:w="50" w:type="pct"/>
                    <w:hideMark/>
                  </w:tcPr>
                  <w:p w14:paraId="0A540D9D" w14:textId="77777777" w:rsidR="00225F01" w:rsidRDefault="00225F01">
                    <w:pPr>
                      <w:pStyle w:val="Bibliography"/>
                      <w:rPr>
                        <w:noProof/>
                      </w:rPr>
                    </w:pPr>
                    <w:r>
                      <w:rPr>
                        <w:noProof/>
                      </w:rPr>
                      <w:t xml:space="preserve">[67] </w:t>
                    </w:r>
                  </w:p>
                </w:tc>
                <w:tc>
                  <w:tcPr>
                    <w:tcW w:w="0" w:type="auto"/>
                    <w:hideMark/>
                  </w:tcPr>
                  <w:p w14:paraId="559AFFB9" w14:textId="77777777" w:rsidR="00225F01" w:rsidRPr="00225F01" w:rsidRDefault="00225F01">
                    <w:pPr>
                      <w:pStyle w:val="Bibliography"/>
                      <w:rPr>
                        <w:noProof/>
                        <w:lang w:val="en-US"/>
                      </w:rPr>
                    </w:pPr>
                    <w:r w:rsidRPr="00225F01">
                      <w:rPr>
                        <w:noProof/>
                        <w:lang w:val="en-US"/>
                      </w:rPr>
                      <w:t xml:space="preserve">A. H. Wright, "Genetic Algorithms for Real Parameter Optimization," </w:t>
                    </w:r>
                    <w:r w:rsidRPr="00225F01">
                      <w:rPr>
                        <w:i/>
                        <w:iCs/>
                        <w:noProof/>
                        <w:lang w:val="en-US"/>
                      </w:rPr>
                      <w:t xml:space="preserve">Foundations of </w:t>
                    </w:r>
                    <w:r w:rsidRPr="00225F01">
                      <w:rPr>
                        <w:i/>
                        <w:iCs/>
                        <w:noProof/>
                        <w:lang w:val="en-US"/>
                      </w:rPr>
                      <w:lastRenderedPageBreak/>
                      <w:t xml:space="preserve">Genetic Algorithms, </w:t>
                    </w:r>
                    <w:r w:rsidRPr="00225F01">
                      <w:rPr>
                        <w:noProof/>
                        <w:lang w:val="en-US"/>
                      </w:rPr>
                      <w:t xml:space="preserve">vol. 1, pp. 205-2018, 1991. </w:t>
                    </w:r>
                  </w:p>
                </w:tc>
              </w:tr>
              <w:tr w:rsidR="00225F01" w:rsidRPr="00070A50" w14:paraId="0E17F2CC" w14:textId="77777777">
                <w:trPr>
                  <w:divId w:val="74979188"/>
                  <w:tblCellSpacing w:w="15" w:type="dxa"/>
                </w:trPr>
                <w:tc>
                  <w:tcPr>
                    <w:tcW w:w="50" w:type="pct"/>
                    <w:hideMark/>
                  </w:tcPr>
                  <w:p w14:paraId="66D7E1E8" w14:textId="77777777" w:rsidR="00225F01" w:rsidRDefault="00225F01">
                    <w:pPr>
                      <w:pStyle w:val="Bibliography"/>
                      <w:rPr>
                        <w:noProof/>
                      </w:rPr>
                    </w:pPr>
                    <w:r>
                      <w:rPr>
                        <w:noProof/>
                      </w:rPr>
                      <w:lastRenderedPageBreak/>
                      <w:t xml:space="preserve">[68] </w:t>
                    </w:r>
                  </w:p>
                </w:tc>
                <w:tc>
                  <w:tcPr>
                    <w:tcW w:w="0" w:type="auto"/>
                    <w:hideMark/>
                  </w:tcPr>
                  <w:p w14:paraId="03026637" w14:textId="77777777" w:rsidR="00225F01" w:rsidRPr="00225F01" w:rsidRDefault="00225F01">
                    <w:pPr>
                      <w:pStyle w:val="Bibliography"/>
                      <w:rPr>
                        <w:noProof/>
                        <w:lang w:val="en-US"/>
                      </w:rPr>
                    </w:pPr>
                    <w:r w:rsidRPr="00225F01">
                      <w:rPr>
                        <w:noProof/>
                        <w:lang w:val="en-US"/>
                      </w:rPr>
                      <w:t xml:space="preserve">K. Deb and R. B. Agrawal, "Simulated Binary Crossover for Continuous Search Space," </w:t>
                    </w:r>
                    <w:r w:rsidRPr="00225F01">
                      <w:rPr>
                        <w:i/>
                        <w:iCs/>
                        <w:noProof/>
                        <w:lang w:val="en-US"/>
                      </w:rPr>
                      <w:t xml:space="preserve">Complex Systems, </w:t>
                    </w:r>
                    <w:r w:rsidRPr="00225F01">
                      <w:rPr>
                        <w:noProof/>
                        <w:lang w:val="en-US"/>
                      </w:rPr>
                      <w:t xml:space="preserve">vol. 9, no. 2, pp. 115-148, 1995. </w:t>
                    </w:r>
                  </w:p>
                </w:tc>
              </w:tr>
              <w:tr w:rsidR="00225F01" w:rsidRPr="00070A50" w14:paraId="3BB926EA" w14:textId="77777777">
                <w:trPr>
                  <w:divId w:val="74979188"/>
                  <w:tblCellSpacing w:w="15" w:type="dxa"/>
                </w:trPr>
                <w:tc>
                  <w:tcPr>
                    <w:tcW w:w="50" w:type="pct"/>
                    <w:hideMark/>
                  </w:tcPr>
                  <w:p w14:paraId="47CA3309" w14:textId="77777777" w:rsidR="00225F01" w:rsidRDefault="00225F01">
                    <w:pPr>
                      <w:pStyle w:val="Bibliography"/>
                      <w:rPr>
                        <w:noProof/>
                      </w:rPr>
                    </w:pPr>
                    <w:r>
                      <w:rPr>
                        <w:noProof/>
                      </w:rPr>
                      <w:t xml:space="preserve">[69] </w:t>
                    </w:r>
                  </w:p>
                </w:tc>
                <w:tc>
                  <w:tcPr>
                    <w:tcW w:w="0" w:type="auto"/>
                    <w:hideMark/>
                  </w:tcPr>
                  <w:p w14:paraId="3314B038" w14:textId="77777777" w:rsidR="00225F01" w:rsidRPr="00225F01" w:rsidRDefault="00225F01">
                    <w:pPr>
                      <w:pStyle w:val="Bibliography"/>
                      <w:rPr>
                        <w:noProof/>
                        <w:lang w:val="en-US"/>
                      </w:rPr>
                    </w:pPr>
                    <w:r w:rsidRPr="00225F01">
                      <w:rPr>
                        <w:noProof/>
                        <w:lang w:val="en-US"/>
                      </w:rPr>
                      <w:t xml:space="preserve">Z. Michalewicz, Genetic Algorithms + Data Structures = Evolution Programs, Springer, 1996. </w:t>
                    </w:r>
                  </w:p>
                </w:tc>
              </w:tr>
              <w:tr w:rsidR="00225F01" w:rsidRPr="00070A50" w14:paraId="31B276DA" w14:textId="77777777">
                <w:trPr>
                  <w:divId w:val="74979188"/>
                  <w:tblCellSpacing w:w="15" w:type="dxa"/>
                </w:trPr>
                <w:tc>
                  <w:tcPr>
                    <w:tcW w:w="50" w:type="pct"/>
                    <w:hideMark/>
                  </w:tcPr>
                  <w:p w14:paraId="4916BF4A" w14:textId="77777777" w:rsidR="00225F01" w:rsidRDefault="00225F01">
                    <w:pPr>
                      <w:pStyle w:val="Bibliography"/>
                      <w:rPr>
                        <w:noProof/>
                      </w:rPr>
                    </w:pPr>
                    <w:r>
                      <w:rPr>
                        <w:noProof/>
                      </w:rPr>
                      <w:t xml:space="preserve">[70] </w:t>
                    </w:r>
                  </w:p>
                </w:tc>
                <w:tc>
                  <w:tcPr>
                    <w:tcW w:w="0" w:type="auto"/>
                    <w:hideMark/>
                  </w:tcPr>
                  <w:p w14:paraId="08B56363" w14:textId="77777777" w:rsidR="00225F01" w:rsidRPr="00225F01" w:rsidRDefault="00225F01">
                    <w:pPr>
                      <w:pStyle w:val="Bibliography"/>
                      <w:rPr>
                        <w:noProof/>
                        <w:lang w:val="en-US"/>
                      </w:rPr>
                    </w:pPr>
                    <w:r w:rsidRPr="00225F01">
                      <w:rPr>
                        <w:noProof/>
                        <w:lang w:val="en-US"/>
                      </w:rPr>
                      <w:t xml:space="preserve">A. E. Smith and D. W. Coit, Constraint-Handling Techniques - Penalty Functions, Handbook of Evolutionary Computation, Institute of Physics Publishing and Oxford, 1997. </w:t>
                    </w:r>
                  </w:p>
                </w:tc>
              </w:tr>
              <w:tr w:rsidR="00225F01" w:rsidRPr="00070A50" w14:paraId="45FCEBDA" w14:textId="77777777">
                <w:trPr>
                  <w:divId w:val="74979188"/>
                  <w:tblCellSpacing w:w="15" w:type="dxa"/>
                </w:trPr>
                <w:tc>
                  <w:tcPr>
                    <w:tcW w:w="50" w:type="pct"/>
                    <w:hideMark/>
                  </w:tcPr>
                  <w:p w14:paraId="26865147" w14:textId="77777777" w:rsidR="00225F01" w:rsidRDefault="00225F01">
                    <w:pPr>
                      <w:pStyle w:val="Bibliography"/>
                      <w:rPr>
                        <w:noProof/>
                      </w:rPr>
                    </w:pPr>
                    <w:r>
                      <w:rPr>
                        <w:noProof/>
                      </w:rPr>
                      <w:t xml:space="preserve">[71] </w:t>
                    </w:r>
                  </w:p>
                </w:tc>
                <w:tc>
                  <w:tcPr>
                    <w:tcW w:w="0" w:type="auto"/>
                    <w:hideMark/>
                  </w:tcPr>
                  <w:p w14:paraId="09E8E098" w14:textId="77777777" w:rsidR="00225F01" w:rsidRPr="00225F01" w:rsidRDefault="00225F01">
                    <w:pPr>
                      <w:pStyle w:val="Bibliography"/>
                      <w:rPr>
                        <w:noProof/>
                        <w:lang w:val="en-US"/>
                      </w:rPr>
                    </w:pPr>
                    <w:r w:rsidRPr="00225F01">
                      <w:rPr>
                        <w:noProof/>
                        <w:lang w:val="en-US"/>
                      </w:rPr>
                      <w:t xml:space="preserve">J. C. Bean, "Genetic Algorithms and Random Keys for Sequencing and Optimization," </w:t>
                    </w:r>
                    <w:r w:rsidRPr="00225F01">
                      <w:rPr>
                        <w:i/>
                        <w:iCs/>
                        <w:noProof/>
                        <w:lang w:val="en-US"/>
                      </w:rPr>
                      <w:t xml:space="preserve">ORSA Journal on Computing, </w:t>
                    </w:r>
                    <w:r w:rsidRPr="00225F01">
                      <w:rPr>
                        <w:noProof/>
                        <w:lang w:val="en-US"/>
                      </w:rPr>
                      <w:t xml:space="preserve">vol. 6, no. 2, 1994. </w:t>
                    </w:r>
                  </w:p>
                </w:tc>
              </w:tr>
              <w:tr w:rsidR="00225F01" w:rsidRPr="00070A50" w14:paraId="4AF24F83" w14:textId="77777777">
                <w:trPr>
                  <w:divId w:val="74979188"/>
                  <w:tblCellSpacing w:w="15" w:type="dxa"/>
                </w:trPr>
                <w:tc>
                  <w:tcPr>
                    <w:tcW w:w="50" w:type="pct"/>
                    <w:hideMark/>
                  </w:tcPr>
                  <w:p w14:paraId="12F0F2B9" w14:textId="77777777" w:rsidR="00225F01" w:rsidRDefault="00225F01">
                    <w:pPr>
                      <w:pStyle w:val="Bibliography"/>
                      <w:rPr>
                        <w:noProof/>
                      </w:rPr>
                    </w:pPr>
                    <w:r>
                      <w:rPr>
                        <w:noProof/>
                      </w:rPr>
                      <w:t xml:space="preserve">[72] </w:t>
                    </w:r>
                  </w:p>
                </w:tc>
                <w:tc>
                  <w:tcPr>
                    <w:tcW w:w="0" w:type="auto"/>
                    <w:hideMark/>
                  </w:tcPr>
                  <w:p w14:paraId="409C6598" w14:textId="77777777" w:rsidR="00225F01" w:rsidRPr="00225F01" w:rsidRDefault="00225F01">
                    <w:pPr>
                      <w:pStyle w:val="Bibliography"/>
                      <w:rPr>
                        <w:noProof/>
                        <w:lang w:val="en-US"/>
                      </w:rPr>
                    </w:pPr>
                    <w:r w:rsidRPr="00225F01">
                      <w:rPr>
                        <w:noProof/>
                        <w:lang w:val="en-US"/>
                      </w:rPr>
                      <w:t xml:space="preserve">X. Yao, Y. Liu and G. Lin, "Evolutionary programming made faster," </w:t>
                    </w:r>
                    <w:r w:rsidRPr="00225F01">
                      <w:rPr>
                        <w:i/>
                        <w:iCs/>
                        <w:noProof/>
                        <w:lang w:val="en-US"/>
                      </w:rPr>
                      <w:t xml:space="preserve">IEEE Transactions on Evolutionary Computation, DOI: 10.1109/4235.771163, </w:t>
                    </w:r>
                    <w:r w:rsidRPr="00225F01">
                      <w:rPr>
                        <w:noProof/>
                        <w:lang w:val="en-US"/>
                      </w:rPr>
                      <w:t xml:space="preserve">vol. 3, no. 2, pp. 82-102, 1999. </w:t>
                    </w:r>
                  </w:p>
                </w:tc>
              </w:tr>
              <w:tr w:rsidR="00225F01" w:rsidRPr="00070A50" w14:paraId="033EE701" w14:textId="77777777">
                <w:trPr>
                  <w:divId w:val="74979188"/>
                  <w:tblCellSpacing w:w="15" w:type="dxa"/>
                </w:trPr>
                <w:tc>
                  <w:tcPr>
                    <w:tcW w:w="50" w:type="pct"/>
                    <w:hideMark/>
                  </w:tcPr>
                  <w:p w14:paraId="4CE11F85" w14:textId="77777777" w:rsidR="00225F01" w:rsidRDefault="00225F01">
                    <w:pPr>
                      <w:pStyle w:val="Bibliography"/>
                      <w:rPr>
                        <w:noProof/>
                      </w:rPr>
                    </w:pPr>
                    <w:r>
                      <w:rPr>
                        <w:noProof/>
                      </w:rPr>
                      <w:t xml:space="preserve">[73] </w:t>
                    </w:r>
                  </w:p>
                </w:tc>
                <w:tc>
                  <w:tcPr>
                    <w:tcW w:w="0" w:type="auto"/>
                    <w:hideMark/>
                  </w:tcPr>
                  <w:p w14:paraId="7382FD5E" w14:textId="77777777" w:rsidR="00225F01" w:rsidRPr="00225F01" w:rsidRDefault="00225F01">
                    <w:pPr>
                      <w:pStyle w:val="Bibliography"/>
                      <w:rPr>
                        <w:noProof/>
                        <w:lang w:val="en-US"/>
                      </w:rPr>
                    </w:pPr>
                    <w:r w:rsidRPr="00225F01">
                      <w:rPr>
                        <w:noProof/>
                        <w:lang w:val="en-US"/>
                      </w:rPr>
                      <w:t xml:space="preserve">D. E. Goldberg and S. Voessner, "Optimizing global-local search hybrids," in </w:t>
                    </w:r>
                    <w:r w:rsidRPr="00225F01">
                      <w:rPr>
                        <w:i/>
                        <w:iCs/>
                        <w:noProof/>
                        <w:lang w:val="en-US"/>
                      </w:rPr>
                      <w:t>GSECCO'99</w:t>
                    </w:r>
                    <w:r w:rsidRPr="00225F01">
                      <w:rPr>
                        <w:noProof/>
                        <w:lang w:val="en-US"/>
                      </w:rPr>
                      <w:t xml:space="preserve">, 1999. </w:t>
                    </w:r>
                  </w:p>
                </w:tc>
              </w:tr>
              <w:tr w:rsidR="00225F01" w:rsidRPr="00070A50" w14:paraId="79BFA13D" w14:textId="77777777">
                <w:trPr>
                  <w:divId w:val="74979188"/>
                  <w:tblCellSpacing w:w="15" w:type="dxa"/>
                </w:trPr>
                <w:tc>
                  <w:tcPr>
                    <w:tcW w:w="50" w:type="pct"/>
                    <w:hideMark/>
                  </w:tcPr>
                  <w:p w14:paraId="1F30BB8D" w14:textId="77777777" w:rsidR="00225F01" w:rsidRDefault="00225F01">
                    <w:pPr>
                      <w:pStyle w:val="Bibliography"/>
                      <w:rPr>
                        <w:noProof/>
                      </w:rPr>
                    </w:pPr>
                    <w:r>
                      <w:rPr>
                        <w:noProof/>
                      </w:rPr>
                      <w:t xml:space="preserve">[74] </w:t>
                    </w:r>
                  </w:p>
                </w:tc>
                <w:tc>
                  <w:tcPr>
                    <w:tcW w:w="0" w:type="auto"/>
                    <w:hideMark/>
                  </w:tcPr>
                  <w:p w14:paraId="2B97CDD1" w14:textId="77777777" w:rsidR="00225F01" w:rsidRPr="00225F01" w:rsidRDefault="00225F01">
                    <w:pPr>
                      <w:pStyle w:val="Bibliography"/>
                      <w:rPr>
                        <w:noProof/>
                        <w:lang w:val="en-US"/>
                      </w:rPr>
                    </w:pPr>
                    <w:r w:rsidRPr="00225F01">
                      <w:rPr>
                        <w:noProof/>
                        <w:lang w:val="en-US"/>
                      </w:rPr>
                      <w:t xml:space="preserve">E. Cantú-Paz, Efficient and Accurate Parallel Genetic Algorithms, Springer, 2001. </w:t>
                    </w:r>
                  </w:p>
                </w:tc>
              </w:tr>
              <w:tr w:rsidR="00225F01" w:rsidRPr="00070A50" w14:paraId="5230B9C5" w14:textId="77777777">
                <w:trPr>
                  <w:divId w:val="74979188"/>
                  <w:tblCellSpacing w:w="15" w:type="dxa"/>
                </w:trPr>
                <w:tc>
                  <w:tcPr>
                    <w:tcW w:w="50" w:type="pct"/>
                    <w:hideMark/>
                  </w:tcPr>
                  <w:p w14:paraId="4799AAF4" w14:textId="77777777" w:rsidR="00225F01" w:rsidRDefault="00225F01">
                    <w:pPr>
                      <w:pStyle w:val="Bibliography"/>
                      <w:rPr>
                        <w:noProof/>
                      </w:rPr>
                    </w:pPr>
                    <w:r>
                      <w:rPr>
                        <w:noProof/>
                      </w:rPr>
                      <w:t xml:space="preserve">[75] </w:t>
                    </w:r>
                  </w:p>
                </w:tc>
                <w:tc>
                  <w:tcPr>
                    <w:tcW w:w="0" w:type="auto"/>
                    <w:hideMark/>
                  </w:tcPr>
                  <w:p w14:paraId="6D402DFA" w14:textId="77777777" w:rsidR="00225F01" w:rsidRPr="00225F01" w:rsidRDefault="00225F01">
                    <w:pPr>
                      <w:pStyle w:val="Bibliography"/>
                      <w:rPr>
                        <w:noProof/>
                        <w:lang w:val="en-US"/>
                      </w:rPr>
                    </w:pPr>
                    <w:r w:rsidRPr="00225F01">
                      <w:rPr>
                        <w:noProof/>
                        <w:lang w:val="en-US"/>
                      </w:rPr>
                      <w:t xml:space="preserve">L. Breiman, "Random Forests," </w:t>
                    </w:r>
                    <w:r w:rsidRPr="00225F01">
                      <w:rPr>
                        <w:i/>
                        <w:iCs/>
                        <w:noProof/>
                        <w:lang w:val="en-US"/>
                      </w:rPr>
                      <w:t xml:space="preserve">Machine Learning, </w:t>
                    </w:r>
                    <w:r w:rsidRPr="00225F01">
                      <w:rPr>
                        <w:noProof/>
                        <w:lang w:val="en-US"/>
                      </w:rPr>
                      <w:t xml:space="preserve">vol. 45, pp. 5-32, 2001. </w:t>
                    </w:r>
                  </w:p>
                </w:tc>
              </w:tr>
              <w:tr w:rsidR="00225F01" w:rsidRPr="00070A50" w14:paraId="599BC347" w14:textId="77777777">
                <w:trPr>
                  <w:divId w:val="74979188"/>
                  <w:tblCellSpacing w:w="15" w:type="dxa"/>
                </w:trPr>
                <w:tc>
                  <w:tcPr>
                    <w:tcW w:w="50" w:type="pct"/>
                    <w:hideMark/>
                  </w:tcPr>
                  <w:p w14:paraId="32538E6A" w14:textId="77777777" w:rsidR="00225F01" w:rsidRDefault="00225F01">
                    <w:pPr>
                      <w:pStyle w:val="Bibliography"/>
                      <w:rPr>
                        <w:noProof/>
                      </w:rPr>
                    </w:pPr>
                    <w:r>
                      <w:rPr>
                        <w:noProof/>
                      </w:rPr>
                      <w:t xml:space="preserve">[76] </w:t>
                    </w:r>
                  </w:p>
                </w:tc>
                <w:tc>
                  <w:tcPr>
                    <w:tcW w:w="0" w:type="auto"/>
                    <w:hideMark/>
                  </w:tcPr>
                  <w:p w14:paraId="4A8B35CD" w14:textId="77777777" w:rsidR="00225F01" w:rsidRPr="00225F01" w:rsidRDefault="00225F01">
                    <w:pPr>
                      <w:pStyle w:val="Bibliography"/>
                      <w:rPr>
                        <w:noProof/>
                        <w:lang w:val="en-US"/>
                      </w:rPr>
                    </w:pPr>
                    <w:r w:rsidRPr="00225F01">
                      <w:rPr>
                        <w:noProof/>
                        <w:lang w:val="en-US"/>
                      </w:rPr>
                      <w:t xml:space="preserve">L. Breiman, "Bagging predictors," </w:t>
                    </w:r>
                    <w:r w:rsidRPr="00225F01">
                      <w:rPr>
                        <w:i/>
                        <w:iCs/>
                        <w:noProof/>
                        <w:lang w:val="en-US"/>
                      </w:rPr>
                      <w:t xml:space="preserve">Machine Learning, </w:t>
                    </w:r>
                    <w:r w:rsidRPr="00225F01">
                      <w:rPr>
                        <w:noProof/>
                        <w:lang w:val="en-US"/>
                      </w:rPr>
                      <w:t xml:space="preserve">vol. 24, pp. 123-140, 1996. </w:t>
                    </w:r>
                  </w:p>
                </w:tc>
              </w:tr>
              <w:tr w:rsidR="00225F01" w:rsidRPr="00070A50" w14:paraId="7C73D0C4" w14:textId="77777777">
                <w:trPr>
                  <w:divId w:val="74979188"/>
                  <w:tblCellSpacing w:w="15" w:type="dxa"/>
                </w:trPr>
                <w:tc>
                  <w:tcPr>
                    <w:tcW w:w="50" w:type="pct"/>
                    <w:hideMark/>
                  </w:tcPr>
                  <w:p w14:paraId="479F5169" w14:textId="77777777" w:rsidR="00225F01" w:rsidRDefault="00225F01">
                    <w:pPr>
                      <w:pStyle w:val="Bibliography"/>
                      <w:rPr>
                        <w:noProof/>
                      </w:rPr>
                    </w:pPr>
                    <w:r>
                      <w:rPr>
                        <w:noProof/>
                      </w:rPr>
                      <w:t xml:space="preserve">[77] </w:t>
                    </w:r>
                  </w:p>
                </w:tc>
                <w:tc>
                  <w:tcPr>
                    <w:tcW w:w="0" w:type="auto"/>
                    <w:hideMark/>
                  </w:tcPr>
                  <w:p w14:paraId="46030216" w14:textId="77777777" w:rsidR="00225F01" w:rsidRPr="00225F01" w:rsidRDefault="00225F01">
                    <w:pPr>
                      <w:pStyle w:val="Bibliography"/>
                      <w:rPr>
                        <w:noProof/>
                        <w:lang w:val="en-US"/>
                      </w:rPr>
                    </w:pPr>
                    <w:r w:rsidRPr="00225F01">
                      <w:rPr>
                        <w:noProof/>
                        <w:lang w:val="en-US"/>
                      </w:rPr>
                      <w:t xml:space="preserve">D. J. Stekhoven and P. Bühlmann, "MissForest—non-parametric missing value imputation for mixed-type data," </w:t>
                    </w:r>
                    <w:r w:rsidRPr="00225F01">
                      <w:rPr>
                        <w:i/>
                        <w:iCs/>
                        <w:noProof/>
                        <w:lang w:val="en-US"/>
                      </w:rPr>
                      <w:t xml:space="preserve">Bioinformatics, </w:t>
                    </w:r>
                    <w:r w:rsidRPr="00225F01">
                      <w:rPr>
                        <w:noProof/>
                        <w:lang w:val="en-US"/>
                      </w:rPr>
                      <w:t xml:space="preserve">vol. 28, no. 1, pp. 112-118, 2012. </w:t>
                    </w:r>
                  </w:p>
                </w:tc>
              </w:tr>
              <w:tr w:rsidR="00225F01" w:rsidRPr="00070A50" w14:paraId="2CF5E9E1" w14:textId="77777777">
                <w:trPr>
                  <w:divId w:val="74979188"/>
                  <w:tblCellSpacing w:w="15" w:type="dxa"/>
                </w:trPr>
                <w:tc>
                  <w:tcPr>
                    <w:tcW w:w="50" w:type="pct"/>
                    <w:hideMark/>
                  </w:tcPr>
                  <w:p w14:paraId="021CFA0D" w14:textId="77777777" w:rsidR="00225F01" w:rsidRDefault="00225F01">
                    <w:pPr>
                      <w:pStyle w:val="Bibliography"/>
                      <w:rPr>
                        <w:noProof/>
                      </w:rPr>
                    </w:pPr>
                    <w:r>
                      <w:rPr>
                        <w:noProof/>
                      </w:rPr>
                      <w:t xml:space="preserve">[78] </w:t>
                    </w:r>
                  </w:p>
                </w:tc>
                <w:tc>
                  <w:tcPr>
                    <w:tcW w:w="0" w:type="auto"/>
                    <w:hideMark/>
                  </w:tcPr>
                  <w:p w14:paraId="2CB1682A" w14:textId="77777777" w:rsidR="00225F01" w:rsidRPr="00225F01" w:rsidRDefault="00225F01">
                    <w:pPr>
                      <w:pStyle w:val="Bibliography"/>
                      <w:rPr>
                        <w:noProof/>
                        <w:lang w:val="en-US"/>
                      </w:rPr>
                    </w:pPr>
                    <w:r w:rsidRPr="00225F01">
                      <w:rPr>
                        <w:noProof/>
                        <w:lang w:val="en-US"/>
                      </w:rPr>
                      <w:t xml:space="preserve">E. Fix and J. L. Hodges, "Discriminatory Analysis. Nonparametric Discrimination: Consistency Properties," </w:t>
                    </w:r>
                    <w:r w:rsidRPr="00225F01">
                      <w:rPr>
                        <w:i/>
                        <w:iCs/>
                        <w:noProof/>
                        <w:lang w:val="en-US"/>
                      </w:rPr>
                      <w:t xml:space="preserve">USAF School of Aviation Medicine, </w:t>
                    </w:r>
                    <w:r w:rsidRPr="00225F01">
                      <w:rPr>
                        <w:noProof/>
                        <w:lang w:val="en-US"/>
                      </w:rPr>
                      <w:t xml:space="preserve">1951. </w:t>
                    </w:r>
                  </w:p>
                </w:tc>
              </w:tr>
              <w:tr w:rsidR="00225F01" w:rsidRPr="00070A50" w14:paraId="2070E8E1" w14:textId="77777777">
                <w:trPr>
                  <w:divId w:val="74979188"/>
                  <w:tblCellSpacing w:w="15" w:type="dxa"/>
                </w:trPr>
                <w:tc>
                  <w:tcPr>
                    <w:tcW w:w="50" w:type="pct"/>
                    <w:hideMark/>
                  </w:tcPr>
                  <w:p w14:paraId="711A2651" w14:textId="77777777" w:rsidR="00225F01" w:rsidRDefault="00225F01">
                    <w:pPr>
                      <w:pStyle w:val="Bibliography"/>
                      <w:rPr>
                        <w:noProof/>
                      </w:rPr>
                    </w:pPr>
                    <w:r>
                      <w:rPr>
                        <w:noProof/>
                      </w:rPr>
                      <w:t xml:space="preserve">[79] </w:t>
                    </w:r>
                  </w:p>
                </w:tc>
                <w:tc>
                  <w:tcPr>
                    <w:tcW w:w="0" w:type="auto"/>
                    <w:hideMark/>
                  </w:tcPr>
                  <w:p w14:paraId="133CD981" w14:textId="77777777" w:rsidR="00225F01" w:rsidRPr="00225F01" w:rsidRDefault="00225F01">
                    <w:pPr>
                      <w:pStyle w:val="Bibliography"/>
                      <w:rPr>
                        <w:noProof/>
                        <w:lang w:val="en-US"/>
                      </w:rPr>
                    </w:pPr>
                    <w:r w:rsidRPr="00225F01">
                      <w:rPr>
                        <w:noProof/>
                        <w:lang w:val="en-US"/>
                      </w:rPr>
                      <w:t xml:space="preserve">K. Q. Weinberger and L. K. Saul, "Distance Metric Learning for Large Margin Nearest Neighbor Classification," </w:t>
                    </w:r>
                    <w:r w:rsidRPr="00225F01">
                      <w:rPr>
                        <w:i/>
                        <w:iCs/>
                        <w:noProof/>
                        <w:lang w:val="en-US"/>
                      </w:rPr>
                      <w:t xml:space="preserve">Journal of Machine Learning Research, </w:t>
                    </w:r>
                    <w:r w:rsidRPr="00225F01">
                      <w:rPr>
                        <w:noProof/>
                        <w:lang w:val="en-US"/>
                      </w:rPr>
                      <w:t xml:space="preserve">vol. 10, pp. 207-244, 2009. </w:t>
                    </w:r>
                  </w:p>
                </w:tc>
              </w:tr>
              <w:tr w:rsidR="00225F01" w:rsidRPr="00070A50" w14:paraId="23EAC587" w14:textId="77777777">
                <w:trPr>
                  <w:divId w:val="74979188"/>
                  <w:tblCellSpacing w:w="15" w:type="dxa"/>
                </w:trPr>
                <w:tc>
                  <w:tcPr>
                    <w:tcW w:w="50" w:type="pct"/>
                    <w:hideMark/>
                  </w:tcPr>
                  <w:p w14:paraId="26A2D05D" w14:textId="77777777" w:rsidR="00225F01" w:rsidRDefault="00225F01">
                    <w:pPr>
                      <w:pStyle w:val="Bibliography"/>
                      <w:rPr>
                        <w:noProof/>
                      </w:rPr>
                    </w:pPr>
                    <w:r>
                      <w:rPr>
                        <w:noProof/>
                      </w:rPr>
                      <w:t xml:space="preserve">[80] </w:t>
                    </w:r>
                  </w:p>
                </w:tc>
                <w:tc>
                  <w:tcPr>
                    <w:tcW w:w="0" w:type="auto"/>
                    <w:hideMark/>
                  </w:tcPr>
                  <w:p w14:paraId="4F204458" w14:textId="77777777" w:rsidR="00225F01" w:rsidRPr="00225F01" w:rsidRDefault="00225F01">
                    <w:pPr>
                      <w:pStyle w:val="Bibliography"/>
                      <w:rPr>
                        <w:noProof/>
                        <w:lang w:val="en-US"/>
                      </w:rPr>
                    </w:pPr>
                    <w:r w:rsidRPr="00225F01">
                      <w:rPr>
                        <w:noProof/>
                        <w:lang w:val="en-US"/>
                      </w:rPr>
                      <w:t xml:space="preserve">R. J. Hyndman and A. B. Koehler, "Another look at measures of forecast accuracy," </w:t>
                    </w:r>
                    <w:r w:rsidRPr="00225F01">
                      <w:rPr>
                        <w:i/>
                        <w:iCs/>
                        <w:noProof/>
                        <w:lang w:val="en-US"/>
                      </w:rPr>
                      <w:t xml:space="preserve">International Journal of Forecasting, </w:t>
                    </w:r>
                    <w:r w:rsidRPr="00225F01">
                      <w:rPr>
                        <w:noProof/>
                        <w:lang w:val="en-US"/>
                      </w:rPr>
                      <w:t xml:space="preserve">vol. 22, no. 4, pp. 679-688, 2006. </w:t>
                    </w:r>
                  </w:p>
                </w:tc>
              </w:tr>
              <w:tr w:rsidR="00225F01" w:rsidRPr="00070A50" w14:paraId="675DED87" w14:textId="77777777">
                <w:trPr>
                  <w:divId w:val="74979188"/>
                  <w:tblCellSpacing w:w="15" w:type="dxa"/>
                </w:trPr>
                <w:tc>
                  <w:tcPr>
                    <w:tcW w:w="50" w:type="pct"/>
                    <w:hideMark/>
                  </w:tcPr>
                  <w:p w14:paraId="00A8928E" w14:textId="77777777" w:rsidR="00225F01" w:rsidRDefault="00225F01">
                    <w:pPr>
                      <w:pStyle w:val="Bibliography"/>
                      <w:rPr>
                        <w:noProof/>
                      </w:rPr>
                    </w:pPr>
                    <w:r>
                      <w:rPr>
                        <w:noProof/>
                      </w:rPr>
                      <w:t xml:space="preserve">[81] </w:t>
                    </w:r>
                  </w:p>
                </w:tc>
                <w:tc>
                  <w:tcPr>
                    <w:tcW w:w="0" w:type="auto"/>
                    <w:hideMark/>
                  </w:tcPr>
                  <w:p w14:paraId="5E0B0223" w14:textId="77777777" w:rsidR="00225F01" w:rsidRPr="00225F01" w:rsidRDefault="00225F01">
                    <w:pPr>
                      <w:pStyle w:val="Bibliography"/>
                      <w:rPr>
                        <w:noProof/>
                        <w:lang w:val="en-US"/>
                      </w:rPr>
                    </w:pPr>
                    <w:r w:rsidRPr="00225F01">
                      <w:rPr>
                        <w:noProof/>
                        <w:lang w:val="en-US"/>
                      </w:rPr>
                      <w:t xml:space="preserve">G. Filomeno, "Automation of Design Synthesis for Electric Vehicle Transmissions," </w:t>
                    </w:r>
                    <w:r w:rsidRPr="00225F01">
                      <w:rPr>
                        <w:noProof/>
                        <w:lang w:val="en-US"/>
                      </w:rPr>
                      <w:lastRenderedPageBreak/>
                      <w:t>Ruhr-Universität Bochum, Ph.D. Thesis, Bochum, 2023.</w:t>
                    </w:r>
                  </w:p>
                </w:tc>
              </w:tr>
              <w:tr w:rsidR="00225F01" w:rsidRPr="00070A50" w14:paraId="65F15AA4" w14:textId="77777777">
                <w:trPr>
                  <w:divId w:val="74979188"/>
                  <w:tblCellSpacing w:w="15" w:type="dxa"/>
                </w:trPr>
                <w:tc>
                  <w:tcPr>
                    <w:tcW w:w="50" w:type="pct"/>
                    <w:hideMark/>
                  </w:tcPr>
                  <w:p w14:paraId="196E402B" w14:textId="77777777" w:rsidR="00225F01" w:rsidRDefault="00225F01">
                    <w:pPr>
                      <w:pStyle w:val="Bibliography"/>
                      <w:rPr>
                        <w:noProof/>
                      </w:rPr>
                    </w:pPr>
                    <w:r>
                      <w:rPr>
                        <w:noProof/>
                      </w:rPr>
                      <w:lastRenderedPageBreak/>
                      <w:t xml:space="preserve">[82] </w:t>
                    </w:r>
                  </w:p>
                </w:tc>
                <w:tc>
                  <w:tcPr>
                    <w:tcW w:w="0" w:type="auto"/>
                    <w:hideMark/>
                  </w:tcPr>
                  <w:p w14:paraId="35A06938" w14:textId="77777777" w:rsidR="00225F01" w:rsidRPr="00225F01" w:rsidRDefault="00225F01">
                    <w:pPr>
                      <w:pStyle w:val="Bibliography"/>
                      <w:rPr>
                        <w:noProof/>
                        <w:lang w:val="en-US"/>
                      </w:rPr>
                    </w:pPr>
                    <w:r w:rsidRPr="00225F01">
                      <w:rPr>
                        <w:noProof/>
                        <w:lang w:val="en-US"/>
                      </w:rPr>
                      <w:t xml:space="preserve">R. Chen, X. Qian, L. Miao and S. V. Ukkusuri, "Optimal charging facility location and capacity for electric vehicles considering route choice and charging time equilibrium," </w:t>
                    </w:r>
                    <w:r w:rsidRPr="00225F01">
                      <w:rPr>
                        <w:i/>
                        <w:iCs/>
                        <w:noProof/>
                        <w:lang w:val="en-US"/>
                      </w:rPr>
                      <w:t xml:space="preserve">Computer &amp; Operations Research, </w:t>
                    </w:r>
                    <w:r w:rsidRPr="00225F01">
                      <w:rPr>
                        <w:noProof/>
                        <w:lang w:val="en-US"/>
                      </w:rPr>
                      <w:t xml:space="preserve">vol. 113, 2020. </w:t>
                    </w:r>
                  </w:p>
                </w:tc>
              </w:tr>
              <w:tr w:rsidR="00225F01" w:rsidRPr="00070A50" w14:paraId="65222C7A" w14:textId="77777777">
                <w:trPr>
                  <w:divId w:val="74979188"/>
                  <w:tblCellSpacing w:w="15" w:type="dxa"/>
                </w:trPr>
                <w:tc>
                  <w:tcPr>
                    <w:tcW w:w="50" w:type="pct"/>
                    <w:hideMark/>
                  </w:tcPr>
                  <w:p w14:paraId="772F227C" w14:textId="77777777" w:rsidR="00225F01" w:rsidRDefault="00225F01">
                    <w:pPr>
                      <w:pStyle w:val="Bibliography"/>
                      <w:rPr>
                        <w:noProof/>
                      </w:rPr>
                    </w:pPr>
                    <w:r>
                      <w:rPr>
                        <w:noProof/>
                      </w:rPr>
                      <w:t xml:space="preserve">[83] </w:t>
                    </w:r>
                  </w:p>
                </w:tc>
                <w:tc>
                  <w:tcPr>
                    <w:tcW w:w="0" w:type="auto"/>
                    <w:hideMark/>
                  </w:tcPr>
                  <w:p w14:paraId="664AF83D" w14:textId="77777777" w:rsidR="00225F01" w:rsidRPr="00225F01" w:rsidRDefault="00225F01">
                    <w:pPr>
                      <w:pStyle w:val="Bibliography"/>
                      <w:rPr>
                        <w:noProof/>
                        <w:lang w:val="en-US"/>
                      </w:rPr>
                    </w:pPr>
                    <w:r w:rsidRPr="00225F01">
                      <w:rPr>
                        <w:noProof/>
                        <w:lang w:val="en-US"/>
                      </w:rPr>
                      <w:t xml:space="preserve">M. Kuby and S. Lim, "The flow-refueling location problem for alternative-fuel vehicles," </w:t>
                    </w:r>
                    <w:r w:rsidRPr="00225F01">
                      <w:rPr>
                        <w:i/>
                        <w:iCs/>
                        <w:noProof/>
                        <w:lang w:val="en-US"/>
                      </w:rPr>
                      <w:t xml:space="preserve">Socio-Economic Planning Sciences, </w:t>
                    </w:r>
                    <w:r w:rsidRPr="00225F01">
                      <w:rPr>
                        <w:noProof/>
                        <w:lang w:val="en-US"/>
                      </w:rPr>
                      <w:t xml:space="preserve">vol. 39, no. 2, pp. 125-145, 2005. </w:t>
                    </w:r>
                  </w:p>
                </w:tc>
              </w:tr>
            </w:tbl>
            <w:p w14:paraId="6B1128DF" w14:textId="77777777" w:rsidR="00225F01" w:rsidRPr="00225F01" w:rsidRDefault="00225F01">
              <w:pPr>
                <w:divId w:val="74979188"/>
                <w:rPr>
                  <w:rFonts w:eastAsia="Times New Roman"/>
                  <w:noProof/>
                  <w:lang w:val="en-US"/>
                </w:rPr>
              </w:pPr>
            </w:p>
            <w:p w14:paraId="75726AED" w14:textId="4B111770" w:rsidR="0065468F" w:rsidRPr="00B61C9D" w:rsidRDefault="0065468F" w:rsidP="008F41EF">
              <w:pPr>
                <w:rPr>
                  <w:lang w:val="en-US"/>
                </w:rPr>
              </w:pPr>
              <w:r w:rsidRPr="00B61C9D">
                <w:rPr>
                  <w:b/>
                  <w:bCs w:val="0"/>
                  <w:lang w:val="en-US"/>
                </w:rPr>
                <w:fldChar w:fldCharType="end"/>
              </w:r>
            </w:p>
          </w:sdtContent>
        </w:sdt>
      </w:sdtContent>
    </w:sdt>
    <w:p w14:paraId="046BC74E" w14:textId="77777777" w:rsidR="003134AB" w:rsidRPr="00B61C9D" w:rsidRDefault="003134AB" w:rsidP="00F93FFD">
      <w:pPr>
        <w:rPr>
          <w:lang w:val="en-US"/>
        </w:rPr>
        <w:sectPr w:rsidR="003134AB" w:rsidRPr="00B61C9D" w:rsidSect="00F54AD7">
          <w:headerReference w:type="default" r:id="rId62"/>
          <w:footerReference w:type="default" r:id="rId63"/>
          <w:headerReference w:type="first" r:id="rId64"/>
          <w:pgSz w:w="11906" w:h="16838" w:code="9"/>
          <w:pgMar w:top="1134" w:right="1134" w:bottom="1134" w:left="1134" w:header="720" w:footer="720" w:gutter="0"/>
          <w:pgNumType w:fmt="upperRoman" w:start="4"/>
          <w:cols w:space="720"/>
          <w:titlePg/>
        </w:sectPr>
      </w:pPr>
    </w:p>
    <w:p w14:paraId="4DEAD72A" w14:textId="77777777" w:rsidR="00840DDF" w:rsidRPr="00B61C9D" w:rsidRDefault="00EC14B7">
      <w:pPr>
        <w:rPr>
          <w:lang w:val="en-US"/>
        </w:rPr>
      </w:pPr>
      <w:r w:rsidRPr="00B61C9D">
        <w:rPr>
          <w:b/>
          <w:sz w:val="32"/>
          <w:szCs w:val="32"/>
          <w:lang w:val="en-US"/>
        </w:rPr>
        <w:lastRenderedPageBreak/>
        <w:t>Insurance</w:t>
      </w:r>
    </w:p>
    <w:p w14:paraId="454D498A" w14:textId="77777777" w:rsidR="00840DDF" w:rsidRPr="00B61C9D" w:rsidRDefault="00EC14B7">
      <w:pPr>
        <w:rPr>
          <w:bCs w:val="0"/>
          <w:lang w:val="en-US"/>
        </w:rPr>
      </w:pPr>
      <w:r w:rsidRPr="00B61C9D">
        <w:rPr>
          <w:bCs w:val="0"/>
          <w:lang w:val="en-US"/>
        </w:rPr>
        <w:t xml:space="preserve">I certify that I have written the above thesis independently and have not used any outside help. All passages taken verbatim or in spirit from published or unpublished literature have been </w:t>
      </w:r>
      <w:r w:rsidR="00382C37" w:rsidRPr="00B61C9D">
        <w:rPr>
          <w:bCs w:val="0"/>
          <w:lang w:val="en-US"/>
        </w:rPr>
        <w:t>marked as such.</w:t>
      </w:r>
    </w:p>
    <w:p w14:paraId="290C49E0" w14:textId="77777777" w:rsidR="00047AD8" w:rsidRPr="00B61C9D" w:rsidRDefault="00047AD8" w:rsidP="00DF43EB">
      <w:pPr>
        <w:rPr>
          <w:bCs w:val="0"/>
          <w:lang w:val="en-US"/>
        </w:rPr>
      </w:pPr>
    </w:p>
    <w:p w14:paraId="410B0076" w14:textId="77777777" w:rsidR="00840DDF" w:rsidRPr="00B61C9D" w:rsidRDefault="00EC14B7">
      <w:pPr>
        <w:tabs>
          <w:tab w:val="clear" w:pos="709"/>
          <w:tab w:val="clear" w:pos="1134"/>
          <w:tab w:val="clear" w:pos="4253"/>
        </w:tabs>
        <w:jc w:val="right"/>
        <w:rPr>
          <w:bCs w:val="0"/>
          <w:lang w:val="en-US"/>
        </w:rPr>
      </w:pPr>
      <w:r w:rsidRPr="00B61C9D">
        <w:rPr>
          <w:bCs w:val="0"/>
          <w:lang w:val="en-US"/>
        </w:rPr>
        <w:t>__________________________</w:t>
      </w:r>
    </w:p>
    <w:p w14:paraId="5E1D73BA" w14:textId="77777777" w:rsidR="00840DDF" w:rsidRPr="00B61C9D" w:rsidRDefault="00EC14B7">
      <w:pPr>
        <w:tabs>
          <w:tab w:val="clear" w:pos="709"/>
          <w:tab w:val="clear" w:pos="1134"/>
          <w:tab w:val="clear" w:pos="4253"/>
        </w:tabs>
        <w:jc w:val="right"/>
        <w:rPr>
          <w:bCs w:val="0"/>
          <w:lang w:val="en-US"/>
        </w:rPr>
      </w:pPr>
      <w:r w:rsidRPr="00B61C9D">
        <w:rPr>
          <w:bCs w:val="0"/>
          <w:lang w:val="en-US"/>
        </w:rPr>
        <w:t>Name</w:t>
      </w:r>
    </w:p>
    <w:p w14:paraId="00D95A69" w14:textId="77777777" w:rsidR="00382C37" w:rsidRPr="00B61C9D" w:rsidRDefault="00382C37" w:rsidP="00382C37">
      <w:pPr>
        <w:tabs>
          <w:tab w:val="clear" w:pos="709"/>
          <w:tab w:val="clear" w:pos="1134"/>
          <w:tab w:val="clear" w:pos="4253"/>
        </w:tabs>
        <w:jc w:val="left"/>
        <w:rPr>
          <w:bCs w:val="0"/>
          <w:lang w:val="en-US"/>
        </w:rPr>
      </w:pPr>
    </w:p>
    <w:p w14:paraId="2AED7DA3" w14:textId="77777777" w:rsidR="00840DDF" w:rsidRPr="00B61C9D" w:rsidRDefault="00EC14B7">
      <w:pPr>
        <w:rPr>
          <w:lang w:val="en-US"/>
        </w:rPr>
      </w:pPr>
      <w:r w:rsidRPr="00B61C9D">
        <w:rPr>
          <w:b/>
          <w:sz w:val="32"/>
          <w:szCs w:val="32"/>
          <w:lang w:val="en-US"/>
        </w:rPr>
        <w:t>Blocking notice</w:t>
      </w:r>
    </w:p>
    <w:p w14:paraId="73F9B299" w14:textId="51A317F0" w:rsidR="00840DDF" w:rsidRPr="00B61C9D" w:rsidRDefault="00EC14B7" w:rsidP="00600EC6">
      <w:pPr>
        <w:tabs>
          <w:tab w:val="clear" w:pos="709"/>
          <w:tab w:val="clear" w:pos="1134"/>
          <w:tab w:val="clear" w:pos="4253"/>
        </w:tabs>
        <w:jc w:val="left"/>
        <w:rPr>
          <w:bCs w:val="0"/>
          <w:lang w:val="en-US"/>
        </w:rPr>
      </w:pPr>
      <w:r w:rsidRPr="00B61C9D">
        <w:rPr>
          <w:bCs w:val="0"/>
          <w:lang w:val="en-US"/>
        </w:rPr>
        <w:t xml:space="preserve">Inspection of the thesis </w:t>
      </w:r>
      <w:r w:rsidR="0059236A">
        <w:rPr>
          <w:bCs w:val="0"/>
          <w:lang w:val="en-US"/>
        </w:rPr>
        <w:t>"</w:t>
      </w:r>
      <w:r w:rsidR="00600EC6" w:rsidRPr="00600EC6">
        <w:rPr>
          <w:bCs w:val="0"/>
          <w:i/>
          <w:lang w:val="en-US"/>
        </w:rPr>
        <w:t>Analysis and Optimization of the Charging Station Network in Germany</w:t>
      </w:r>
      <w:r w:rsidR="0059236A">
        <w:rPr>
          <w:bCs w:val="0"/>
          <w:lang w:val="en-US"/>
        </w:rPr>
        <w:t>"</w:t>
      </w:r>
      <w:r w:rsidRPr="00B61C9D">
        <w:rPr>
          <w:bCs w:val="0"/>
          <w:lang w:val="en-US"/>
        </w:rPr>
        <w:t xml:space="preserve"> is not permitted. Exceptions to this are the supervising lecturers and the authorised members of the examination board.</w:t>
      </w:r>
    </w:p>
    <w:p w14:paraId="4D45965C" w14:textId="7489F4B4" w:rsidR="00840DDF" w:rsidRPr="00B61C9D" w:rsidRDefault="00EC14B7">
      <w:pPr>
        <w:tabs>
          <w:tab w:val="clear" w:pos="709"/>
          <w:tab w:val="clear" w:pos="1134"/>
          <w:tab w:val="clear" w:pos="4253"/>
        </w:tabs>
        <w:jc w:val="left"/>
        <w:rPr>
          <w:bCs w:val="0"/>
          <w:lang w:val="en-US"/>
        </w:rPr>
      </w:pPr>
      <w:r w:rsidRPr="00B61C9D">
        <w:rPr>
          <w:bCs w:val="0"/>
          <w:lang w:val="en-US"/>
        </w:rPr>
        <w:t xml:space="preserve">Publication and reproduction of the work - even in excerpts - is not permitted up to and including </w:t>
      </w:r>
      <w:r w:rsidR="008635A7" w:rsidRPr="00B61C9D">
        <w:rPr>
          <w:bCs w:val="0"/>
          <w:lang w:val="en-US"/>
        </w:rPr>
        <w:t>xy.</w:t>
      </w:r>
    </w:p>
    <w:sectPr w:rsidR="00840DDF" w:rsidRPr="00B61C9D" w:rsidSect="00FC747D">
      <w:headerReference w:type="first" r:id="rId65"/>
      <w:footerReference w:type="first" r:id="rId66"/>
      <w:pgSz w:w="11906" w:h="16838" w:code="9"/>
      <w:pgMar w:top="1134" w:right="1134" w:bottom="1134" w:left="1134" w:header="720" w:footer="720" w:gutter="0"/>
      <w:pgNumType w:fmt="upperRoman"/>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Floriana Graziano" w:date="2023-10-16T22:11:00Z" w:initials="FG">
    <w:p w14:paraId="3FED31A9" w14:textId="77777777" w:rsidR="003771A7" w:rsidRDefault="003771A7" w:rsidP="00204096">
      <w:pPr>
        <w:pStyle w:val="CommentText"/>
        <w:jc w:val="left"/>
      </w:pPr>
      <w:r>
        <w:rPr>
          <w:rStyle w:val="CommentReference"/>
        </w:rPr>
        <w:annotationRef/>
      </w:r>
      <w:r>
        <w:t>Sembra scarna</w:t>
      </w:r>
    </w:p>
  </w:comment>
  <w:comment w:id="121" w:author="Floriana Graziano" w:date="2023-10-16T22:23:00Z" w:initials="FG">
    <w:p w14:paraId="4A4A0395" w14:textId="77777777" w:rsidR="00AA4C85" w:rsidRDefault="00AA4C85" w:rsidP="00E71882">
      <w:pPr>
        <w:pStyle w:val="CommentText"/>
        <w:jc w:val="left"/>
      </w:pPr>
      <w:r>
        <w:rPr>
          <w:rStyle w:val="CommentReference"/>
        </w:rPr>
        <w:annotationRef/>
      </w:r>
      <w:r>
        <w:t>Ricontrollare tempi verbali, usare pass prossimo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ED31A9" w15:done="0"/>
  <w15:commentEx w15:paraId="4A4A03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ECA8C89" w16cex:dateUtc="2023-10-16T20:11:00Z"/>
  <w16cex:commentExtensible w16cex:durableId="20A57E9D" w16cex:dateUtc="2023-10-16T2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ED31A9" w16cid:durableId="0ECA8C89"/>
  <w16cid:commentId w16cid:paraId="4A4A0395" w16cid:durableId="20A57E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575E5" w14:textId="77777777" w:rsidR="000C384F" w:rsidRDefault="000C384F">
      <w:pPr>
        <w:spacing w:line="240" w:lineRule="auto"/>
      </w:pPr>
      <w:r>
        <w:separator/>
      </w:r>
    </w:p>
  </w:endnote>
  <w:endnote w:type="continuationSeparator" w:id="0">
    <w:p w14:paraId="62B048A7" w14:textId="77777777" w:rsidR="000C384F" w:rsidRDefault="000C384F">
      <w:pPr>
        <w:spacing w:line="240" w:lineRule="auto"/>
      </w:pPr>
      <w:r>
        <w:continuationSeparator/>
      </w:r>
    </w:p>
  </w:endnote>
  <w:endnote w:type="continuationNotice" w:id="1">
    <w:p w14:paraId="715CCD44" w14:textId="77777777" w:rsidR="000C384F" w:rsidRDefault="000C38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6471" w14:textId="4B138741" w:rsidR="00E36FD8" w:rsidRPr="00DA2035" w:rsidRDefault="00E36FD8">
    <w:pPr>
      <w:pStyle w:val="Footer"/>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E9D8C" w14:textId="77777777" w:rsidR="00840DDF" w:rsidRDefault="00EC14B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A24D7" w14:textId="0CC09487" w:rsidR="00E36FD8" w:rsidRDefault="00E36FD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DDA4" w14:textId="7117BD59" w:rsidR="00E36FD8" w:rsidRDefault="00E36FD8" w:rsidP="00FE1DC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93E6B" w14:textId="77777777" w:rsidR="00E36FD8" w:rsidRPr="00395436" w:rsidRDefault="00E36FD8" w:rsidP="0039543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6EA4D" w14:textId="77777777" w:rsidR="00E36FD8" w:rsidRPr="003134AB" w:rsidRDefault="00E36FD8" w:rsidP="00313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A7329" w14:textId="77777777" w:rsidR="000C384F" w:rsidRDefault="000C384F">
      <w:pPr>
        <w:spacing w:line="240" w:lineRule="auto"/>
      </w:pPr>
      <w:r>
        <w:separator/>
      </w:r>
    </w:p>
  </w:footnote>
  <w:footnote w:type="continuationSeparator" w:id="0">
    <w:p w14:paraId="2712975C" w14:textId="77777777" w:rsidR="000C384F" w:rsidRDefault="000C384F">
      <w:r>
        <w:continuationSeparator/>
      </w:r>
    </w:p>
  </w:footnote>
  <w:footnote w:type="continuationNotice" w:id="1">
    <w:p w14:paraId="76DEAF75" w14:textId="77777777" w:rsidR="000C384F" w:rsidRDefault="000C384F">
      <w:pPr>
        <w:spacing w:after="0" w:line="240" w:lineRule="auto"/>
      </w:pPr>
    </w:p>
  </w:footnote>
  <w:footnote w:id="2">
    <w:p w14:paraId="7E258382" w14:textId="3A896D6A" w:rsidR="00A141C9" w:rsidRPr="00A141C9" w:rsidRDefault="00A141C9">
      <w:pPr>
        <w:pStyle w:val="FootnoteText"/>
      </w:pPr>
      <w:r>
        <w:rPr>
          <w:rStyle w:val="FootnoteReference"/>
        </w:rPr>
        <w:footnoteRef/>
      </w:r>
      <w:r>
        <w:t xml:space="preserve"> This section is a slightly modified version of the Section 4.2. “Genetic algorithm” of the thesis “Automation of Design Synthesis for Electric Vehicle Transmission” published by the same author of this thesis and has been reproduced here with the permission of the copyright holder </w:t>
      </w:r>
      <w:sdt>
        <w:sdtPr>
          <w:id w:val="-1600560629"/>
          <w:citation/>
        </w:sdtPr>
        <w:sdtContent>
          <w:r>
            <w:fldChar w:fldCharType="begin"/>
          </w:r>
          <w:r w:rsidRPr="00A141C9">
            <w:instrText xml:space="preserve"> CITATION Fil23 \l 1031 </w:instrText>
          </w:r>
          <w:r>
            <w:fldChar w:fldCharType="separate"/>
          </w:r>
          <w:r w:rsidR="00FE5B7D">
            <w:rPr>
              <w:noProof/>
            </w:rPr>
            <w:t>[80]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1223484108"/>
      <w:docPartObj>
        <w:docPartGallery w:val="Page Numbers (Top of Page)"/>
        <w:docPartUnique/>
      </w:docPartObj>
    </w:sdtPr>
    <w:sdtContent>
      <w:p w14:paraId="7223A92C" w14:textId="6BB2BCDC"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w:t>
        </w:r>
        <w:r>
          <w:rPr>
            <w:noProof/>
          </w:rPr>
          <w:fldChar w:fldCharType="end"/>
        </w:r>
      </w:p>
    </w:sdtContent>
  </w:sdt>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317149"/>
      <w:docPartObj>
        <w:docPartGallery w:val="Page Numbers (Top of Page)"/>
        <w:docPartUnique/>
      </w:docPartObj>
    </w:sdtPr>
    <w:sdtContent>
      <w:p w14:paraId="3B804998" w14:textId="77777777" w:rsidR="00840DDF" w:rsidRDefault="00EC14B7">
        <w:pPr>
          <w:pStyle w:val="Header"/>
          <w:jc w:val="right"/>
        </w:pPr>
        <w:r>
          <w:fldChar w:fldCharType="begin"/>
        </w:r>
        <w:r>
          <w:instrText>PAGE   \* MERGEFORMAT</w:instrText>
        </w:r>
        <w:r>
          <w:fldChar w:fldCharType="separate"/>
        </w:r>
        <w:r w:rsidR="008A1280">
          <w:rPr>
            <w:noProof/>
          </w:rPr>
          <w:t>VI</w:t>
        </w:r>
        <w:r>
          <w:fldChar w:fldCharType="end"/>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61438"/>
      <w:docPartObj>
        <w:docPartGallery w:val="Page Numbers (Top of Page)"/>
        <w:docPartUnique/>
      </w:docPartObj>
    </w:sdtPr>
    <w:sdtContent>
      <w:p w14:paraId="289742CF" w14:textId="77777777" w:rsidR="00840DDF" w:rsidRDefault="00EC14B7">
        <w:pPr>
          <w:pStyle w:val="Header"/>
          <w:jc w:val="right"/>
        </w:pPr>
        <w:r>
          <w:fldChar w:fldCharType="begin"/>
        </w:r>
        <w:r>
          <w:instrText>PAGE   \* MERGEFORMAT</w:instrText>
        </w:r>
        <w:r>
          <w:fldChar w:fldCharType="separate"/>
        </w:r>
        <w:r w:rsidR="0094105F">
          <w:rPr>
            <w:noProof/>
          </w:rPr>
          <w:t>IV</w:t>
        </w:r>
        <w:r>
          <w:fldChar w:fldCharType="end"/>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6992F" w14:textId="77777777" w:rsidR="00E36FD8" w:rsidRPr="003134AB" w:rsidRDefault="00E36FD8" w:rsidP="003134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118C9" w14:textId="5B605AE9" w:rsidR="00840DDF" w:rsidRDefault="00000000">
    <w:pPr>
      <w:pStyle w:val="Header"/>
    </w:pPr>
    <w:fldSimple w:instr=" STYLEREF  ÜberschriftOhneNummer  \* MERGEFORMAT ">
      <w:r w:rsidR="00B15E27">
        <w:rPr>
          <w:noProof/>
        </w:rPr>
        <w:t>Table of contents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2039074807"/>
      <w:docPartObj>
        <w:docPartGallery w:val="Page Numbers (Top of Page)"/>
        <w:docPartUnique/>
      </w:docPartObj>
    </w:sdtPr>
    <w:sdtContent>
      <w:p w14:paraId="393C98B0" w14:textId="75FD0ED9"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II</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60704" w14:textId="1B3F927D" w:rsidR="00840DDF" w:rsidRDefault="00000000">
    <w:pPr>
      <w:pStyle w:val="Header"/>
    </w:pPr>
    <w:fldSimple w:instr=" STYLEREF  ÜberschriftOhneNummer  \* MERGEFORMAT ">
      <w:r w:rsidR="00B15E27">
        <w:rPr>
          <w:noProof/>
        </w:rPr>
        <w:t>Table of contents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932045165"/>
      <w:docPartObj>
        <w:docPartGallery w:val="Page Numbers (Top of Page)"/>
        <w:docPartUnique/>
      </w:docPartObj>
    </w:sdtPr>
    <w:sdtContent>
      <w:p w14:paraId="4284B2D8" w14:textId="77777777"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III</w:t>
        </w:r>
        <w:r>
          <w:rPr>
            <w:noProof/>
          </w:rPr>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617951"/>
      <w:docPartObj>
        <w:docPartGallery w:val="Page Numbers (Top of Page)"/>
        <w:docPartUnique/>
      </w:docPartObj>
    </w:sdtPr>
    <w:sdtContent>
      <w:p w14:paraId="23E249F8" w14:textId="71233B9C" w:rsidR="00840DDF" w:rsidRDefault="00000000">
        <w:pPr>
          <w:pStyle w:val="Header"/>
          <w:jc w:val="right"/>
        </w:pPr>
        <w:fldSimple w:instr=" STYLEREF  &quot;Heading 1&quot;  \* MERGEFORMAT ">
          <w:r w:rsidR="003771A7">
            <w:rPr>
              <w:noProof/>
            </w:rPr>
            <w:t>List of Symbols</w:t>
          </w:r>
        </w:fldSimple>
        <w:r w:rsidR="00E36FD8">
          <w:ptab w:relativeTo="margin" w:alignment="right" w:leader="none"/>
        </w:r>
        <w:r w:rsidR="00E36FD8">
          <w:fldChar w:fldCharType="begin"/>
        </w:r>
        <w:r w:rsidR="00E36FD8">
          <w:instrText xml:space="preserve"> PAGE  \* Arabic  \* MERGEFORMAT </w:instrText>
        </w:r>
        <w:r w:rsidR="00E36FD8">
          <w:fldChar w:fldCharType="separate"/>
        </w:r>
        <w:r w:rsidR="0094105F">
          <w:rPr>
            <w:noProof/>
          </w:rPr>
          <w:t>5</w:t>
        </w:r>
        <w:r w:rsidR="00E36FD8">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37F86" w14:textId="1220FAED" w:rsidR="00840DDF" w:rsidRPr="009D3625" w:rsidRDefault="00000000">
    <w:pPr>
      <w:pStyle w:val="Header"/>
      <w:rPr>
        <w:lang w:val="en-US"/>
      </w:rPr>
    </w:pPr>
    <w:r>
      <w:fldChar w:fldCharType="begin"/>
    </w:r>
    <w:r w:rsidRPr="009D3625">
      <w:rPr>
        <w:lang w:val="en-US"/>
      </w:rPr>
      <w:instrText xml:space="preserve"> STYLEREF  "Überschrift 1" \w  \* MERGEFORMAT </w:instrText>
    </w:r>
    <w:r>
      <w:fldChar w:fldCharType="separate"/>
    </w:r>
    <w:r w:rsidR="00B15E27">
      <w:rPr>
        <w:b/>
        <w:bCs w:val="0"/>
        <w:noProof/>
        <w:lang w:val="en-US"/>
      </w:rPr>
      <w:t>Error! Use the Home tab to apply Überschrift 1 to the text that you want to appear here.</w:t>
    </w:r>
    <w:r>
      <w:rPr>
        <w:noProof/>
      </w:rPr>
      <w:fldChar w:fldCharType="end"/>
    </w:r>
    <w:r w:rsidR="00E36FD8" w:rsidRPr="00AC4F21">
      <w:rPr>
        <w:lang w:val="en-US"/>
      </w:rPr>
      <w:t xml:space="preserve">. </w:t>
    </w:r>
    <w:r>
      <w:fldChar w:fldCharType="begin"/>
    </w:r>
    <w:r w:rsidRPr="00AC4F21">
      <w:rPr>
        <w:lang w:val="en-US"/>
      </w:rPr>
      <w:instrText xml:space="preserve"> STYLEREF  "Überschrift 1"  \* MERGEFORMAT </w:instrText>
    </w:r>
    <w:r>
      <w:fldChar w:fldCharType="separate"/>
    </w:r>
    <w:r w:rsidR="00B15E27">
      <w:rPr>
        <w:b/>
        <w:bCs w:val="0"/>
        <w:noProof/>
        <w:lang w:val="en-US"/>
      </w:rPr>
      <w:t>Error! Use the Home tab to apply Überschrift 1 to the text that you want to appear here.</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E379D" w14:textId="5E8B4F21" w:rsidR="00840DDF" w:rsidRDefault="00000000">
    <w:pPr>
      <w:pStyle w:val="Header"/>
      <w:jc w:val="right"/>
    </w:pPr>
    <w:sdt>
      <w:sdtPr>
        <w:id w:val="-286818689"/>
        <w:docPartObj>
          <w:docPartGallery w:val="Page Numbers (Top of Page)"/>
          <w:docPartUnique/>
        </w:docPartObj>
      </w:sdtPr>
      <w:sdtContent>
        <w:r w:rsidR="00023998" w:rsidRPr="00E4349A">
          <w:rPr>
            <w:b/>
            <w:bCs w:val="0"/>
          </w:rPr>
          <w:fldChar w:fldCharType="begin"/>
        </w:r>
        <w:r w:rsidR="00023998" w:rsidRPr="00E4349A">
          <w:rPr>
            <w:b/>
            <w:bCs w:val="0"/>
          </w:rPr>
          <w:instrText xml:space="preserve"> STYLEREF  "Heading 1"  \* MERGEFORMAT </w:instrText>
        </w:r>
        <w:r w:rsidR="00023998" w:rsidRPr="00E4349A">
          <w:rPr>
            <w:b/>
            <w:bCs w:val="0"/>
          </w:rPr>
          <w:fldChar w:fldCharType="separate"/>
        </w:r>
        <w:r w:rsidR="00AA4C85">
          <w:rPr>
            <w:b/>
            <w:bCs w:val="0"/>
            <w:noProof/>
          </w:rPr>
          <w:t>Appendix</w:t>
        </w:r>
        <w:r w:rsidR="00023998" w:rsidRPr="00E4349A">
          <w:rPr>
            <w:b/>
            <w:bCs w:val="0"/>
            <w:noProof/>
          </w:rPr>
          <w:fldChar w:fldCharType="end"/>
        </w:r>
        <w:r w:rsidR="00E36FD8">
          <w:ptab w:relativeTo="margin" w:alignment="right" w:leader="none"/>
        </w:r>
        <w:r w:rsidR="00E36FD8">
          <w:fldChar w:fldCharType="begin"/>
        </w:r>
        <w:r w:rsidR="00E36FD8">
          <w:instrText>PAGE   \* MERGEFORMAT</w:instrText>
        </w:r>
        <w:r w:rsidR="00E36FD8">
          <w:fldChar w:fldCharType="separate"/>
        </w:r>
        <w:r w:rsidR="0094105F">
          <w:rPr>
            <w:noProof/>
          </w:rPr>
          <w:t xml:space="preserve"> 6</w:t>
        </w:r>
        <w:r w:rsidR="00E36FD8">
          <w:fldChar w:fldCharType="end"/>
        </w:r>
      </w:sdtContent>
    </w:sdt>
    <w:r w:rsidR="00E36FD8">
      <w:fldChar w:fldCharType="begin"/>
    </w:r>
    <w:r w:rsidR="00E36FD8">
      <w:instrText xml:space="preserve"> STYLEREF  ÜberschriftOhneNummer  \* MERGEFORMAT </w:instrText>
    </w:r>
    <w:r w:rsidR="00E36FD8">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FD54B" w14:textId="743E3316" w:rsidR="00840DDF" w:rsidRDefault="00EC14B7">
    <w:pPr>
      <w:pStyle w:val="Header"/>
    </w:pPr>
    <w:r>
      <w:fldChar w:fldCharType="begin"/>
    </w:r>
    <w:r>
      <w:instrText xml:space="preserve"> STYLEREF  ÜberschriftOhneNummer  \* MERGEFORMAT </w:instrTex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AF8C3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594428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9F8444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37A7F7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6464C1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A2BED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276274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0CEAA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F8749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4C0C71"/>
    <w:multiLevelType w:val="hybridMultilevel"/>
    <w:tmpl w:val="D9205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25C17"/>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351D4689"/>
    <w:multiLevelType w:val="hybridMultilevel"/>
    <w:tmpl w:val="5DDE6EAC"/>
    <w:lvl w:ilvl="0" w:tplc="1BF279D0">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1C27B1"/>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7391331"/>
    <w:multiLevelType w:val="hybridMultilevel"/>
    <w:tmpl w:val="841C917C"/>
    <w:lvl w:ilvl="0" w:tplc="1BF279D0">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413144"/>
    <w:multiLevelType w:val="multilevel"/>
    <w:tmpl w:val="AD78616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9"/>
        </w:tabs>
        <w:ind w:left="1009" w:hanging="100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D7F4605"/>
    <w:multiLevelType w:val="hybridMultilevel"/>
    <w:tmpl w:val="EA5A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F52EA5"/>
    <w:multiLevelType w:val="hybridMultilevel"/>
    <w:tmpl w:val="3DA6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343FD5"/>
    <w:multiLevelType w:val="hybridMultilevel"/>
    <w:tmpl w:val="36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C53BEF"/>
    <w:multiLevelType w:val="hybridMultilevel"/>
    <w:tmpl w:val="F7A06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456F58"/>
    <w:multiLevelType w:val="hybridMultilevel"/>
    <w:tmpl w:val="A5B81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CB0203"/>
    <w:multiLevelType w:val="hybridMultilevel"/>
    <w:tmpl w:val="17FA36F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F7F5F65"/>
    <w:multiLevelType w:val="hybridMultilevel"/>
    <w:tmpl w:val="D1925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C339DE"/>
    <w:multiLevelType w:val="hybridMultilevel"/>
    <w:tmpl w:val="8730C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E705B7"/>
    <w:multiLevelType w:val="multilevel"/>
    <w:tmpl w:val="0407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16cid:durableId="1374573161">
    <w:abstractNumId w:val="6"/>
  </w:num>
  <w:num w:numId="2" w16cid:durableId="1482575064">
    <w:abstractNumId w:val="9"/>
  </w:num>
  <w:num w:numId="3" w16cid:durableId="1176532471">
    <w:abstractNumId w:val="7"/>
  </w:num>
  <w:num w:numId="4" w16cid:durableId="2043240016">
    <w:abstractNumId w:val="5"/>
  </w:num>
  <w:num w:numId="5" w16cid:durableId="487982824">
    <w:abstractNumId w:val="4"/>
  </w:num>
  <w:num w:numId="6" w16cid:durableId="803307321">
    <w:abstractNumId w:val="8"/>
  </w:num>
  <w:num w:numId="7" w16cid:durableId="517812241">
    <w:abstractNumId w:val="3"/>
  </w:num>
  <w:num w:numId="8" w16cid:durableId="1264067183">
    <w:abstractNumId w:val="2"/>
  </w:num>
  <w:num w:numId="9" w16cid:durableId="189034057">
    <w:abstractNumId w:val="1"/>
  </w:num>
  <w:num w:numId="10" w16cid:durableId="635337032">
    <w:abstractNumId w:val="0"/>
  </w:num>
  <w:num w:numId="11" w16cid:durableId="957445930">
    <w:abstractNumId w:val="15"/>
  </w:num>
  <w:num w:numId="12" w16cid:durableId="1488741191">
    <w:abstractNumId w:val="11"/>
  </w:num>
  <w:num w:numId="13" w16cid:durableId="1989898163">
    <w:abstractNumId w:val="13"/>
  </w:num>
  <w:num w:numId="14" w16cid:durableId="145979651">
    <w:abstractNumId w:val="24"/>
  </w:num>
  <w:num w:numId="15" w16cid:durableId="377125731">
    <w:abstractNumId w:val="17"/>
  </w:num>
  <w:num w:numId="16" w16cid:durableId="1933393370">
    <w:abstractNumId w:val="10"/>
  </w:num>
  <w:num w:numId="17" w16cid:durableId="44111451">
    <w:abstractNumId w:val="18"/>
  </w:num>
  <w:num w:numId="18" w16cid:durableId="441461879">
    <w:abstractNumId w:val="15"/>
  </w:num>
  <w:num w:numId="19" w16cid:durableId="311175357">
    <w:abstractNumId w:val="15"/>
  </w:num>
  <w:num w:numId="20" w16cid:durableId="502159765">
    <w:abstractNumId w:val="23"/>
  </w:num>
  <w:num w:numId="21" w16cid:durableId="658919814">
    <w:abstractNumId w:val="16"/>
  </w:num>
  <w:num w:numId="22" w16cid:durableId="1304433757">
    <w:abstractNumId w:val="22"/>
  </w:num>
  <w:num w:numId="23" w16cid:durableId="2056931771">
    <w:abstractNumId w:val="19"/>
  </w:num>
  <w:num w:numId="24" w16cid:durableId="1558738806">
    <w:abstractNumId w:val="15"/>
  </w:num>
  <w:num w:numId="25" w16cid:durableId="212205741">
    <w:abstractNumId w:val="14"/>
  </w:num>
  <w:num w:numId="26" w16cid:durableId="382952148">
    <w:abstractNumId w:val="12"/>
  </w:num>
  <w:num w:numId="27" w16cid:durableId="1462729199">
    <w:abstractNumId w:val="21"/>
  </w:num>
  <w:num w:numId="28" w16cid:durableId="687415813">
    <w:abstractNumId w:val="20"/>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iana Graziano">
    <w15:presenceInfo w15:providerId="AD" w15:userId="S::Floriana.Graziano@baywa-re.com::4c19de1f-4da7-4b26-b0f7-5d04aadd24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it-IT" w:vendorID="64" w:dllVersion="0" w:nlCheck="1" w:checkStyle="0"/>
  <w:activeWritingStyle w:appName="MSWord" w:lang="fr-FR"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357"/>
  <w:hyphenationZone w:val="14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QzNjAwMzUzMLQ0NDFV0lEKTi0uzszPAykwsqgFAKlF6A0tAAAA"/>
  </w:docVars>
  <w:rsids>
    <w:rsidRoot w:val="00FB4A8D"/>
    <w:rsid w:val="00000176"/>
    <w:rsid w:val="00001D9D"/>
    <w:rsid w:val="00002701"/>
    <w:rsid w:val="0000586A"/>
    <w:rsid w:val="000075A5"/>
    <w:rsid w:val="000104B9"/>
    <w:rsid w:val="00011DF8"/>
    <w:rsid w:val="000146A4"/>
    <w:rsid w:val="000169A4"/>
    <w:rsid w:val="00020125"/>
    <w:rsid w:val="00023998"/>
    <w:rsid w:val="00024CEA"/>
    <w:rsid w:val="000268F8"/>
    <w:rsid w:val="00026AE0"/>
    <w:rsid w:val="00026D26"/>
    <w:rsid w:val="00033C27"/>
    <w:rsid w:val="000345E5"/>
    <w:rsid w:val="00034888"/>
    <w:rsid w:val="00034DAA"/>
    <w:rsid w:val="000356F9"/>
    <w:rsid w:val="00041661"/>
    <w:rsid w:val="00041D78"/>
    <w:rsid w:val="0004294D"/>
    <w:rsid w:val="00046FB2"/>
    <w:rsid w:val="00047AD8"/>
    <w:rsid w:val="00051158"/>
    <w:rsid w:val="00055FE4"/>
    <w:rsid w:val="000569A3"/>
    <w:rsid w:val="00056BF0"/>
    <w:rsid w:val="0006175F"/>
    <w:rsid w:val="00063679"/>
    <w:rsid w:val="00063FAE"/>
    <w:rsid w:val="00066B6D"/>
    <w:rsid w:val="0006742D"/>
    <w:rsid w:val="0006751C"/>
    <w:rsid w:val="000677F0"/>
    <w:rsid w:val="00070A50"/>
    <w:rsid w:val="000721C8"/>
    <w:rsid w:val="0007431E"/>
    <w:rsid w:val="000745A1"/>
    <w:rsid w:val="00074799"/>
    <w:rsid w:val="00075F63"/>
    <w:rsid w:val="0007608D"/>
    <w:rsid w:val="0007624A"/>
    <w:rsid w:val="00080F10"/>
    <w:rsid w:val="0008390E"/>
    <w:rsid w:val="00084705"/>
    <w:rsid w:val="0008471A"/>
    <w:rsid w:val="000879B4"/>
    <w:rsid w:val="000903EC"/>
    <w:rsid w:val="00093917"/>
    <w:rsid w:val="00093A5F"/>
    <w:rsid w:val="00094068"/>
    <w:rsid w:val="000944DF"/>
    <w:rsid w:val="00094A50"/>
    <w:rsid w:val="000A3A35"/>
    <w:rsid w:val="000A3FBF"/>
    <w:rsid w:val="000A5E8F"/>
    <w:rsid w:val="000A6A61"/>
    <w:rsid w:val="000A6DFB"/>
    <w:rsid w:val="000A721E"/>
    <w:rsid w:val="000B175C"/>
    <w:rsid w:val="000B2CE7"/>
    <w:rsid w:val="000B3EEA"/>
    <w:rsid w:val="000B461E"/>
    <w:rsid w:val="000B797A"/>
    <w:rsid w:val="000C0665"/>
    <w:rsid w:val="000C163A"/>
    <w:rsid w:val="000C163D"/>
    <w:rsid w:val="000C21CE"/>
    <w:rsid w:val="000C2343"/>
    <w:rsid w:val="000C2401"/>
    <w:rsid w:val="000C384F"/>
    <w:rsid w:val="000C538A"/>
    <w:rsid w:val="000D1078"/>
    <w:rsid w:val="000D2840"/>
    <w:rsid w:val="000D3C70"/>
    <w:rsid w:val="000D78A0"/>
    <w:rsid w:val="000E01C0"/>
    <w:rsid w:val="000E0FB3"/>
    <w:rsid w:val="000E170C"/>
    <w:rsid w:val="000E52AE"/>
    <w:rsid w:val="000E6136"/>
    <w:rsid w:val="000F49ED"/>
    <w:rsid w:val="000F5C4B"/>
    <w:rsid w:val="000F782B"/>
    <w:rsid w:val="00100496"/>
    <w:rsid w:val="00100AF3"/>
    <w:rsid w:val="00101B07"/>
    <w:rsid w:val="00103146"/>
    <w:rsid w:val="001040F0"/>
    <w:rsid w:val="00105D83"/>
    <w:rsid w:val="00105F21"/>
    <w:rsid w:val="00106680"/>
    <w:rsid w:val="00106F56"/>
    <w:rsid w:val="00107B7E"/>
    <w:rsid w:val="00111849"/>
    <w:rsid w:val="00114147"/>
    <w:rsid w:val="00114DA0"/>
    <w:rsid w:val="00116BFD"/>
    <w:rsid w:val="00121B2C"/>
    <w:rsid w:val="00121BD7"/>
    <w:rsid w:val="001250D3"/>
    <w:rsid w:val="001278ED"/>
    <w:rsid w:val="0013248D"/>
    <w:rsid w:val="00133AC9"/>
    <w:rsid w:val="00133E2F"/>
    <w:rsid w:val="0013482A"/>
    <w:rsid w:val="00134E2E"/>
    <w:rsid w:val="00136223"/>
    <w:rsid w:val="001372C6"/>
    <w:rsid w:val="00140B13"/>
    <w:rsid w:val="00141D5E"/>
    <w:rsid w:val="001445C7"/>
    <w:rsid w:val="00144969"/>
    <w:rsid w:val="00146D20"/>
    <w:rsid w:val="00147866"/>
    <w:rsid w:val="00151A31"/>
    <w:rsid w:val="0015393B"/>
    <w:rsid w:val="00155297"/>
    <w:rsid w:val="00155F09"/>
    <w:rsid w:val="00156510"/>
    <w:rsid w:val="00157260"/>
    <w:rsid w:val="00163A5B"/>
    <w:rsid w:val="001663D8"/>
    <w:rsid w:val="0016704C"/>
    <w:rsid w:val="001717DB"/>
    <w:rsid w:val="00171A99"/>
    <w:rsid w:val="0017226E"/>
    <w:rsid w:val="00173914"/>
    <w:rsid w:val="001760ED"/>
    <w:rsid w:val="0017641E"/>
    <w:rsid w:val="00180A62"/>
    <w:rsid w:val="00185219"/>
    <w:rsid w:val="00190201"/>
    <w:rsid w:val="001910FD"/>
    <w:rsid w:val="00191542"/>
    <w:rsid w:val="00197F7B"/>
    <w:rsid w:val="001A0FA1"/>
    <w:rsid w:val="001A2414"/>
    <w:rsid w:val="001A27BC"/>
    <w:rsid w:val="001A3011"/>
    <w:rsid w:val="001A51D9"/>
    <w:rsid w:val="001B3099"/>
    <w:rsid w:val="001B5A32"/>
    <w:rsid w:val="001B64C9"/>
    <w:rsid w:val="001C176E"/>
    <w:rsid w:val="001C1A84"/>
    <w:rsid w:val="001C44F4"/>
    <w:rsid w:val="001C69CF"/>
    <w:rsid w:val="001D0135"/>
    <w:rsid w:val="001D1EB3"/>
    <w:rsid w:val="001D2E14"/>
    <w:rsid w:val="001D4C3D"/>
    <w:rsid w:val="001D60CB"/>
    <w:rsid w:val="001E3A27"/>
    <w:rsid w:val="001E6B40"/>
    <w:rsid w:val="001E6B9B"/>
    <w:rsid w:val="001E6DA4"/>
    <w:rsid w:val="001E6F00"/>
    <w:rsid w:val="001E7061"/>
    <w:rsid w:val="001F702C"/>
    <w:rsid w:val="0020055C"/>
    <w:rsid w:val="00204DC1"/>
    <w:rsid w:val="00206F08"/>
    <w:rsid w:val="00210531"/>
    <w:rsid w:val="0021105A"/>
    <w:rsid w:val="00212690"/>
    <w:rsid w:val="00212A94"/>
    <w:rsid w:val="002145ED"/>
    <w:rsid w:val="002162D7"/>
    <w:rsid w:val="00217407"/>
    <w:rsid w:val="002215D7"/>
    <w:rsid w:val="00225F01"/>
    <w:rsid w:val="00227086"/>
    <w:rsid w:val="00230760"/>
    <w:rsid w:val="00237529"/>
    <w:rsid w:val="00240010"/>
    <w:rsid w:val="002413D4"/>
    <w:rsid w:val="002415CC"/>
    <w:rsid w:val="00241C8B"/>
    <w:rsid w:val="0024319F"/>
    <w:rsid w:val="00245ACF"/>
    <w:rsid w:val="00245D92"/>
    <w:rsid w:val="00251A16"/>
    <w:rsid w:val="00251D07"/>
    <w:rsid w:val="0026191C"/>
    <w:rsid w:val="00261DDA"/>
    <w:rsid w:val="00262FAA"/>
    <w:rsid w:val="0026321B"/>
    <w:rsid w:val="0026362B"/>
    <w:rsid w:val="00265065"/>
    <w:rsid w:val="00265C1D"/>
    <w:rsid w:val="00270978"/>
    <w:rsid w:val="00270B19"/>
    <w:rsid w:val="00270E78"/>
    <w:rsid w:val="00271110"/>
    <w:rsid w:val="00271665"/>
    <w:rsid w:val="00271D62"/>
    <w:rsid w:val="002727C9"/>
    <w:rsid w:val="00275E06"/>
    <w:rsid w:val="00282021"/>
    <w:rsid w:val="0028509B"/>
    <w:rsid w:val="00287413"/>
    <w:rsid w:val="0028773B"/>
    <w:rsid w:val="00291264"/>
    <w:rsid w:val="002920E7"/>
    <w:rsid w:val="00292A0E"/>
    <w:rsid w:val="002931E0"/>
    <w:rsid w:val="002936DE"/>
    <w:rsid w:val="00295BA1"/>
    <w:rsid w:val="002A2FC4"/>
    <w:rsid w:val="002A3723"/>
    <w:rsid w:val="002A447F"/>
    <w:rsid w:val="002A5658"/>
    <w:rsid w:val="002A5B5A"/>
    <w:rsid w:val="002A7E2C"/>
    <w:rsid w:val="002B002E"/>
    <w:rsid w:val="002B4A2B"/>
    <w:rsid w:val="002B5333"/>
    <w:rsid w:val="002C4E05"/>
    <w:rsid w:val="002C563F"/>
    <w:rsid w:val="002C5BD7"/>
    <w:rsid w:val="002C68FA"/>
    <w:rsid w:val="002D08CD"/>
    <w:rsid w:val="002D225C"/>
    <w:rsid w:val="002D43C9"/>
    <w:rsid w:val="002D525F"/>
    <w:rsid w:val="002E0F21"/>
    <w:rsid w:val="002E1532"/>
    <w:rsid w:val="002E1DCA"/>
    <w:rsid w:val="002E227B"/>
    <w:rsid w:val="002E2B70"/>
    <w:rsid w:val="002E4FE6"/>
    <w:rsid w:val="002E5C6E"/>
    <w:rsid w:val="002F18E4"/>
    <w:rsid w:val="002F1EBA"/>
    <w:rsid w:val="002F2A14"/>
    <w:rsid w:val="002F2A3A"/>
    <w:rsid w:val="002F2B35"/>
    <w:rsid w:val="003042E8"/>
    <w:rsid w:val="00305AB7"/>
    <w:rsid w:val="00305DAB"/>
    <w:rsid w:val="0030711D"/>
    <w:rsid w:val="003106E0"/>
    <w:rsid w:val="003109CE"/>
    <w:rsid w:val="003119FE"/>
    <w:rsid w:val="003134AB"/>
    <w:rsid w:val="003135D3"/>
    <w:rsid w:val="003140C5"/>
    <w:rsid w:val="00314353"/>
    <w:rsid w:val="00316407"/>
    <w:rsid w:val="00316688"/>
    <w:rsid w:val="003169EA"/>
    <w:rsid w:val="00316C98"/>
    <w:rsid w:val="0032067E"/>
    <w:rsid w:val="00321F22"/>
    <w:rsid w:val="003227F9"/>
    <w:rsid w:val="0032421B"/>
    <w:rsid w:val="003273CD"/>
    <w:rsid w:val="00332EE2"/>
    <w:rsid w:val="0033385E"/>
    <w:rsid w:val="00334F56"/>
    <w:rsid w:val="00346BEE"/>
    <w:rsid w:val="00350983"/>
    <w:rsid w:val="003525AD"/>
    <w:rsid w:val="00354378"/>
    <w:rsid w:val="0035451F"/>
    <w:rsid w:val="00354B93"/>
    <w:rsid w:val="003552EF"/>
    <w:rsid w:val="00355A36"/>
    <w:rsid w:val="00355C59"/>
    <w:rsid w:val="00356E59"/>
    <w:rsid w:val="00361452"/>
    <w:rsid w:val="00365C17"/>
    <w:rsid w:val="00366175"/>
    <w:rsid w:val="00370947"/>
    <w:rsid w:val="00371020"/>
    <w:rsid w:val="00371556"/>
    <w:rsid w:val="003721E2"/>
    <w:rsid w:val="003722CF"/>
    <w:rsid w:val="00376B37"/>
    <w:rsid w:val="003771A7"/>
    <w:rsid w:val="00382C37"/>
    <w:rsid w:val="00382E4D"/>
    <w:rsid w:val="00383706"/>
    <w:rsid w:val="003852C7"/>
    <w:rsid w:val="003909D1"/>
    <w:rsid w:val="00395436"/>
    <w:rsid w:val="00396172"/>
    <w:rsid w:val="003966AA"/>
    <w:rsid w:val="003A4E2B"/>
    <w:rsid w:val="003A581F"/>
    <w:rsid w:val="003A63B9"/>
    <w:rsid w:val="003A6AEC"/>
    <w:rsid w:val="003A7D1C"/>
    <w:rsid w:val="003B0021"/>
    <w:rsid w:val="003B0E14"/>
    <w:rsid w:val="003B0F8D"/>
    <w:rsid w:val="003B1381"/>
    <w:rsid w:val="003B1A0E"/>
    <w:rsid w:val="003B2688"/>
    <w:rsid w:val="003B6032"/>
    <w:rsid w:val="003B7865"/>
    <w:rsid w:val="003C0A0D"/>
    <w:rsid w:val="003C267F"/>
    <w:rsid w:val="003C295E"/>
    <w:rsid w:val="003C334F"/>
    <w:rsid w:val="003C48FF"/>
    <w:rsid w:val="003D06AD"/>
    <w:rsid w:val="003D5778"/>
    <w:rsid w:val="003D7FBC"/>
    <w:rsid w:val="003E19F1"/>
    <w:rsid w:val="003E520C"/>
    <w:rsid w:val="003E71CB"/>
    <w:rsid w:val="003F0F0D"/>
    <w:rsid w:val="003F5865"/>
    <w:rsid w:val="003F6677"/>
    <w:rsid w:val="00403BA9"/>
    <w:rsid w:val="0040621F"/>
    <w:rsid w:val="00406F99"/>
    <w:rsid w:val="00407D28"/>
    <w:rsid w:val="004129AB"/>
    <w:rsid w:val="00415594"/>
    <w:rsid w:val="00421E97"/>
    <w:rsid w:val="00425880"/>
    <w:rsid w:val="00426490"/>
    <w:rsid w:val="004270B3"/>
    <w:rsid w:val="0043094A"/>
    <w:rsid w:val="00431E5C"/>
    <w:rsid w:val="00433196"/>
    <w:rsid w:val="00433C38"/>
    <w:rsid w:val="00436AC8"/>
    <w:rsid w:val="00436DC9"/>
    <w:rsid w:val="004374CB"/>
    <w:rsid w:val="0044334F"/>
    <w:rsid w:val="00446568"/>
    <w:rsid w:val="004469B7"/>
    <w:rsid w:val="004506C9"/>
    <w:rsid w:val="00452219"/>
    <w:rsid w:val="00453B04"/>
    <w:rsid w:val="004543A7"/>
    <w:rsid w:val="00460843"/>
    <w:rsid w:val="00460CCA"/>
    <w:rsid w:val="00461848"/>
    <w:rsid w:val="0046430E"/>
    <w:rsid w:val="00464A84"/>
    <w:rsid w:val="00464D41"/>
    <w:rsid w:val="00465C87"/>
    <w:rsid w:val="0046621C"/>
    <w:rsid w:val="00471C80"/>
    <w:rsid w:val="00475548"/>
    <w:rsid w:val="00476F36"/>
    <w:rsid w:val="00477367"/>
    <w:rsid w:val="0048034B"/>
    <w:rsid w:val="00481058"/>
    <w:rsid w:val="00482180"/>
    <w:rsid w:val="004829CE"/>
    <w:rsid w:val="004834B0"/>
    <w:rsid w:val="00484210"/>
    <w:rsid w:val="00484B2C"/>
    <w:rsid w:val="004865A9"/>
    <w:rsid w:val="00490E97"/>
    <w:rsid w:val="004915EB"/>
    <w:rsid w:val="00493032"/>
    <w:rsid w:val="00496E69"/>
    <w:rsid w:val="00497D41"/>
    <w:rsid w:val="004A2C81"/>
    <w:rsid w:val="004A54F0"/>
    <w:rsid w:val="004A5B19"/>
    <w:rsid w:val="004A6278"/>
    <w:rsid w:val="004A65C1"/>
    <w:rsid w:val="004A6723"/>
    <w:rsid w:val="004B163D"/>
    <w:rsid w:val="004B1725"/>
    <w:rsid w:val="004B1BC3"/>
    <w:rsid w:val="004B1FBC"/>
    <w:rsid w:val="004B2505"/>
    <w:rsid w:val="004B7368"/>
    <w:rsid w:val="004B7F62"/>
    <w:rsid w:val="004C2F30"/>
    <w:rsid w:val="004C623B"/>
    <w:rsid w:val="004C7BEA"/>
    <w:rsid w:val="004C7D59"/>
    <w:rsid w:val="004D1BC1"/>
    <w:rsid w:val="004D28FB"/>
    <w:rsid w:val="004D2F00"/>
    <w:rsid w:val="004D439D"/>
    <w:rsid w:val="004D5FE3"/>
    <w:rsid w:val="004D6969"/>
    <w:rsid w:val="004E0BA8"/>
    <w:rsid w:val="004E22DE"/>
    <w:rsid w:val="004E48FB"/>
    <w:rsid w:val="004F043F"/>
    <w:rsid w:val="004F1025"/>
    <w:rsid w:val="004F326E"/>
    <w:rsid w:val="004F43AC"/>
    <w:rsid w:val="004F4CE3"/>
    <w:rsid w:val="004F7FCD"/>
    <w:rsid w:val="005005A4"/>
    <w:rsid w:val="00505250"/>
    <w:rsid w:val="005053DD"/>
    <w:rsid w:val="0051085D"/>
    <w:rsid w:val="00515679"/>
    <w:rsid w:val="0051583E"/>
    <w:rsid w:val="00515A8E"/>
    <w:rsid w:val="00516A78"/>
    <w:rsid w:val="00517346"/>
    <w:rsid w:val="00521E34"/>
    <w:rsid w:val="00521F52"/>
    <w:rsid w:val="0052284E"/>
    <w:rsid w:val="00525656"/>
    <w:rsid w:val="005259FA"/>
    <w:rsid w:val="005275DB"/>
    <w:rsid w:val="0053163E"/>
    <w:rsid w:val="00537956"/>
    <w:rsid w:val="00537AD7"/>
    <w:rsid w:val="00546E33"/>
    <w:rsid w:val="00546F0B"/>
    <w:rsid w:val="0055134C"/>
    <w:rsid w:val="005527DA"/>
    <w:rsid w:val="005533FE"/>
    <w:rsid w:val="005556C0"/>
    <w:rsid w:val="00556DE5"/>
    <w:rsid w:val="00556FA0"/>
    <w:rsid w:val="0055735D"/>
    <w:rsid w:val="0056231B"/>
    <w:rsid w:val="0056237E"/>
    <w:rsid w:val="00563439"/>
    <w:rsid w:val="00565ADB"/>
    <w:rsid w:val="00573E6C"/>
    <w:rsid w:val="005813C5"/>
    <w:rsid w:val="0058164F"/>
    <w:rsid w:val="00581992"/>
    <w:rsid w:val="00582553"/>
    <w:rsid w:val="00585A1B"/>
    <w:rsid w:val="005868BD"/>
    <w:rsid w:val="00587F60"/>
    <w:rsid w:val="00590717"/>
    <w:rsid w:val="00590F10"/>
    <w:rsid w:val="00592130"/>
    <w:rsid w:val="00592221"/>
    <w:rsid w:val="0059236A"/>
    <w:rsid w:val="00592843"/>
    <w:rsid w:val="005951D4"/>
    <w:rsid w:val="00595763"/>
    <w:rsid w:val="0059735E"/>
    <w:rsid w:val="00597EA4"/>
    <w:rsid w:val="005A0991"/>
    <w:rsid w:val="005A29A9"/>
    <w:rsid w:val="005A3C10"/>
    <w:rsid w:val="005A5F1A"/>
    <w:rsid w:val="005A7917"/>
    <w:rsid w:val="005B136A"/>
    <w:rsid w:val="005B5030"/>
    <w:rsid w:val="005B66CD"/>
    <w:rsid w:val="005C05BE"/>
    <w:rsid w:val="005C20E3"/>
    <w:rsid w:val="005C5966"/>
    <w:rsid w:val="005C6B92"/>
    <w:rsid w:val="005C7B51"/>
    <w:rsid w:val="005D30F2"/>
    <w:rsid w:val="005D3F16"/>
    <w:rsid w:val="005D7623"/>
    <w:rsid w:val="005E12FE"/>
    <w:rsid w:val="005E2095"/>
    <w:rsid w:val="005E2A98"/>
    <w:rsid w:val="005E2F1A"/>
    <w:rsid w:val="005E5258"/>
    <w:rsid w:val="005F46DA"/>
    <w:rsid w:val="00600EC6"/>
    <w:rsid w:val="006053AF"/>
    <w:rsid w:val="00605AC5"/>
    <w:rsid w:val="00607693"/>
    <w:rsid w:val="00607A42"/>
    <w:rsid w:val="00610858"/>
    <w:rsid w:val="00610DDC"/>
    <w:rsid w:val="00611BAC"/>
    <w:rsid w:val="00611E15"/>
    <w:rsid w:val="006142EF"/>
    <w:rsid w:val="00615F41"/>
    <w:rsid w:val="006216E6"/>
    <w:rsid w:val="00623B69"/>
    <w:rsid w:val="006242FA"/>
    <w:rsid w:val="00625D5A"/>
    <w:rsid w:val="00626146"/>
    <w:rsid w:val="00632475"/>
    <w:rsid w:val="006329F4"/>
    <w:rsid w:val="00633598"/>
    <w:rsid w:val="00634773"/>
    <w:rsid w:val="00634CD7"/>
    <w:rsid w:val="00635CDE"/>
    <w:rsid w:val="00636D8E"/>
    <w:rsid w:val="00636DB3"/>
    <w:rsid w:val="006371CD"/>
    <w:rsid w:val="0064293E"/>
    <w:rsid w:val="006463FB"/>
    <w:rsid w:val="00647CAA"/>
    <w:rsid w:val="00650F47"/>
    <w:rsid w:val="006513FE"/>
    <w:rsid w:val="00651E49"/>
    <w:rsid w:val="00652F92"/>
    <w:rsid w:val="006534A5"/>
    <w:rsid w:val="0065468F"/>
    <w:rsid w:val="0066451D"/>
    <w:rsid w:val="006652B0"/>
    <w:rsid w:val="0066784A"/>
    <w:rsid w:val="00667C3A"/>
    <w:rsid w:val="00671B66"/>
    <w:rsid w:val="00673B91"/>
    <w:rsid w:val="00673F12"/>
    <w:rsid w:val="006747BA"/>
    <w:rsid w:val="00676B7D"/>
    <w:rsid w:val="00676BEA"/>
    <w:rsid w:val="00676DDD"/>
    <w:rsid w:val="0067782D"/>
    <w:rsid w:val="00682D3C"/>
    <w:rsid w:val="00682D66"/>
    <w:rsid w:val="0068514B"/>
    <w:rsid w:val="00685BD7"/>
    <w:rsid w:val="00695178"/>
    <w:rsid w:val="006965F5"/>
    <w:rsid w:val="0069681D"/>
    <w:rsid w:val="006A3144"/>
    <w:rsid w:val="006A69E1"/>
    <w:rsid w:val="006A717D"/>
    <w:rsid w:val="006A72C4"/>
    <w:rsid w:val="006B0D5E"/>
    <w:rsid w:val="006B18DA"/>
    <w:rsid w:val="006B43CE"/>
    <w:rsid w:val="006B6847"/>
    <w:rsid w:val="006B7EF2"/>
    <w:rsid w:val="006C02AC"/>
    <w:rsid w:val="006C09D7"/>
    <w:rsid w:val="006C25CC"/>
    <w:rsid w:val="006C40BA"/>
    <w:rsid w:val="006C446A"/>
    <w:rsid w:val="006C4B42"/>
    <w:rsid w:val="006C4D34"/>
    <w:rsid w:val="006D1165"/>
    <w:rsid w:val="006D1AA7"/>
    <w:rsid w:val="006D3CBA"/>
    <w:rsid w:val="006D5124"/>
    <w:rsid w:val="006D7F16"/>
    <w:rsid w:val="006E31DE"/>
    <w:rsid w:val="006E4B64"/>
    <w:rsid w:val="006F2645"/>
    <w:rsid w:val="006F5F0A"/>
    <w:rsid w:val="006F6842"/>
    <w:rsid w:val="006F77EC"/>
    <w:rsid w:val="006F7C5B"/>
    <w:rsid w:val="00700CA8"/>
    <w:rsid w:val="0070139E"/>
    <w:rsid w:val="00701A0A"/>
    <w:rsid w:val="007042BF"/>
    <w:rsid w:val="00704C62"/>
    <w:rsid w:val="007050A3"/>
    <w:rsid w:val="00705C65"/>
    <w:rsid w:val="007102DB"/>
    <w:rsid w:val="0071254F"/>
    <w:rsid w:val="00713603"/>
    <w:rsid w:val="007145AB"/>
    <w:rsid w:val="00717091"/>
    <w:rsid w:val="00721286"/>
    <w:rsid w:val="00721429"/>
    <w:rsid w:val="00721D3D"/>
    <w:rsid w:val="0072760C"/>
    <w:rsid w:val="00727D1B"/>
    <w:rsid w:val="0073131E"/>
    <w:rsid w:val="0074375E"/>
    <w:rsid w:val="00743D8E"/>
    <w:rsid w:val="007440C2"/>
    <w:rsid w:val="00744A63"/>
    <w:rsid w:val="00746E20"/>
    <w:rsid w:val="00747BCF"/>
    <w:rsid w:val="00754E91"/>
    <w:rsid w:val="0075702F"/>
    <w:rsid w:val="0076088C"/>
    <w:rsid w:val="00760B42"/>
    <w:rsid w:val="00760DE0"/>
    <w:rsid w:val="00771579"/>
    <w:rsid w:val="00771AB8"/>
    <w:rsid w:val="00774FC8"/>
    <w:rsid w:val="00781B5B"/>
    <w:rsid w:val="00784FB7"/>
    <w:rsid w:val="00785A4E"/>
    <w:rsid w:val="00786C8B"/>
    <w:rsid w:val="0079024D"/>
    <w:rsid w:val="0079049C"/>
    <w:rsid w:val="0079054F"/>
    <w:rsid w:val="00791AC9"/>
    <w:rsid w:val="0079326F"/>
    <w:rsid w:val="00793DC9"/>
    <w:rsid w:val="0079496E"/>
    <w:rsid w:val="007A1EF2"/>
    <w:rsid w:val="007A6BF2"/>
    <w:rsid w:val="007B1537"/>
    <w:rsid w:val="007B228D"/>
    <w:rsid w:val="007B51B8"/>
    <w:rsid w:val="007B707B"/>
    <w:rsid w:val="007B7D17"/>
    <w:rsid w:val="007C058E"/>
    <w:rsid w:val="007C29F8"/>
    <w:rsid w:val="007C419C"/>
    <w:rsid w:val="007C68F4"/>
    <w:rsid w:val="007C6925"/>
    <w:rsid w:val="007C6A29"/>
    <w:rsid w:val="007D1419"/>
    <w:rsid w:val="007D1863"/>
    <w:rsid w:val="007D3584"/>
    <w:rsid w:val="007D7378"/>
    <w:rsid w:val="007E0A3C"/>
    <w:rsid w:val="007E1AF3"/>
    <w:rsid w:val="007E3A31"/>
    <w:rsid w:val="007E3BD7"/>
    <w:rsid w:val="007E4FCD"/>
    <w:rsid w:val="007E52A8"/>
    <w:rsid w:val="007E7E8E"/>
    <w:rsid w:val="007F1653"/>
    <w:rsid w:val="007F1A35"/>
    <w:rsid w:val="007F1CAE"/>
    <w:rsid w:val="007F4E11"/>
    <w:rsid w:val="007F50B1"/>
    <w:rsid w:val="007F54B3"/>
    <w:rsid w:val="008019CF"/>
    <w:rsid w:val="00805271"/>
    <w:rsid w:val="00806DC4"/>
    <w:rsid w:val="00810962"/>
    <w:rsid w:val="0081749F"/>
    <w:rsid w:val="0082784C"/>
    <w:rsid w:val="00830502"/>
    <w:rsid w:val="00832ECE"/>
    <w:rsid w:val="00836FF2"/>
    <w:rsid w:val="00837465"/>
    <w:rsid w:val="00840DDF"/>
    <w:rsid w:val="00841127"/>
    <w:rsid w:val="008423FB"/>
    <w:rsid w:val="008434EE"/>
    <w:rsid w:val="00843E84"/>
    <w:rsid w:val="00844586"/>
    <w:rsid w:val="00846734"/>
    <w:rsid w:val="00846A6A"/>
    <w:rsid w:val="00847846"/>
    <w:rsid w:val="00847BFD"/>
    <w:rsid w:val="00847F9E"/>
    <w:rsid w:val="00852837"/>
    <w:rsid w:val="008564A1"/>
    <w:rsid w:val="00856758"/>
    <w:rsid w:val="008635A7"/>
    <w:rsid w:val="00865612"/>
    <w:rsid w:val="008662E8"/>
    <w:rsid w:val="008678BB"/>
    <w:rsid w:val="00870E5A"/>
    <w:rsid w:val="00877AD6"/>
    <w:rsid w:val="00877AED"/>
    <w:rsid w:val="00880CBD"/>
    <w:rsid w:val="00880CD1"/>
    <w:rsid w:val="00882230"/>
    <w:rsid w:val="00883BEA"/>
    <w:rsid w:val="0088453A"/>
    <w:rsid w:val="008856F3"/>
    <w:rsid w:val="00885B91"/>
    <w:rsid w:val="008870E5"/>
    <w:rsid w:val="00887EA4"/>
    <w:rsid w:val="008921E3"/>
    <w:rsid w:val="0089293E"/>
    <w:rsid w:val="00893856"/>
    <w:rsid w:val="00893D9C"/>
    <w:rsid w:val="00894C63"/>
    <w:rsid w:val="00895166"/>
    <w:rsid w:val="00897367"/>
    <w:rsid w:val="00897BE0"/>
    <w:rsid w:val="00897DD0"/>
    <w:rsid w:val="008A01A3"/>
    <w:rsid w:val="008A1280"/>
    <w:rsid w:val="008A14FB"/>
    <w:rsid w:val="008A6E56"/>
    <w:rsid w:val="008A7C3F"/>
    <w:rsid w:val="008B23FE"/>
    <w:rsid w:val="008B2C10"/>
    <w:rsid w:val="008B2CB4"/>
    <w:rsid w:val="008B3025"/>
    <w:rsid w:val="008B45C9"/>
    <w:rsid w:val="008B7494"/>
    <w:rsid w:val="008C0DD6"/>
    <w:rsid w:val="008C1F5C"/>
    <w:rsid w:val="008C5D9C"/>
    <w:rsid w:val="008D2B37"/>
    <w:rsid w:val="008D38F5"/>
    <w:rsid w:val="008D3DDE"/>
    <w:rsid w:val="008D425C"/>
    <w:rsid w:val="008D79F2"/>
    <w:rsid w:val="008E07B8"/>
    <w:rsid w:val="008E0F7E"/>
    <w:rsid w:val="008E306D"/>
    <w:rsid w:val="008E4689"/>
    <w:rsid w:val="008E5321"/>
    <w:rsid w:val="008E6DF3"/>
    <w:rsid w:val="008F0A17"/>
    <w:rsid w:val="008F0A36"/>
    <w:rsid w:val="008F1BAB"/>
    <w:rsid w:val="008F214B"/>
    <w:rsid w:val="008F41EF"/>
    <w:rsid w:val="008F570F"/>
    <w:rsid w:val="008F6735"/>
    <w:rsid w:val="008F6B96"/>
    <w:rsid w:val="0090016A"/>
    <w:rsid w:val="00900437"/>
    <w:rsid w:val="0090288B"/>
    <w:rsid w:val="009059ED"/>
    <w:rsid w:val="00905DCB"/>
    <w:rsid w:val="0090655B"/>
    <w:rsid w:val="0090662D"/>
    <w:rsid w:val="00910885"/>
    <w:rsid w:val="00911AB5"/>
    <w:rsid w:val="00913A57"/>
    <w:rsid w:val="00914E29"/>
    <w:rsid w:val="00915B58"/>
    <w:rsid w:val="00924150"/>
    <w:rsid w:val="00930D42"/>
    <w:rsid w:val="009316DA"/>
    <w:rsid w:val="00933458"/>
    <w:rsid w:val="009340F9"/>
    <w:rsid w:val="0093542D"/>
    <w:rsid w:val="009403E8"/>
    <w:rsid w:val="0094105F"/>
    <w:rsid w:val="00941283"/>
    <w:rsid w:val="009416EB"/>
    <w:rsid w:val="00942853"/>
    <w:rsid w:val="00943B5F"/>
    <w:rsid w:val="009456E8"/>
    <w:rsid w:val="009505CD"/>
    <w:rsid w:val="00955D57"/>
    <w:rsid w:val="00956A3C"/>
    <w:rsid w:val="00961F76"/>
    <w:rsid w:val="00963922"/>
    <w:rsid w:val="0096397B"/>
    <w:rsid w:val="009660E2"/>
    <w:rsid w:val="00966EF9"/>
    <w:rsid w:val="00966F96"/>
    <w:rsid w:val="00967168"/>
    <w:rsid w:val="0096722A"/>
    <w:rsid w:val="00967F3D"/>
    <w:rsid w:val="009711FC"/>
    <w:rsid w:val="00974AAF"/>
    <w:rsid w:val="00974F33"/>
    <w:rsid w:val="0097549C"/>
    <w:rsid w:val="00981FB9"/>
    <w:rsid w:val="009856D3"/>
    <w:rsid w:val="009900C1"/>
    <w:rsid w:val="00990538"/>
    <w:rsid w:val="00995457"/>
    <w:rsid w:val="00997BFD"/>
    <w:rsid w:val="009A722C"/>
    <w:rsid w:val="009A7248"/>
    <w:rsid w:val="009B1721"/>
    <w:rsid w:val="009B1A66"/>
    <w:rsid w:val="009B281D"/>
    <w:rsid w:val="009B2ACF"/>
    <w:rsid w:val="009B3FA5"/>
    <w:rsid w:val="009B7D47"/>
    <w:rsid w:val="009C072F"/>
    <w:rsid w:val="009C0B0D"/>
    <w:rsid w:val="009C10C3"/>
    <w:rsid w:val="009C794F"/>
    <w:rsid w:val="009D0BDA"/>
    <w:rsid w:val="009D236F"/>
    <w:rsid w:val="009D2D1A"/>
    <w:rsid w:val="009D3625"/>
    <w:rsid w:val="009D5354"/>
    <w:rsid w:val="009D57F2"/>
    <w:rsid w:val="009D66CF"/>
    <w:rsid w:val="009E04FD"/>
    <w:rsid w:val="009E1763"/>
    <w:rsid w:val="009E57CC"/>
    <w:rsid w:val="009E5D22"/>
    <w:rsid w:val="009F3EC2"/>
    <w:rsid w:val="009F63E3"/>
    <w:rsid w:val="00A00321"/>
    <w:rsid w:val="00A01119"/>
    <w:rsid w:val="00A01A1B"/>
    <w:rsid w:val="00A0213A"/>
    <w:rsid w:val="00A0254E"/>
    <w:rsid w:val="00A044AF"/>
    <w:rsid w:val="00A04C03"/>
    <w:rsid w:val="00A04EF0"/>
    <w:rsid w:val="00A05E30"/>
    <w:rsid w:val="00A06309"/>
    <w:rsid w:val="00A100F7"/>
    <w:rsid w:val="00A102AE"/>
    <w:rsid w:val="00A10E9D"/>
    <w:rsid w:val="00A1106C"/>
    <w:rsid w:val="00A141C9"/>
    <w:rsid w:val="00A239E9"/>
    <w:rsid w:val="00A23CE8"/>
    <w:rsid w:val="00A24E6A"/>
    <w:rsid w:val="00A25533"/>
    <w:rsid w:val="00A25F75"/>
    <w:rsid w:val="00A274F5"/>
    <w:rsid w:val="00A27D11"/>
    <w:rsid w:val="00A32EB3"/>
    <w:rsid w:val="00A33399"/>
    <w:rsid w:val="00A36965"/>
    <w:rsid w:val="00A4115B"/>
    <w:rsid w:val="00A44248"/>
    <w:rsid w:val="00A45899"/>
    <w:rsid w:val="00A46819"/>
    <w:rsid w:val="00A50C9E"/>
    <w:rsid w:val="00A53877"/>
    <w:rsid w:val="00A53D0F"/>
    <w:rsid w:val="00A5445A"/>
    <w:rsid w:val="00A60B9D"/>
    <w:rsid w:val="00A6334C"/>
    <w:rsid w:val="00A6563F"/>
    <w:rsid w:val="00A666D0"/>
    <w:rsid w:val="00A67C7F"/>
    <w:rsid w:val="00A74882"/>
    <w:rsid w:val="00A76EEB"/>
    <w:rsid w:val="00A80CD2"/>
    <w:rsid w:val="00A8121D"/>
    <w:rsid w:val="00A849BA"/>
    <w:rsid w:val="00A878C7"/>
    <w:rsid w:val="00A91D8C"/>
    <w:rsid w:val="00A92900"/>
    <w:rsid w:val="00A931B2"/>
    <w:rsid w:val="00A9571D"/>
    <w:rsid w:val="00AA2392"/>
    <w:rsid w:val="00AA2C19"/>
    <w:rsid w:val="00AA2FF6"/>
    <w:rsid w:val="00AA40A4"/>
    <w:rsid w:val="00AA427A"/>
    <w:rsid w:val="00AA4C85"/>
    <w:rsid w:val="00AA5217"/>
    <w:rsid w:val="00AA5CF5"/>
    <w:rsid w:val="00AB35B7"/>
    <w:rsid w:val="00AC3043"/>
    <w:rsid w:val="00AC4F21"/>
    <w:rsid w:val="00AC6130"/>
    <w:rsid w:val="00AC62CF"/>
    <w:rsid w:val="00AD171A"/>
    <w:rsid w:val="00AD31BD"/>
    <w:rsid w:val="00AD5F33"/>
    <w:rsid w:val="00AE155C"/>
    <w:rsid w:val="00AE16C5"/>
    <w:rsid w:val="00AE2C2A"/>
    <w:rsid w:val="00AE4B62"/>
    <w:rsid w:val="00AE505A"/>
    <w:rsid w:val="00AE65C1"/>
    <w:rsid w:val="00AE7BAB"/>
    <w:rsid w:val="00AF59A3"/>
    <w:rsid w:val="00AF7B23"/>
    <w:rsid w:val="00B0044F"/>
    <w:rsid w:val="00B01371"/>
    <w:rsid w:val="00B029B5"/>
    <w:rsid w:val="00B03CE5"/>
    <w:rsid w:val="00B04244"/>
    <w:rsid w:val="00B046B4"/>
    <w:rsid w:val="00B05196"/>
    <w:rsid w:val="00B05218"/>
    <w:rsid w:val="00B05CFE"/>
    <w:rsid w:val="00B05D10"/>
    <w:rsid w:val="00B0682C"/>
    <w:rsid w:val="00B12AED"/>
    <w:rsid w:val="00B13046"/>
    <w:rsid w:val="00B13327"/>
    <w:rsid w:val="00B138B9"/>
    <w:rsid w:val="00B15E27"/>
    <w:rsid w:val="00B20260"/>
    <w:rsid w:val="00B213E5"/>
    <w:rsid w:val="00B2247B"/>
    <w:rsid w:val="00B23AC2"/>
    <w:rsid w:val="00B24545"/>
    <w:rsid w:val="00B251B4"/>
    <w:rsid w:val="00B259BB"/>
    <w:rsid w:val="00B2601B"/>
    <w:rsid w:val="00B26578"/>
    <w:rsid w:val="00B2668E"/>
    <w:rsid w:val="00B326CA"/>
    <w:rsid w:val="00B32ABD"/>
    <w:rsid w:val="00B33B43"/>
    <w:rsid w:val="00B343D9"/>
    <w:rsid w:val="00B4486C"/>
    <w:rsid w:val="00B46F8D"/>
    <w:rsid w:val="00B511A7"/>
    <w:rsid w:val="00B521DC"/>
    <w:rsid w:val="00B52A8E"/>
    <w:rsid w:val="00B53065"/>
    <w:rsid w:val="00B54B42"/>
    <w:rsid w:val="00B5515A"/>
    <w:rsid w:val="00B61C9D"/>
    <w:rsid w:val="00B62135"/>
    <w:rsid w:val="00B62B38"/>
    <w:rsid w:val="00B62CF9"/>
    <w:rsid w:val="00B655B5"/>
    <w:rsid w:val="00B7423C"/>
    <w:rsid w:val="00B766FC"/>
    <w:rsid w:val="00B81F29"/>
    <w:rsid w:val="00B840F0"/>
    <w:rsid w:val="00B84265"/>
    <w:rsid w:val="00B85057"/>
    <w:rsid w:val="00B85090"/>
    <w:rsid w:val="00B8521E"/>
    <w:rsid w:val="00B856AB"/>
    <w:rsid w:val="00B857E8"/>
    <w:rsid w:val="00B91029"/>
    <w:rsid w:val="00B9188D"/>
    <w:rsid w:val="00B91F73"/>
    <w:rsid w:val="00B920F3"/>
    <w:rsid w:val="00B92F98"/>
    <w:rsid w:val="00B93FB0"/>
    <w:rsid w:val="00B942ED"/>
    <w:rsid w:val="00BA01A7"/>
    <w:rsid w:val="00BA42DB"/>
    <w:rsid w:val="00BA5628"/>
    <w:rsid w:val="00BA5EB5"/>
    <w:rsid w:val="00BA6686"/>
    <w:rsid w:val="00BB0BC3"/>
    <w:rsid w:val="00BB1347"/>
    <w:rsid w:val="00BB4040"/>
    <w:rsid w:val="00BB44F1"/>
    <w:rsid w:val="00BB7925"/>
    <w:rsid w:val="00BC1926"/>
    <w:rsid w:val="00BC2E7D"/>
    <w:rsid w:val="00BC361E"/>
    <w:rsid w:val="00BC5674"/>
    <w:rsid w:val="00BC7D75"/>
    <w:rsid w:val="00BD0243"/>
    <w:rsid w:val="00BD0EF7"/>
    <w:rsid w:val="00BD5219"/>
    <w:rsid w:val="00BD59ED"/>
    <w:rsid w:val="00BE2E22"/>
    <w:rsid w:val="00BE311F"/>
    <w:rsid w:val="00BE4644"/>
    <w:rsid w:val="00BE6BDB"/>
    <w:rsid w:val="00BE73C1"/>
    <w:rsid w:val="00BE773A"/>
    <w:rsid w:val="00BF1688"/>
    <w:rsid w:val="00BF5303"/>
    <w:rsid w:val="00BF554B"/>
    <w:rsid w:val="00BF7074"/>
    <w:rsid w:val="00BF7F9B"/>
    <w:rsid w:val="00C004E5"/>
    <w:rsid w:val="00C007F9"/>
    <w:rsid w:val="00C0233D"/>
    <w:rsid w:val="00C05ACB"/>
    <w:rsid w:val="00C05CED"/>
    <w:rsid w:val="00C0633E"/>
    <w:rsid w:val="00C07BC3"/>
    <w:rsid w:val="00C136B9"/>
    <w:rsid w:val="00C13E48"/>
    <w:rsid w:val="00C14B3C"/>
    <w:rsid w:val="00C22A12"/>
    <w:rsid w:val="00C22B52"/>
    <w:rsid w:val="00C22D6E"/>
    <w:rsid w:val="00C2376F"/>
    <w:rsid w:val="00C23A6B"/>
    <w:rsid w:val="00C245D7"/>
    <w:rsid w:val="00C31486"/>
    <w:rsid w:val="00C33FC5"/>
    <w:rsid w:val="00C35D31"/>
    <w:rsid w:val="00C37D67"/>
    <w:rsid w:val="00C41C04"/>
    <w:rsid w:val="00C46030"/>
    <w:rsid w:val="00C467A9"/>
    <w:rsid w:val="00C472AE"/>
    <w:rsid w:val="00C5271F"/>
    <w:rsid w:val="00C54226"/>
    <w:rsid w:val="00C5445B"/>
    <w:rsid w:val="00C575D9"/>
    <w:rsid w:val="00C601C8"/>
    <w:rsid w:val="00C6296F"/>
    <w:rsid w:val="00C644C7"/>
    <w:rsid w:val="00C664AB"/>
    <w:rsid w:val="00C6761E"/>
    <w:rsid w:val="00C6768E"/>
    <w:rsid w:val="00C67FF5"/>
    <w:rsid w:val="00C75947"/>
    <w:rsid w:val="00C87900"/>
    <w:rsid w:val="00C910C6"/>
    <w:rsid w:val="00C9320F"/>
    <w:rsid w:val="00C935C9"/>
    <w:rsid w:val="00C94601"/>
    <w:rsid w:val="00C94D2F"/>
    <w:rsid w:val="00C94E2E"/>
    <w:rsid w:val="00C959C4"/>
    <w:rsid w:val="00CA1140"/>
    <w:rsid w:val="00CA1E3C"/>
    <w:rsid w:val="00CA3CEB"/>
    <w:rsid w:val="00CB176C"/>
    <w:rsid w:val="00CB44A6"/>
    <w:rsid w:val="00CB759F"/>
    <w:rsid w:val="00CC039A"/>
    <w:rsid w:val="00CC3208"/>
    <w:rsid w:val="00CC382E"/>
    <w:rsid w:val="00CC6092"/>
    <w:rsid w:val="00CC7C0A"/>
    <w:rsid w:val="00CD334F"/>
    <w:rsid w:val="00CD38E9"/>
    <w:rsid w:val="00CD3F43"/>
    <w:rsid w:val="00CD40E6"/>
    <w:rsid w:val="00CD6215"/>
    <w:rsid w:val="00CE0B93"/>
    <w:rsid w:val="00CE1949"/>
    <w:rsid w:val="00CE2505"/>
    <w:rsid w:val="00CE5AA3"/>
    <w:rsid w:val="00CF0FC3"/>
    <w:rsid w:val="00CF3D57"/>
    <w:rsid w:val="00CF5379"/>
    <w:rsid w:val="00CF63F5"/>
    <w:rsid w:val="00D009D9"/>
    <w:rsid w:val="00D00AC5"/>
    <w:rsid w:val="00D01A21"/>
    <w:rsid w:val="00D03F81"/>
    <w:rsid w:val="00D05C13"/>
    <w:rsid w:val="00D05E25"/>
    <w:rsid w:val="00D0613D"/>
    <w:rsid w:val="00D07A96"/>
    <w:rsid w:val="00D07B05"/>
    <w:rsid w:val="00D1042A"/>
    <w:rsid w:val="00D11E8D"/>
    <w:rsid w:val="00D11F3A"/>
    <w:rsid w:val="00D12F33"/>
    <w:rsid w:val="00D131A1"/>
    <w:rsid w:val="00D15120"/>
    <w:rsid w:val="00D2047B"/>
    <w:rsid w:val="00D2048B"/>
    <w:rsid w:val="00D20E9B"/>
    <w:rsid w:val="00D22148"/>
    <w:rsid w:val="00D226D3"/>
    <w:rsid w:val="00D237FB"/>
    <w:rsid w:val="00D24C8D"/>
    <w:rsid w:val="00D2559F"/>
    <w:rsid w:val="00D265A1"/>
    <w:rsid w:val="00D2766E"/>
    <w:rsid w:val="00D31375"/>
    <w:rsid w:val="00D326F3"/>
    <w:rsid w:val="00D36DC0"/>
    <w:rsid w:val="00D42073"/>
    <w:rsid w:val="00D44468"/>
    <w:rsid w:val="00D461A0"/>
    <w:rsid w:val="00D464DF"/>
    <w:rsid w:val="00D51404"/>
    <w:rsid w:val="00D52677"/>
    <w:rsid w:val="00D52BB4"/>
    <w:rsid w:val="00D53FB5"/>
    <w:rsid w:val="00D5659D"/>
    <w:rsid w:val="00D56CB7"/>
    <w:rsid w:val="00D61B73"/>
    <w:rsid w:val="00D621DD"/>
    <w:rsid w:val="00D64892"/>
    <w:rsid w:val="00D66118"/>
    <w:rsid w:val="00D705CC"/>
    <w:rsid w:val="00D741C6"/>
    <w:rsid w:val="00D76204"/>
    <w:rsid w:val="00D7677A"/>
    <w:rsid w:val="00D76CA5"/>
    <w:rsid w:val="00D811B8"/>
    <w:rsid w:val="00D82DA7"/>
    <w:rsid w:val="00D84F35"/>
    <w:rsid w:val="00D8745C"/>
    <w:rsid w:val="00D948A8"/>
    <w:rsid w:val="00DA2035"/>
    <w:rsid w:val="00DA36F1"/>
    <w:rsid w:val="00DA58AA"/>
    <w:rsid w:val="00DA60FA"/>
    <w:rsid w:val="00DB1E42"/>
    <w:rsid w:val="00DB4B5B"/>
    <w:rsid w:val="00DB74B7"/>
    <w:rsid w:val="00DC035E"/>
    <w:rsid w:val="00DD01AA"/>
    <w:rsid w:val="00DD2437"/>
    <w:rsid w:val="00DD3AFD"/>
    <w:rsid w:val="00DE0103"/>
    <w:rsid w:val="00DF0F7F"/>
    <w:rsid w:val="00DF415F"/>
    <w:rsid w:val="00DF43EB"/>
    <w:rsid w:val="00DF548A"/>
    <w:rsid w:val="00E01190"/>
    <w:rsid w:val="00E01D9F"/>
    <w:rsid w:val="00E03041"/>
    <w:rsid w:val="00E06A35"/>
    <w:rsid w:val="00E132E2"/>
    <w:rsid w:val="00E15569"/>
    <w:rsid w:val="00E15850"/>
    <w:rsid w:val="00E158DA"/>
    <w:rsid w:val="00E163AC"/>
    <w:rsid w:val="00E233EC"/>
    <w:rsid w:val="00E26AAC"/>
    <w:rsid w:val="00E3310E"/>
    <w:rsid w:val="00E33558"/>
    <w:rsid w:val="00E35E3A"/>
    <w:rsid w:val="00E36FD8"/>
    <w:rsid w:val="00E42E91"/>
    <w:rsid w:val="00E4349A"/>
    <w:rsid w:val="00E50682"/>
    <w:rsid w:val="00E5115B"/>
    <w:rsid w:val="00E54521"/>
    <w:rsid w:val="00E54D31"/>
    <w:rsid w:val="00E55DD3"/>
    <w:rsid w:val="00E57351"/>
    <w:rsid w:val="00E574A1"/>
    <w:rsid w:val="00E666F1"/>
    <w:rsid w:val="00E7021A"/>
    <w:rsid w:val="00E707FD"/>
    <w:rsid w:val="00E74008"/>
    <w:rsid w:val="00E741D9"/>
    <w:rsid w:val="00E82BEF"/>
    <w:rsid w:val="00E84914"/>
    <w:rsid w:val="00E84BE3"/>
    <w:rsid w:val="00E850A4"/>
    <w:rsid w:val="00E86C54"/>
    <w:rsid w:val="00E9422B"/>
    <w:rsid w:val="00E955BA"/>
    <w:rsid w:val="00E96CBE"/>
    <w:rsid w:val="00E97959"/>
    <w:rsid w:val="00E97E3E"/>
    <w:rsid w:val="00EA333D"/>
    <w:rsid w:val="00EA4FF2"/>
    <w:rsid w:val="00EA50CE"/>
    <w:rsid w:val="00EA5CD7"/>
    <w:rsid w:val="00EA7E63"/>
    <w:rsid w:val="00EB0B07"/>
    <w:rsid w:val="00EB2374"/>
    <w:rsid w:val="00EC0077"/>
    <w:rsid w:val="00EC14B7"/>
    <w:rsid w:val="00EC3B6F"/>
    <w:rsid w:val="00EC4230"/>
    <w:rsid w:val="00EC668A"/>
    <w:rsid w:val="00ED05BC"/>
    <w:rsid w:val="00ED1E90"/>
    <w:rsid w:val="00ED22D7"/>
    <w:rsid w:val="00ED337D"/>
    <w:rsid w:val="00ED3C1F"/>
    <w:rsid w:val="00ED6FDE"/>
    <w:rsid w:val="00EE29AD"/>
    <w:rsid w:val="00EE2B9B"/>
    <w:rsid w:val="00EE6013"/>
    <w:rsid w:val="00EE7FE9"/>
    <w:rsid w:val="00EF057B"/>
    <w:rsid w:val="00EF1BB6"/>
    <w:rsid w:val="00EF24B9"/>
    <w:rsid w:val="00EF284C"/>
    <w:rsid w:val="00EF3C27"/>
    <w:rsid w:val="00EF594D"/>
    <w:rsid w:val="00EF6742"/>
    <w:rsid w:val="00EF71F6"/>
    <w:rsid w:val="00F04968"/>
    <w:rsid w:val="00F06573"/>
    <w:rsid w:val="00F10FCA"/>
    <w:rsid w:val="00F1138F"/>
    <w:rsid w:val="00F151A1"/>
    <w:rsid w:val="00F1606A"/>
    <w:rsid w:val="00F209E0"/>
    <w:rsid w:val="00F22EC4"/>
    <w:rsid w:val="00F2530E"/>
    <w:rsid w:val="00F25BA2"/>
    <w:rsid w:val="00F275B7"/>
    <w:rsid w:val="00F27740"/>
    <w:rsid w:val="00F31E7E"/>
    <w:rsid w:val="00F33A61"/>
    <w:rsid w:val="00F33B68"/>
    <w:rsid w:val="00F345AA"/>
    <w:rsid w:val="00F34C22"/>
    <w:rsid w:val="00F36F60"/>
    <w:rsid w:val="00F40595"/>
    <w:rsid w:val="00F429CA"/>
    <w:rsid w:val="00F4360B"/>
    <w:rsid w:val="00F437B1"/>
    <w:rsid w:val="00F43A32"/>
    <w:rsid w:val="00F4411C"/>
    <w:rsid w:val="00F47619"/>
    <w:rsid w:val="00F47A71"/>
    <w:rsid w:val="00F5235C"/>
    <w:rsid w:val="00F54AD7"/>
    <w:rsid w:val="00F611ED"/>
    <w:rsid w:val="00F62A36"/>
    <w:rsid w:val="00F65A36"/>
    <w:rsid w:val="00F749D5"/>
    <w:rsid w:val="00F75F80"/>
    <w:rsid w:val="00F76BE2"/>
    <w:rsid w:val="00F8230C"/>
    <w:rsid w:val="00F84183"/>
    <w:rsid w:val="00F855A4"/>
    <w:rsid w:val="00F91C3F"/>
    <w:rsid w:val="00F91F75"/>
    <w:rsid w:val="00F927EB"/>
    <w:rsid w:val="00F9343B"/>
    <w:rsid w:val="00F93B38"/>
    <w:rsid w:val="00F93FFD"/>
    <w:rsid w:val="00FA3F7F"/>
    <w:rsid w:val="00FA66FD"/>
    <w:rsid w:val="00FA7D5F"/>
    <w:rsid w:val="00FB0930"/>
    <w:rsid w:val="00FB3BDC"/>
    <w:rsid w:val="00FB40E0"/>
    <w:rsid w:val="00FB4A8D"/>
    <w:rsid w:val="00FB6FF5"/>
    <w:rsid w:val="00FB798A"/>
    <w:rsid w:val="00FC6217"/>
    <w:rsid w:val="00FC747D"/>
    <w:rsid w:val="00FD1685"/>
    <w:rsid w:val="00FD2981"/>
    <w:rsid w:val="00FD4E46"/>
    <w:rsid w:val="00FD75BB"/>
    <w:rsid w:val="00FE16C6"/>
    <w:rsid w:val="00FE1DC3"/>
    <w:rsid w:val="00FE3835"/>
    <w:rsid w:val="00FE3B39"/>
    <w:rsid w:val="00FE5B7D"/>
    <w:rsid w:val="00FF09F3"/>
    <w:rsid w:val="00FF3B22"/>
    <w:rsid w:val="00FF42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C7C43"/>
  <w15:docId w15:val="{E2BC50C1-AAF3-443E-90E8-A2888F8CF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4226"/>
    <w:pPr>
      <w:tabs>
        <w:tab w:val="left" w:pos="709"/>
        <w:tab w:val="left" w:pos="1134"/>
        <w:tab w:val="left" w:pos="4253"/>
        <w:tab w:val="left" w:pos="4536"/>
      </w:tabs>
      <w:spacing w:after="120" w:line="360" w:lineRule="auto"/>
      <w:jc w:val="both"/>
    </w:pPr>
    <w:rPr>
      <w:rFonts w:ascii="Arial" w:eastAsia="SimSun" w:hAnsi="Arial"/>
      <w:bCs/>
      <w:sz w:val="24"/>
      <w:lang w:eastAsia="zh-CN"/>
    </w:rPr>
  </w:style>
  <w:style w:type="paragraph" w:styleId="Heading1">
    <w:name w:val="heading 1"/>
    <w:basedOn w:val="Normal"/>
    <w:next w:val="Normal"/>
    <w:link w:val="Heading1Char"/>
    <w:uiPriority w:val="9"/>
    <w:qFormat/>
    <w:rsid w:val="00356E59"/>
    <w:pPr>
      <w:keepNext/>
      <w:numPr>
        <w:numId w:val="11"/>
      </w:numPr>
      <w:tabs>
        <w:tab w:val="clear" w:pos="4253"/>
        <w:tab w:val="clear" w:pos="4536"/>
      </w:tabs>
      <w:outlineLvl w:val="0"/>
    </w:pPr>
    <w:rPr>
      <w:rFonts w:eastAsia="Times New Roman"/>
      <w:b/>
      <w:sz w:val="32"/>
      <w:lang w:eastAsia="de-DE"/>
    </w:rPr>
  </w:style>
  <w:style w:type="paragraph" w:styleId="Heading2">
    <w:name w:val="heading 2"/>
    <w:basedOn w:val="Normal"/>
    <w:next w:val="Normal"/>
    <w:link w:val="Heading2Char"/>
    <w:qFormat/>
    <w:rsid w:val="00356E59"/>
    <w:pPr>
      <w:keepNext/>
      <w:numPr>
        <w:ilvl w:val="1"/>
        <w:numId w:val="11"/>
      </w:numPr>
      <w:spacing w:before="240" w:after="60"/>
      <w:outlineLvl w:val="1"/>
    </w:pPr>
    <w:rPr>
      <w:rFonts w:cs="Arial"/>
      <w:b/>
      <w:bCs w:val="0"/>
      <w:iCs/>
      <w:szCs w:val="28"/>
    </w:rPr>
  </w:style>
  <w:style w:type="paragraph" w:styleId="Heading3">
    <w:name w:val="heading 3"/>
    <w:basedOn w:val="Normal"/>
    <w:next w:val="Normal"/>
    <w:link w:val="Heading3Char"/>
    <w:qFormat/>
    <w:rsid w:val="003273CD"/>
    <w:pPr>
      <w:keepNext/>
      <w:numPr>
        <w:ilvl w:val="2"/>
        <w:numId w:val="11"/>
      </w:numPr>
      <w:spacing w:before="240" w:after="60"/>
      <w:outlineLvl w:val="2"/>
    </w:pPr>
    <w:rPr>
      <w:rFonts w:cs="Arial"/>
      <w:b/>
      <w:bCs w:val="0"/>
      <w:szCs w:val="26"/>
    </w:rPr>
  </w:style>
  <w:style w:type="paragraph" w:styleId="Heading4">
    <w:name w:val="heading 4"/>
    <w:basedOn w:val="Normal"/>
    <w:next w:val="Normal"/>
    <w:qFormat/>
    <w:rsid w:val="004469B7"/>
    <w:pPr>
      <w:keepNext/>
      <w:numPr>
        <w:ilvl w:val="3"/>
        <w:numId w:val="11"/>
      </w:numPr>
      <w:tabs>
        <w:tab w:val="clear" w:pos="709"/>
        <w:tab w:val="clear" w:pos="1009"/>
        <w:tab w:val="clear" w:pos="1134"/>
      </w:tabs>
      <w:spacing w:before="240" w:after="60"/>
      <w:outlineLvl w:val="3"/>
    </w:pPr>
    <w:rPr>
      <w:bCs w:val="0"/>
      <w:szCs w:val="28"/>
    </w:rPr>
  </w:style>
  <w:style w:type="paragraph" w:styleId="Heading5">
    <w:name w:val="heading 5"/>
    <w:basedOn w:val="Heading4"/>
    <w:next w:val="Normal"/>
    <w:qFormat/>
    <w:rsid w:val="00356E59"/>
    <w:pPr>
      <w:numPr>
        <w:ilvl w:val="4"/>
      </w:numPr>
      <w:tabs>
        <w:tab w:val="clear" w:pos="4253"/>
        <w:tab w:val="clear" w:pos="4536"/>
      </w:tabs>
      <w:ind w:left="1009" w:hanging="1009"/>
      <w:outlineLvl w:val="4"/>
    </w:pPr>
  </w:style>
  <w:style w:type="paragraph" w:styleId="Heading6">
    <w:name w:val="heading 6"/>
    <w:basedOn w:val="Heading5"/>
    <w:next w:val="Normal"/>
    <w:qFormat/>
    <w:rsid w:val="0090662D"/>
    <w:pPr>
      <w:numPr>
        <w:ilvl w:val="5"/>
      </w:numPr>
      <w:outlineLvl w:val="5"/>
    </w:pPr>
  </w:style>
  <w:style w:type="paragraph" w:styleId="Heading7">
    <w:name w:val="heading 7"/>
    <w:basedOn w:val="Heading6"/>
    <w:next w:val="Normal"/>
    <w:qFormat/>
    <w:rsid w:val="0090662D"/>
    <w:pPr>
      <w:numPr>
        <w:ilvl w:val="6"/>
      </w:numPr>
      <w:outlineLvl w:val="6"/>
    </w:pPr>
  </w:style>
  <w:style w:type="paragraph" w:styleId="Heading8">
    <w:name w:val="heading 8"/>
    <w:basedOn w:val="Heading7"/>
    <w:next w:val="Normal"/>
    <w:qFormat/>
    <w:rsid w:val="0090662D"/>
    <w:pPr>
      <w:numPr>
        <w:ilvl w:val="7"/>
      </w:numPr>
      <w:outlineLvl w:val="7"/>
    </w:pPr>
  </w:style>
  <w:style w:type="paragraph" w:styleId="Heading9">
    <w:name w:val="heading 9"/>
    <w:basedOn w:val="Heading8"/>
    <w:next w:val="Normal"/>
    <w:qFormat/>
    <w:rsid w:val="0090662D"/>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36DC9"/>
    <w:pPr>
      <w:numPr>
        <w:numId w:val="12"/>
      </w:numPr>
    </w:pPr>
  </w:style>
  <w:style w:type="numbering" w:styleId="1ai">
    <w:name w:val="Outline List 1"/>
    <w:basedOn w:val="NoList"/>
    <w:semiHidden/>
    <w:rsid w:val="00436DC9"/>
    <w:pPr>
      <w:numPr>
        <w:numId w:val="13"/>
      </w:numPr>
    </w:pPr>
  </w:style>
  <w:style w:type="character" w:styleId="PageNumber">
    <w:name w:val="page number"/>
    <w:basedOn w:val="DefaultParagraphFont"/>
    <w:rsid w:val="00F437B1"/>
  </w:style>
  <w:style w:type="paragraph" w:styleId="TOC1">
    <w:name w:val="toc 1"/>
    <w:basedOn w:val="Normal"/>
    <w:next w:val="Normal"/>
    <w:uiPriority w:val="39"/>
    <w:rsid w:val="005D30F2"/>
    <w:pPr>
      <w:tabs>
        <w:tab w:val="clear" w:pos="709"/>
        <w:tab w:val="clear" w:pos="1134"/>
        <w:tab w:val="clear" w:pos="4253"/>
        <w:tab w:val="clear" w:pos="4536"/>
        <w:tab w:val="right" w:leader="dot" w:pos="8222"/>
      </w:tabs>
      <w:spacing w:before="240" w:line="240" w:lineRule="auto"/>
      <w:ind w:left="680" w:right="425" w:hanging="680"/>
      <w:jc w:val="left"/>
    </w:pPr>
    <w:rPr>
      <w:b/>
      <w:noProof/>
    </w:rPr>
  </w:style>
  <w:style w:type="paragraph" w:styleId="TOC2">
    <w:name w:val="toc 2"/>
    <w:basedOn w:val="TOC1"/>
    <w:next w:val="Normal"/>
    <w:uiPriority w:val="39"/>
    <w:rsid w:val="005D30F2"/>
    <w:pPr>
      <w:tabs>
        <w:tab w:val="left" w:pos="680"/>
      </w:tabs>
      <w:spacing w:before="120"/>
    </w:pPr>
    <w:rPr>
      <w:b w:val="0"/>
    </w:rPr>
  </w:style>
  <w:style w:type="paragraph" w:styleId="TOC3">
    <w:name w:val="toc 3"/>
    <w:basedOn w:val="TOC2"/>
    <w:next w:val="Normal"/>
    <w:uiPriority w:val="39"/>
    <w:rsid w:val="005D30F2"/>
    <w:pPr>
      <w:tabs>
        <w:tab w:val="left" w:pos="1004"/>
      </w:tabs>
      <w:spacing w:before="60"/>
    </w:pPr>
  </w:style>
  <w:style w:type="paragraph" w:styleId="Salutation">
    <w:name w:val="Salutation"/>
    <w:basedOn w:val="Normal"/>
    <w:next w:val="Normal"/>
    <w:semiHidden/>
    <w:rsid w:val="00436DC9"/>
  </w:style>
  <w:style w:type="numbering" w:styleId="ArticleSection">
    <w:name w:val="Outline List 3"/>
    <w:basedOn w:val="NoList"/>
    <w:semiHidden/>
    <w:rsid w:val="00436DC9"/>
    <w:pPr>
      <w:numPr>
        <w:numId w:val="14"/>
      </w:numPr>
    </w:pPr>
  </w:style>
  <w:style w:type="character" w:styleId="FootnoteReference">
    <w:name w:val="footnote reference"/>
    <w:basedOn w:val="DefaultParagraphFont"/>
    <w:rsid w:val="00F437B1"/>
    <w:rPr>
      <w:sz w:val="20"/>
      <w:vertAlign w:val="superscript"/>
    </w:rPr>
  </w:style>
  <w:style w:type="paragraph" w:styleId="ListBullet2">
    <w:name w:val="List Bullet 2"/>
    <w:basedOn w:val="Normal"/>
    <w:autoRedefine/>
    <w:semiHidden/>
    <w:rsid w:val="00436DC9"/>
    <w:pPr>
      <w:numPr>
        <w:numId w:val="3"/>
      </w:numPr>
    </w:pPr>
  </w:style>
  <w:style w:type="paragraph" w:styleId="ListBullet3">
    <w:name w:val="List Bullet 3"/>
    <w:basedOn w:val="Normal"/>
    <w:autoRedefine/>
    <w:semiHidden/>
    <w:rsid w:val="00436DC9"/>
    <w:pPr>
      <w:numPr>
        <w:numId w:val="1"/>
      </w:numPr>
    </w:pPr>
  </w:style>
  <w:style w:type="paragraph" w:styleId="ListBullet4">
    <w:name w:val="List Bullet 4"/>
    <w:basedOn w:val="Normal"/>
    <w:autoRedefine/>
    <w:semiHidden/>
    <w:rsid w:val="00436DC9"/>
    <w:pPr>
      <w:numPr>
        <w:numId w:val="4"/>
      </w:numPr>
    </w:pPr>
  </w:style>
  <w:style w:type="paragraph" w:styleId="Bibliography">
    <w:name w:val="Bibliography"/>
    <w:basedOn w:val="Normal"/>
    <w:autoRedefine/>
    <w:semiHidden/>
    <w:rsid w:val="00F437B1"/>
    <w:pPr>
      <w:jc w:val="left"/>
    </w:pPr>
  </w:style>
  <w:style w:type="paragraph" w:styleId="FootnoteText">
    <w:name w:val="footnote text"/>
    <w:basedOn w:val="Normal"/>
    <w:autoRedefine/>
    <w:rsid w:val="00BA42DB"/>
    <w:pPr>
      <w:tabs>
        <w:tab w:val="clear" w:pos="709"/>
        <w:tab w:val="clear" w:pos="1134"/>
        <w:tab w:val="clear" w:pos="4253"/>
        <w:tab w:val="clear" w:pos="4536"/>
        <w:tab w:val="left" w:pos="397"/>
      </w:tabs>
      <w:spacing w:after="0" w:line="240" w:lineRule="auto"/>
      <w:ind w:left="397" w:hanging="397"/>
      <w:jc w:val="left"/>
    </w:pPr>
    <w:rPr>
      <w:rFonts w:eastAsia="Times New Roman"/>
      <w:sz w:val="16"/>
      <w:lang w:val="en-US" w:eastAsia="de-DE"/>
    </w:rPr>
  </w:style>
  <w:style w:type="paragraph" w:styleId="Header">
    <w:name w:val="header"/>
    <w:basedOn w:val="Normal"/>
    <w:link w:val="HeaderChar"/>
    <w:uiPriority w:val="99"/>
    <w:rsid w:val="007C68F4"/>
    <w:pPr>
      <w:pBdr>
        <w:bottom w:val="single" w:sz="4" w:space="1" w:color="auto"/>
      </w:pBdr>
      <w:spacing w:line="240" w:lineRule="auto"/>
      <w:jc w:val="left"/>
    </w:pPr>
    <w:rPr>
      <w:sz w:val="20"/>
    </w:rPr>
  </w:style>
  <w:style w:type="paragraph" w:styleId="TableofFigures">
    <w:name w:val="table of figures"/>
    <w:basedOn w:val="TOC3"/>
    <w:next w:val="Normal"/>
    <w:autoRedefine/>
    <w:uiPriority w:val="99"/>
    <w:rsid w:val="004D2F00"/>
    <w:pPr>
      <w:tabs>
        <w:tab w:val="clear" w:pos="680"/>
        <w:tab w:val="clear" w:pos="1004"/>
        <w:tab w:val="clear" w:pos="8222"/>
        <w:tab w:val="right" w:leader="dot" w:pos="9213"/>
      </w:tabs>
      <w:ind w:left="709" w:hanging="709"/>
    </w:pPr>
  </w:style>
  <w:style w:type="paragraph" w:styleId="ListBullet5">
    <w:name w:val="List Bullet 5"/>
    <w:basedOn w:val="Normal"/>
    <w:autoRedefine/>
    <w:semiHidden/>
    <w:rsid w:val="00436DC9"/>
    <w:pPr>
      <w:numPr>
        <w:numId w:val="5"/>
      </w:numPr>
    </w:pPr>
  </w:style>
  <w:style w:type="paragraph" w:customStyle="1" w:styleId="Abbildung">
    <w:name w:val="Abbildung"/>
    <w:basedOn w:val="Normal"/>
    <w:next w:val="Normal"/>
    <w:semiHidden/>
    <w:rsid w:val="00F437B1"/>
    <w:pPr>
      <w:keepNext/>
      <w:spacing w:before="480"/>
      <w:jc w:val="center"/>
    </w:pPr>
  </w:style>
  <w:style w:type="paragraph" w:styleId="Footer">
    <w:name w:val="footer"/>
    <w:basedOn w:val="Normal"/>
    <w:semiHidden/>
    <w:rsid w:val="00FE1DC3"/>
    <w:pPr>
      <w:tabs>
        <w:tab w:val="center" w:pos="4536"/>
        <w:tab w:val="right" w:pos="9072"/>
      </w:tabs>
      <w:jc w:val="right"/>
    </w:pPr>
  </w:style>
  <w:style w:type="character" w:styleId="FollowedHyperlink">
    <w:name w:val="FollowedHyperlink"/>
    <w:basedOn w:val="DefaultParagraphFont"/>
    <w:semiHidden/>
    <w:rsid w:val="00436DC9"/>
    <w:rPr>
      <w:color w:val="800080"/>
      <w:u w:val="single"/>
    </w:rPr>
  </w:style>
  <w:style w:type="paragraph" w:styleId="ListBullet">
    <w:name w:val="List Bullet"/>
    <w:basedOn w:val="Normal"/>
    <w:semiHidden/>
    <w:rsid w:val="00F437B1"/>
    <w:pPr>
      <w:numPr>
        <w:numId w:val="2"/>
      </w:numPr>
    </w:pPr>
  </w:style>
  <w:style w:type="paragraph" w:customStyle="1" w:styleId="Zitat1">
    <w:name w:val="Zitat1"/>
    <w:basedOn w:val="Normal"/>
    <w:semiHidden/>
    <w:rsid w:val="00F437B1"/>
    <w:pPr>
      <w:ind w:left="680" w:right="680"/>
    </w:pPr>
    <w:rPr>
      <w:i/>
    </w:rPr>
  </w:style>
  <w:style w:type="paragraph" w:styleId="BlockText">
    <w:name w:val="Block Text"/>
    <w:basedOn w:val="Normal"/>
    <w:semiHidden/>
    <w:rsid w:val="00436DC9"/>
    <w:pPr>
      <w:ind w:left="1440" w:right="1440"/>
    </w:pPr>
  </w:style>
  <w:style w:type="paragraph" w:styleId="Date">
    <w:name w:val="Date"/>
    <w:basedOn w:val="Normal"/>
    <w:next w:val="Normal"/>
    <w:semiHidden/>
    <w:rsid w:val="00436DC9"/>
  </w:style>
  <w:style w:type="paragraph" w:styleId="E-mailSignature">
    <w:name w:val="E-mail Signature"/>
    <w:basedOn w:val="Normal"/>
    <w:semiHidden/>
    <w:rsid w:val="00436DC9"/>
  </w:style>
  <w:style w:type="character" w:styleId="Strong">
    <w:name w:val="Strong"/>
    <w:basedOn w:val="DefaultParagraphFont"/>
    <w:qFormat/>
    <w:rsid w:val="00436DC9"/>
    <w:rPr>
      <w:b/>
      <w:bCs/>
    </w:rPr>
  </w:style>
  <w:style w:type="paragraph" w:styleId="EndnoteText">
    <w:name w:val="endnote text"/>
    <w:basedOn w:val="Normal"/>
    <w:semiHidden/>
    <w:rsid w:val="00F437B1"/>
  </w:style>
  <w:style w:type="paragraph" w:styleId="NoteHeading">
    <w:name w:val="Note Heading"/>
    <w:basedOn w:val="Normal"/>
    <w:next w:val="Normal"/>
    <w:semiHidden/>
    <w:rsid w:val="00F437B1"/>
  </w:style>
  <w:style w:type="paragraph" w:styleId="Closing">
    <w:name w:val="Closing"/>
    <w:basedOn w:val="Normal"/>
    <w:semiHidden/>
    <w:rsid w:val="00436DC9"/>
    <w:pPr>
      <w:ind w:left="4252"/>
    </w:pPr>
  </w:style>
  <w:style w:type="paragraph" w:styleId="Index1">
    <w:name w:val="index 1"/>
    <w:basedOn w:val="Normal"/>
    <w:next w:val="Normal"/>
    <w:autoRedefine/>
    <w:semiHidden/>
    <w:rsid w:val="00F437B1"/>
    <w:pPr>
      <w:tabs>
        <w:tab w:val="right" w:leader="dot" w:pos="3598"/>
      </w:tabs>
      <w:spacing w:line="240" w:lineRule="auto"/>
      <w:ind w:left="198" w:hanging="198"/>
    </w:pPr>
    <w:rPr>
      <w:noProof/>
    </w:rPr>
  </w:style>
  <w:style w:type="character" w:styleId="Emphasis">
    <w:name w:val="Emphasis"/>
    <w:basedOn w:val="DefaultParagraphFont"/>
    <w:qFormat/>
    <w:rsid w:val="00436DC9"/>
    <w:rPr>
      <w:i/>
      <w:iCs/>
    </w:rPr>
  </w:style>
  <w:style w:type="paragraph" w:styleId="HTMLAddress">
    <w:name w:val="HTML Address"/>
    <w:basedOn w:val="Normal"/>
    <w:semiHidden/>
    <w:rsid w:val="00436DC9"/>
    <w:rPr>
      <w:i/>
      <w:iCs/>
    </w:rPr>
  </w:style>
  <w:style w:type="character" w:styleId="HTMLAcronym">
    <w:name w:val="HTML Acronym"/>
    <w:basedOn w:val="DefaultParagraphFont"/>
    <w:semiHidden/>
    <w:rsid w:val="00436DC9"/>
  </w:style>
  <w:style w:type="character" w:styleId="HTMLSample">
    <w:name w:val="HTML Sample"/>
    <w:basedOn w:val="DefaultParagraphFont"/>
    <w:semiHidden/>
    <w:rsid w:val="00436DC9"/>
    <w:rPr>
      <w:rFonts w:ascii="Courier New" w:hAnsi="Courier New" w:cs="Courier New"/>
    </w:rPr>
  </w:style>
  <w:style w:type="character" w:styleId="HTMLCode">
    <w:name w:val="HTML Code"/>
    <w:basedOn w:val="DefaultParagraphFont"/>
    <w:semiHidden/>
    <w:rsid w:val="00436DC9"/>
    <w:rPr>
      <w:rFonts w:ascii="Courier New" w:hAnsi="Courier New" w:cs="Courier New"/>
      <w:sz w:val="20"/>
      <w:szCs w:val="20"/>
    </w:rPr>
  </w:style>
  <w:style w:type="character" w:styleId="HTMLDefinition">
    <w:name w:val="HTML Definition"/>
    <w:basedOn w:val="DefaultParagraphFont"/>
    <w:semiHidden/>
    <w:rsid w:val="00436DC9"/>
    <w:rPr>
      <w:i/>
      <w:iCs/>
    </w:rPr>
  </w:style>
  <w:style w:type="character" w:styleId="HTMLTypewriter">
    <w:name w:val="HTML Typewriter"/>
    <w:basedOn w:val="DefaultParagraphFont"/>
    <w:semiHidden/>
    <w:rsid w:val="00436DC9"/>
    <w:rPr>
      <w:rFonts w:ascii="Courier New" w:hAnsi="Courier New" w:cs="Courier New"/>
      <w:sz w:val="20"/>
      <w:szCs w:val="20"/>
    </w:rPr>
  </w:style>
  <w:style w:type="character" w:styleId="HTMLKeyboard">
    <w:name w:val="HTML Keyboard"/>
    <w:basedOn w:val="DefaultParagraphFont"/>
    <w:semiHidden/>
    <w:rsid w:val="00436DC9"/>
    <w:rPr>
      <w:rFonts w:ascii="Courier New" w:hAnsi="Courier New" w:cs="Courier New"/>
      <w:sz w:val="20"/>
      <w:szCs w:val="20"/>
    </w:rPr>
  </w:style>
  <w:style w:type="character" w:styleId="HTMLVariable">
    <w:name w:val="HTML Variable"/>
    <w:basedOn w:val="DefaultParagraphFont"/>
    <w:semiHidden/>
    <w:rsid w:val="00436DC9"/>
    <w:rPr>
      <w:i/>
      <w:iCs/>
    </w:rPr>
  </w:style>
  <w:style w:type="paragraph" w:styleId="HTMLPreformatted">
    <w:name w:val="HTML Preformatted"/>
    <w:basedOn w:val="Normal"/>
    <w:semiHidden/>
    <w:rsid w:val="00436DC9"/>
    <w:rPr>
      <w:rFonts w:ascii="Courier New" w:hAnsi="Courier New" w:cs="Courier New"/>
      <w:sz w:val="20"/>
    </w:rPr>
  </w:style>
  <w:style w:type="paragraph" w:styleId="List">
    <w:name w:val="List"/>
    <w:basedOn w:val="Normal"/>
    <w:semiHidden/>
    <w:rsid w:val="00F437B1"/>
    <w:pPr>
      <w:ind w:left="357" w:hanging="357"/>
    </w:pPr>
  </w:style>
  <w:style w:type="character" w:styleId="HTMLCite">
    <w:name w:val="HTML Cite"/>
    <w:basedOn w:val="DefaultParagraphFont"/>
    <w:semiHidden/>
    <w:rsid w:val="00436DC9"/>
    <w:rPr>
      <w:i/>
      <w:iCs/>
    </w:rPr>
  </w:style>
  <w:style w:type="character" w:styleId="Hyperlink">
    <w:name w:val="Hyperlink"/>
    <w:basedOn w:val="DefaultParagraphFont"/>
    <w:uiPriority w:val="99"/>
    <w:rsid w:val="00436DC9"/>
    <w:rPr>
      <w:color w:val="0000FF"/>
      <w:u w:val="single"/>
    </w:rPr>
  </w:style>
  <w:style w:type="paragraph" w:styleId="List2">
    <w:name w:val="List 2"/>
    <w:basedOn w:val="Normal"/>
    <w:semiHidden/>
    <w:rsid w:val="00436DC9"/>
    <w:pPr>
      <w:ind w:left="566" w:hanging="283"/>
    </w:pPr>
  </w:style>
  <w:style w:type="paragraph" w:styleId="List3">
    <w:name w:val="List 3"/>
    <w:basedOn w:val="Normal"/>
    <w:semiHidden/>
    <w:rsid w:val="00436DC9"/>
    <w:pPr>
      <w:ind w:left="849" w:hanging="283"/>
    </w:pPr>
  </w:style>
  <w:style w:type="paragraph" w:styleId="List4">
    <w:name w:val="List 4"/>
    <w:basedOn w:val="Normal"/>
    <w:semiHidden/>
    <w:rsid w:val="00436DC9"/>
    <w:pPr>
      <w:ind w:left="1132" w:hanging="283"/>
    </w:pPr>
  </w:style>
  <w:style w:type="paragraph" w:styleId="List5">
    <w:name w:val="List 5"/>
    <w:basedOn w:val="Normal"/>
    <w:semiHidden/>
    <w:rsid w:val="00436DC9"/>
    <w:pPr>
      <w:ind w:left="1415" w:hanging="283"/>
    </w:pPr>
  </w:style>
  <w:style w:type="paragraph" w:styleId="ListContinue">
    <w:name w:val="List Continue"/>
    <w:basedOn w:val="Normal"/>
    <w:semiHidden/>
    <w:rsid w:val="00436DC9"/>
    <w:pPr>
      <w:ind w:left="283"/>
    </w:pPr>
  </w:style>
  <w:style w:type="paragraph" w:styleId="ListContinue2">
    <w:name w:val="List Continue 2"/>
    <w:basedOn w:val="Normal"/>
    <w:semiHidden/>
    <w:rsid w:val="00436DC9"/>
    <w:pPr>
      <w:ind w:left="566"/>
    </w:pPr>
  </w:style>
  <w:style w:type="paragraph" w:styleId="ListContinue3">
    <w:name w:val="List Continue 3"/>
    <w:basedOn w:val="Normal"/>
    <w:semiHidden/>
    <w:rsid w:val="00436DC9"/>
    <w:pPr>
      <w:ind w:left="849"/>
    </w:pPr>
  </w:style>
  <w:style w:type="paragraph" w:styleId="ListContinue4">
    <w:name w:val="List Continue 4"/>
    <w:basedOn w:val="Normal"/>
    <w:semiHidden/>
    <w:rsid w:val="00436DC9"/>
    <w:pPr>
      <w:ind w:left="1132"/>
    </w:pPr>
  </w:style>
  <w:style w:type="paragraph" w:styleId="ListContinue5">
    <w:name w:val="List Continue 5"/>
    <w:basedOn w:val="Normal"/>
    <w:semiHidden/>
    <w:rsid w:val="00436DC9"/>
    <w:pPr>
      <w:ind w:left="1415"/>
    </w:pPr>
  </w:style>
  <w:style w:type="paragraph" w:styleId="ListNumber">
    <w:name w:val="List Number"/>
    <w:basedOn w:val="Normal"/>
    <w:semiHidden/>
    <w:rsid w:val="00436DC9"/>
    <w:pPr>
      <w:numPr>
        <w:numId w:val="6"/>
      </w:numPr>
    </w:pPr>
  </w:style>
  <w:style w:type="paragraph" w:styleId="ListNumber2">
    <w:name w:val="List Number 2"/>
    <w:basedOn w:val="Normal"/>
    <w:semiHidden/>
    <w:rsid w:val="00436DC9"/>
    <w:pPr>
      <w:numPr>
        <w:numId w:val="7"/>
      </w:numPr>
    </w:pPr>
  </w:style>
  <w:style w:type="paragraph" w:styleId="ListNumber3">
    <w:name w:val="List Number 3"/>
    <w:basedOn w:val="Normal"/>
    <w:semiHidden/>
    <w:rsid w:val="00436DC9"/>
    <w:pPr>
      <w:numPr>
        <w:numId w:val="8"/>
      </w:numPr>
    </w:pPr>
  </w:style>
  <w:style w:type="paragraph" w:styleId="ListNumber4">
    <w:name w:val="List Number 4"/>
    <w:basedOn w:val="Normal"/>
    <w:semiHidden/>
    <w:rsid w:val="00436DC9"/>
    <w:pPr>
      <w:numPr>
        <w:numId w:val="9"/>
      </w:numPr>
    </w:pPr>
  </w:style>
  <w:style w:type="paragraph" w:styleId="ListNumber5">
    <w:name w:val="List Number 5"/>
    <w:basedOn w:val="Normal"/>
    <w:semiHidden/>
    <w:rsid w:val="00436DC9"/>
    <w:pPr>
      <w:numPr>
        <w:numId w:val="10"/>
      </w:numPr>
    </w:pPr>
  </w:style>
  <w:style w:type="paragraph" w:styleId="MessageHeader">
    <w:name w:val="Message Header"/>
    <w:basedOn w:val="Normal"/>
    <w:semiHidden/>
    <w:rsid w:val="00436DC9"/>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PlainText">
    <w:name w:val="Plain Text"/>
    <w:basedOn w:val="Normal"/>
    <w:semiHidden/>
    <w:rsid w:val="00436DC9"/>
    <w:rPr>
      <w:rFonts w:ascii="Courier New" w:hAnsi="Courier New" w:cs="Courier New"/>
      <w:sz w:val="20"/>
    </w:rPr>
  </w:style>
  <w:style w:type="paragraph" w:styleId="NormalWeb">
    <w:name w:val="Normal (Web)"/>
    <w:basedOn w:val="Normal"/>
    <w:semiHidden/>
    <w:rsid w:val="00436DC9"/>
    <w:rPr>
      <w:szCs w:val="24"/>
    </w:rPr>
  </w:style>
  <w:style w:type="paragraph" w:styleId="NormalIndent">
    <w:name w:val="Normal Indent"/>
    <w:basedOn w:val="Normal"/>
    <w:semiHidden/>
    <w:rsid w:val="00436DC9"/>
    <w:pPr>
      <w:ind w:left="708"/>
    </w:pPr>
  </w:style>
  <w:style w:type="table" w:styleId="Table3Deffects1">
    <w:name w:val="Table 3D effects 1"/>
    <w:basedOn w:val="TableNormal"/>
    <w:semiHidden/>
    <w:rsid w:val="00436DC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36DC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36DC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436DC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436DC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36DC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Title">
    <w:name w:val="Title"/>
    <w:basedOn w:val="Normal"/>
    <w:next w:val="Subtitle"/>
    <w:link w:val="TitleChar"/>
    <w:autoRedefine/>
    <w:uiPriority w:val="10"/>
    <w:qFormat/>
    <w:rsid w:val="00FC747D"/>
    <w:pPr>
      <w:suppressAutoHyphens/>
      <w:spacing w:before="600" w:after="720"/>
      <w:jc w:val="center"/>
    </w:pPr>
    <w:rPr>
      <w:b/>
      <w:kern w:val="28"/>
      <w:sz w:val="44"/>
    </w:rPr>
  </w:style>
  <w:style w:type="table" w:styleId="TableSimple3">
    <w:name w:val="Table Simple 3"/>
    <w:basedOn w:val="TableNormal"/>
    <w:semiHidden/>
    <w:rsid w:val="00436DC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436DC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Subtitle">
    <w:name w:val="Subtitle"/>
    <w:basedOn w:val="Normal"/>
    <w:qFormat/>
    <w:rsid w:val="001E6B40"/>
    <w:pPr>
      <w:suppressAutoHyphens/>
      <w:jc w:val="center"/>
    </w:pPr>
    <w:rPr>
      <w:sz w:val="32"/>
    </w:rPr>
  </w:style>
  <w:style w:type="paragraph" w:styleId="TOC4">
    <w:name w:val="toc 4"/>
    <w:basedOn w:val="TOC3"/>
    <w:next w:val="Normal"/>
    <w:uiPriority w:val="39"/>
    <w:rsid w:val="005D30F2"/>
    <w:pPr>
      <w:tabs>
        <w:tab w:val="clear" w:pos="1004"/>
        <w:tab w:val="left" w:pos="1191"/>
      </w:tabs>
      <w:ind w:left="1191" w:right="0" w:hanging="1191"/>
    </w:pPr>
  </w:style>
  <w:style w:type="table" w:styleId="TableColorful1">
    <w:name w:val="Table Colorful 1"/>
    <w:basedOn w:val="TableNormal"/>
    <w:semiHidden/>
    <w:rsid w:val="00436DC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36DC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36DC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436DC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36DC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36DC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36DC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436DC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36DC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36DC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36DC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36DC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36DC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36DC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36DC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36DC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36DC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36DC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36DC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36DC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36DC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436DC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36DC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36DC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36DC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36DC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436DC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36DC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436DC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36DC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36DC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semiHidden/>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semiHidden/>
    <w:rsid w:val="00436DC9"/>
  </w:style>
  <w:style w:type="paragraph" w:styleId="BodyText2">
    <w:name w:val="Body Text 2"/>
    <w:basedOn w:val="Normal"/>
    <w:semiHidden/>
    <w:rsid w:val="00436DC9"/>
    <w:pPr>
      <w:spacing w:line="480" w:lineRule="auto"/>
    </w:pPr>
  </w:style>
  <w:style w:type="paragraph" w:styleId="BodyText3">
    <w:name w:val="Body Text 3"/>
    <w:basedOn w:val="Normal"/>
    <w:semiHidden/>
    <w:rsid w:val="00436DC9"/>
    <w:rPr>
      <w:sz w:val="16"/>
      <w:szCs w:val="16"/>
    </w:rPr>
  </w:style>
  <w:style w:type="paragraph" w:styleId="BodyTextIndent2">
    <w:name w:val="Body Text Indent 2"/>
    <w:basedOn w:val="Normal"/>
    <w:semiHidden/>
    <w:rsid w:val="00436DC9"/>
    <w:pPr>
      <w:spacing w:line="480" w:lineRule="auto"/>
      <w:ind w:left="283"/>
    </w:pPr>
  </w:style>
  <w:style w:type="paragraph" w:styleId="BodyTextIndent3">
    <w:name w:val="Body Text Indent 3"/>
    <w:basedOn w:val="Normal"/>
    <w:semiHidden/>
    <w:rsid w:val="00436DC9"/>
    <w:pPr>
      <w:ind w:left="283"/>
    </w:pPr>
    <w:rPr>
      <w:sz w:val="16"/>
      <w:szCs w:val="16"/>
    </w:rPr>
  </w:style>
  <w:style w:type="paragraph" w:styleId="BodyTextFirstIndent">
    <w:name w:val="Body Text First Indent"/>
    <w:basedOn w:val="BodyText"/>
    <w:semiHidden/>
    <w:rsid w:val="00436DC9"/>
    <w:pPr>
      <w:ind w:firstLine="210"/>
    </w:pPr>
  </w:style>
  <w:style w:type="paragraph" w:styleId="BodyTextIndent">
    <w:name w:val="Body Text Indent"/>
    <w:basedOn w:val="Normal"/>
    <w:semiHidden/>
    <w:rsid w:val="00436DC9"/>
    <w:pPr>
      <w:ind w:left="283"/>
    </w:pPr>
  </w:style>
  <w:style w:type="paragraph" w:styleId="BodyTextFirstIndent2">
    <w:name w:val="Body Text First Indent 2"/>
    <w:basedOn w:val="BodyTextIndent"/>
    <w:semiHidden/>
    <w:rsid w:val="00436DC9"/>
    <w:pPr>
      <w:ind w:firstLine="210"/>
    </w:pPr>
  </w:style>
  <w:style w:type="paragraph" w:styleId="EnvelopeReturn">
    <w:name w:val="envelope return"/>
    <w:basedOn w:val="Normal"/>
    <w:semiHidden/>
    <w:rsid w:val="00436DC9"/>
    <w:rPr>
      <w:rFonts w:cs="Arial"/>
      <w:sz w:val="20"/>
    </w:rPr>
  </w:style>
  <w:style w:type="paragraph" w:styleId="EnvelopeAddress">
    <w:name w:val="envelope address"/>
    <w:basedOn w:val="Normal"/>
    <w:semiHidden/>
    <w:rsid w:val="00436DC9"/>
    <w:pPr>
      <w:framePr w:w="4320" w:h="2160" w:hRule="exact" w:hSpace="141" w:wrap="auto" w:hAnchor="page" w:xAlign="center" w:yAlign="bottom"/>
      <w:ind w:left="1"/>
    </w:pPr>
    <w:rPr>
      <w:rFonts w:cs="Arial"/>
      <w:szCs w:val="24"/>
    </w:rPr>
  </w:style>
  <w:style w:type="paragraph" w:styleId="Signature">
    <w:name w:val="Signature"/>
    <w:basedOn w:val="Normal"/>
    <w:semiHidden/>
    <w:rsid w:val="00436DC9"/>
    <w:pPr>
      <w:ind w:left="4252"/>
    </w:pPr>
  </w:style>
  <w:style w:type="character" w:styleId="LineNumber">
    <w:name w:val="line number"/>
    <w:basedOn w:val="DefaultParagraphFont"/>
    <w:semiHidden/>
    <w:rsid w:val="00436DC9"/>
  </w:style>
  <w:style w:type="paragraph" w:styleId="DocumentMap">
    <w:name w:val="Document Map"/>
    <w:basedOn w:val="Normal"/>
    <w:semiHidden/>
    <w:rsid w:val="0090016A"/>
    <w:pPr>
      <w:shd w:val="clear" w:color="auto" w:fill="000080"/>
    </w:pPr>
    <w:rPr>
      <w:rFonts w:ascii="Tahoma" w:hAnsi="Tahoma" w:cs="Tahoma"/>
    </w:rPr>
  </w:style>
  <w:style w:type="paragraph" w:customStyle="1" w:styleId="berschriftOhneNummer">
    <w:name w:val="ÜberschriftOhneNummer"/>
    <w:basedOn w:val="Heading1"/>
    <w:rsid w:val="00B2601B"/>
    <w:pPr>
      <w:numPr>
        <w:numId w:val="0"/>
      </w:numPr>
    </w:pPr>
  </w:style>
  <w:style w:type="paragraph" w:styleId="Caption">
    <w:name w:val="caption"/>
    <w:basedOn w:val="Normal"/>
    <w:next w:val="Normal"/>
    <w:qFormat/>
    <w:rsid w:val="007050A3"/>
    <w:rPr>
      <w:b/>
      <w:szCs w:val="24"/>
    </w:rPr>
  </w:style>
  <w:style w:type="paragraph" w:customStyle="1" w:styleId="Abkrzungsverzeichnis">
    <w:name w:val="Abkürzungsverzeichnis"/>
    <w:basedOn w:val="Normal"/>
    <w:rsid w:val="00E96CBE"/>
    <w:pPr>
      <w:tabs>
        <w:tab w:val="clear" w:pos="709"/>
        <w:tab w:val="clear" w:pos="1134"/>
        <w:tab w:val="clear" w:pos="4253"/>
        <w:tab w:val="clear" w:pos="4536"/>
        <w:tab w:val="left" w:pos="2835"/>
      </w:tabs>
    </w:pPr>
  </w:style>
  <w:style w:type="paragraph" w:styleId="TOC5">
    <w:name w:val="toc 5"/>
    <w:basedOn w:val="Normal"/>
    <w:next w:val="Normal"/>
    <w:uiPriority w:val="39"/>
    <w:rsid w:val="005D30F2"/>
    <w:pPr>
      <w:tabs>
        <w:tab w:val="clear" w:pos="709"/>
        <w:tab w:val="clear" w:pos="1134"/>
        <w:tab w:val="clear" w:pos="4253"/>
        <w:tab w:val="clear" w:pos="4536"/>
        <w:tab w:val="left" w:pos="1191"/>
        <w:tab w:val="right" w:leader="dot" w:pos="8210"/>
      </w:tabs>
      <w:spacing w:before="60" w:line="240" w:lineRule="auto"/>
      <w:ind w:left="1191" w:hanging="1191"/>
    </w:pPr>
  </w:style>
  <w:style w:type="paragraph" w:styleId="BalloonText">
    <w:name w:val="Balloon Text"/>
    <w:basedOn w:val="Normal"/>
    <w:link w:val="BalloonTextChar"/>
    <w:uiPriority w:val="99"/>
    <w:semiHidden/>
    <w:unhideWhenUsed/>
    <w:rsid w:val="0069681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81D"/>
    <w:rPr>
      <w:rFonts w:ascii="Tahoma" w:eastAsia="SimSun" w:hAnsi="Tahoma" w:cs="Tahoma"/>
      <w:bCs/>
      <w:sz w:val="16"/>
      <w:szCs w:val="16"/>
      <w:lang w:eastAsia="zh-CN"/>
    </w:rPr>
  </w:style>
  <w:style w:type="character" w:styleId="CommentReference">
    <w:name w:val="annotation reference"/>
    <w:basedOn w:val="DefaultParagraphFont"/>
    <w:semiHidden/>
    <w:unhideWhenUsed/>
    <w:rsid w:val="00CC3208"/>
    <w:rPr>
      <w:sz w:val="16"/>
      <w:szCs w:val="16"/>
    </w:rPr>
  </w:style>
  <w:style w:type="paragraph" w:styleId="CommentText">
    <w:name w:val="annotation text"/>
    <w:basedOn w:val="Normal"/>
    <w:link w:val="CommentTextChar"/>
    <w:unhideWhenUsed/>
    <w:rsid w:val="00CC3208"/>
    <w:pPr>
      <w:spacing w:line="240" w:lineRule="auto"/>
    </w:pPr>
    <w:rPr>
      <w:sz w:val="20"/>
    </w:rPr>
  </w:style>
  <w:style w:type="character" w:customStyle="1" w:styleId="CommentTextChar">
    <w:name w:val="Comment Text Char"/>
    <w:basedOn w:val="DefaultParagraphFont"/>
    <w:link w:val="CommentText"/>
    <w:rsid w:val="00CC3208"/>
    <w:rPr>
      <w:rFonts w:ascii="Arial" w:eastAsia="SimSun" w:hAnsi="Arial"/>
      <w:bCs/>
      <w:lang w:eastAsia="zh-CN"/>
    </w:rPr>
  </w:style>
  <w:style w:type="paragraph" w:styleId="CommentSubject">
    <w:name w:val="annotation subject"/>
    <w:basedOn w:val="CommentText"/>
    <w:next w:val="CommentText"/>
    <w:link w:val="CommentSubjectChar"/>
    <w:semiHidden/>
    <w:unhideWhenUsed/>
    <w:rsid w:val="00CC3208"/>
    <w:rPr>
      <w:b/>
    </w:rPr>
  </w:style>
  <w:style w:type="character" w:customStyle="1" w:styleId="CommentSubjectChar">
    <w:name w:val="Comment Subject Char"/>
    <w:basedOn w:val="CommentTextChar"/>
    <w:link w:val="CommentSubject"/>
    <w:semiHidden/>
    <w:rsid w:val="00CC3208"/>
    <w:rPr>
      <w:rFonts w:ascii="Arial" w:eastAsia="SimSun" w:hAnsi="Arial"/>
      <w:b/>
      <w:bCs/>
      <w:lang w:eastAsia="zh-CN"/>
    </w:rPr>
  </w:style>
  <w:style w:type="paragraph" w:styleId="ListParagraph">
    <w:name w:val="List Paragraph"/>
    <w:basedOn w:val="Normal"/>
    <w:uiPriority w:val="34"/>
    <w:qFormat/>
    <w:rsid w:val="002E0F21"/>
    <w:pPr>
      <w:ind w:left="720"/>
      <w:contextualSpacing/>
    </w:pPr>
  </w:style>
  <w:style w:type="character" w:customStyle="1" w:styleId="Heading1Char">
    <w:name w:val="Heading 1 Char"/>
    <w:basedOn w:val="DefaultParagraphFont"/>
    <w:link w:val="Heading1"/>
    <w:uiPriority w:val="9"/>
    <w:rsid w:val="00BE73C1"/>
    <w:rPr>
      <w:rFonts w:ascii="Arial" w:hAnsi="Arial"/>
      <w:b/>
      <w:bCs/>
      <w:sz w:val="32"/>
    </w:rPr>
  </w:style>
  <w:style w:type="character" w:styleId="PlaceholderText">
    <w:name w:val="Placeholder Text"/>
    <w:basedOn w:val="DefaultParagraphFont"/>
    <w:uiPriority w:val="99"/>
    <w:semiHidden/>
    <w:rsid w:val="003A63B9"/>
    <w:rPr>
      <w:color w:val="808080"/>
    </w:rPr>
  </w:style>
  <w:style w:type="table" w:styleId="PlainTable1">
    <w:name w:val="Plain Table 1"/>
    <w:basedOn w:val="TableNormal"/>
    <w:uiPriority w:val="41"/>
    <w:rsid w:val="00605AC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ndnoteReference">
    <w:name w:val="endnote reference"/>
    <w:basedOn w:val="DefaultParagraphFont"/>
    <w:semiHidden/>
    <w:unhideWhenUsed/>
    <w:rsid w:val="004C7D59"/>
    <w:rPr>
      <w:vertAlign w:val="superscript"/>
    </w:rPr>
  </w:style>
  <w:style w:type="character" w:customStyle="1" w:styleId="HeaderChar">
    <w:name w:val="Header Char"/>
    <w:basedOn w:val="DefaultParagraphFont"/>
    <w:link w:val="Header"/>
    <w:uiPriority w:val="99"/>
    <w:rsid w:val="00C23A6B"/>
    <w:rPr>
      <w:rFonts w:ascii="Arial" w:eastAsia="SimSun" w:hAnsi="Arial"/>
      <w:bCs/>
      <w:lang w:eastAsia="zh-CN"/>
    </w:rPr>
  </w:style>
  <w:style w:type="table" w:styleId="PlainTable3">
    <w:name w:val="Plain Table 3"/>
    <w:basedOn w:val="TableNormal"/>
    <w:uiPriority w:val="43"/>
    <w:rsid w:val="0007608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07608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0760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FD4E4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rsid w:val="002B002E"/>
    <w:rPr>
      <w:rFonts w:ascii="Arial" w:eastAsia="SimSun" w:hAnsi="Arial" w:cs="Arial"/>
      <w:b/>
      <w:sz w:val="24"/>
      <w:szCs w:val="26"/>
      <w:lang w:eastAsia="zh-CN"/>
    </w:rPr>
  </w:style>
  <w:style w:type="character" w:customStyle="1" w:styleId="TitleChar">
    <w:name w:val="Title Char"/>
    <w:basedOn w:val="DefaultParagraphFont"/>
    <w:link w:val="Title"/>
    <w:uiPriority w:val="10"/>
    <w:rsid w:val="00F33B68"/>
    <w:rPr>
      <w:rFonts w:ascii="Arial" w:eastAsia="SimSun" w:hAnsi="Arial"/>
      <w:b/>
      <w:bCs/>
      <w:kern w:val="28"/>
      <w:sz w:val="44"/>
      <w:lang w:eastAsia="zh-CN"/>
    </w:rPr>
  </w:style>
  <w:style w:type="character" w:customStyle="1" w:styleId="Heading2Char">
    <w:name w:val="Heading 2 Char"/>
    <w:basedOn w:val="DefaultParagraphFont"/>
    <w:link w:val="Heading2"/>
    <w:rsid w:val="00546F0B"/>
    <w:rPr>
      <w:rFonts w:ascii="Arial" w:eastAsia="SimSun" w:hAnsi="Arial" w:cs="Arial"/>
      <w:b/>
      <w:iCs/>
      <w:sz w:val="24"/>
      <w:szCs w:val="28"/>
      <w:lang w:eastAsia="zh-CN"/>
    </w:rPr>
  </w:style>
  <w:style w:type="paragraph" w:styleId="Revision">
    <w:name w:val="Revision"/>
    <w:hidden/>
    <w:uiPriority w:val="99"/>
    <w:semiHidden/>
    <w:rsid w:val="00070A50"/>
    <w:rPr>
      <w:rFonts w:ascii="Arial" w:eastAsia="SimSun" w:hAnsi="Arial"/>
      <w:bCs/>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14">
      <w:bodyDiv w:val="1"/>
      <w:marLeft w:val="0"/>
      <w:marRight w:val="0"/>
      <w:marTop w:val="0"/>
      <w:marBottom w:val="0"/>
      <w:divBdr>
        <w:top w:val="none" w:sz="0" w:space="0" w:color="auto"/>
        <w:left w:val="none" w:sz="0" w:space="0" w:color="auto"/>
        <w:bottom w:val="none" w:sz="0" w:space="0" w:color="auto"/>
        <w:right w:val="none" w:sz="0" w:space="0" w:color="auto"/>
      </w:divBdr>
    </w:div>
    <w:div w:id="159002">
      <w:bodyDiv w:val="1"/>
      <w:marLeft w:val="0"/>
      <w:marRight w:val="0"/>
      <w:marTop w:val="0"/>
      <w:marBottom w:val="0"/>
      <w:divBdr>
        <w:top w:val="none" w:sz="0" w:space="0" w:color="auto"/>
        <w:left w:val="none" w:sz="0" w:space="0" w:color="auto"/>
        <w:bottom w:val="none" w:sz="0" w:space="0" w:color="auto"/>
        <w:right w:val="none" w:sz="0" w:space="0" w:color="auto"/>
      </w:divBdr>
    </w:div>
    <w:div w:id="550604">
      <w:bodyDiv w:val="1"/>
      <w:marLeft w:val="0"/>
      <w:marRight w:val="0"/>
      <w:marTop w:val="0"/>
      <w:marBottom w:val="0"/>
      <w:divBdr>
        <w:top w:val="none" w:sz="0" w:space="0" w:color="auto"/>
        <w:left w:val="none" w:sz="0" w:space="0" w:color="auto"/>
        <w:bottom w:val="none" w:sz="0" w:space="0" w:color="auto"/>
        <w:right w:val="none" w:sz="0" w:space="0" w:color="auto"/>
      </w:divBdr>
    </w:div>
    <w:div w:id="669470">
      <w:bodyDiv w:val="1"/>
      <w:marLeft w:val="0"/>
      <w:marRight w:val="0"/>
      <w:marTop w:val="0"/>
      <w:marBottom w:val="0"/>
      <w:divBdr>
        <w:top w:val="none" w:sz="0" w:space="0" w:color="auto"/>
        <w:left w:val="none" w:sz="0" w:space="0" w:color="auto"/>
        <w:bottom w:val="none" w:sz="0" w:space="0" w:color="auto"/>
        <w:right w:val="none" w:sz="0" w:space="0" w:color="auto"/>
      </w:divBdr>
    </w:div>
    <w:div w:id="1129331">
      <w:bodyDiv w:val="1"/>
      <w:marLeft w:val="0"/>
      <w:marRight w:val="0"/>
      <w:marTop w:val="0"/>
      <w:marBottom w:val="0"/>
      <w:divBdr>
        <w:top w:val="none" w:sz="0" w:space="0" w:color="auto"/>
        <w:left w:val="none" w:sz="0" w:space="0" w:color="auto"/>
        <w:bottom w:val="none" w:sz="0" w:space="0" w:color="auto"/>
        <w:right w:val="none" w:sz="0" w:space="0" w:color="auto"/>
      </w:divBdr>
    </w:div>
    <w:div w:id="2125792">
      <w:bodyDiv w:val="1"/>
      <w:marLeft w:val="0"/>
      <w:marRight w:val="0"/>
      <w:marTop w:val="0"/>
      <w:marBottom w:val="0"/>
      <w:divBdr>
        <w:top w:val="none" w:sz="0" w:space="0" w:color="auto"/>
        <w:left w:val="none" w:sz="0" w:space="0" w:color="auto"/>
        <w:bottom w:val="none" w:sz="0" w:space="0" w:color="auto"/>
        <w:right w:val="none" w:sz="0" w:space="0" w:color="auto"/>
      </w:divBdr>
    </w:div>
    <w:div w:id="2435515">
      <w:bodyDiv w:val="1"/>
      <w:marLeft w:val="0"/>
      <w:marRight w:val="0"/>
      <w:marTop w:val="0"/>
      <w:marBottom w:val="0"/>
      <w:divBdr>
        <w:top w:val="none" w:sz="0" w:space="0" w:color="auto"/>
        <w:left w:val="none" w:sz="0" w:space="0" w:color="auto"/>
        <w:bottom w:val="none" w:sz="0" w:space="0" w:color="auto"/>
        <w:right w:val="none" w:sz="0" w:space="0" w:color="auto"/>
      </w:divBdr>
    </w:div>
    <w:div w:id="2636381">
      <w:bodyDiv w:val="1"/>
      <w:marLeft w:val="0"/>
      <w:marRight w:val="0"/>
      <w:marTop w:val="0"/>
      <w:marBottom w:val="0"/>
      <w:divBdr>
        <w:top w:val="none" w:sz="0" w:space="0" w:color="auto"/>
        <w:left w:val="none" w:sz="0" w:space="0" w:color="auto"/>
        <w:bottom w:val="none" w:sz="0" w:space="0" w:color="auto"/>
        <w:right w:val="none" w:sz="0" w:space="0" w:color="auto"/>
      </w:divBdr>
    </w:div>
    <w:div w:id="2754119">
      <w:bodyDiv w:val="1"/>
      <w:marLeft w:val="0"/>
      <w:marRight w:val="0"/>
      <w:marTop w:val="0"/>
      <w:marBottom w:val="0"/>
      <w:divBdr>
        <w:top w:val="none" w:sz="0" w:space="0" w:color="auto"/>
        <w:left w:val="none" w:sz="0" w:space="0" w:color="auto"/>
        <w:bottom w:val="none" w:sz="0" w:space="0" w:color="auto"/>
        <w:right w:val="none" w:sz="0" w:space="0" w:color="auto"/>
      </w:divBdr>
    </w:div>
    <w:div w:id="2783426">
      <w:bodyDiv w:val="1"/>
      <w:marLeft w:val="0"/>
      <w:marRight w:val="0"/>
      <w:marTop w:val="0"/>
      <w:marBottom w:val="0"/>
      <w:divBdr>
        <w:top w:val="none" w:sz="0" w:space="0" w:color="auto"/>
        <w:left w:val="none" w:sz="0" w:space="0" w:color="auto"/>
        <w:bottom w:val="none" w:sz="0" w:space="0" w:color="auto"/>
        <w:right w:val="none" w:sz="0" w:space="0" w:color="auto"/>
      </w:divBdr>
    </w:div>
    <w:div w:id="3825890">
      <w:bodyDiv w:val="1"/>
      <w:marLeft w:val="0"/>
      <w:marRight w:val="0"/>
      <w:marTop w:val="0"/>
      <w:marBottom w:val="0"/>
      <w:divBdr>
        <w:top w:val="none" w:sz="0" w:space="0" w:color="auto"/>
        <w:left w:val="none" w:sz="0" w:space="0" w:color="auto"/>
        <w:bottom w:val="none" w:sz="0" w:space="0" w:color="auto"/>
        <w:right w:val="none" w:sz="0" w:space="0" w:color="auto"/>
      </w:divBdr>
    </w:div>
    <w:div w:id="4094681">
      <w:bodyDiv w:val="1"/>
      <w:marLeft w:val="0"/>
      <w:marRight w:val="0"/>
      <w:marTop w:val="0"/>
      <w:marBottom w:val="0"/>
      <w:divBdr>
        <w:top w:val="none" w:sz="0" w:space="0" w:color="auto"/>
        <w:left w:val="none" w:sz="0" w:space="0" w:color="auto"/>
        <w:bottom w:val="none" w:sz="0" w:space="0" w:color="auto"/>
        <w:right w:val="none" w:sz="0" w:space="0" w:color="auto"/>
      </w:divBdr>
    </w:div>
    <w:div w:id="4286373">
      <w:bodyDiv w:val="1"/>
      <w:marLeft w:val="0"/>
      <w:marRight w:val="0"/>
      <w:marTop w:val="0"/>
      <w:marBottom w:val="0"/>
      <w:divBdr>
        <w:top w:val="none" w:sz="0" w:space="0" w:color="auto"/>
        <w:left w:val="none" w:sz="0" w:space="0" w:color="auto"/>
        <w:bottom w:val="none" w:sz="0" w:space="0" w:color="auto"/>
        <w:right w:val="none" w:sz="0" w:space="0" w:color="auto"/>
      </w:divBdr>
    </w:div>
    <w:div w:id="4937901">
      <w:bodyDiv w:val="1"/>
      <w:marLeft w:val="0"/>
      <w:marRight w:val="0"/>
      <w:marTop w:val="0"/>
      <w:marBottom w:val="0"/>
      <w:divBdr>
        <w:top w:val="none" w:sz="0" w:space="0" w:color="auto"/>
        <w:left w:val="none" w:sz="0" w:space="0" w:color="auto"/>
        <w:bottom w:val="none" w:sz="0" w:space="0" w:color="auto"/>
        <w:right w:val="none" w:sz="0" w:space="0" w:color="auto"/>
      </w:divBdr>
    </w:div>
    <w:div w:id="5715559">
      <w:bodyDiv w:val="1"/>
      <w:marLeft w:val="0"/>
      <w:marRight w:val="0"/>
      <w:marTop w:val="0"/>
      <w:marBottom w:val="0"/>
      <w:divBdr>
        <w:top w:val="none" w:sz="0" w:space="0" w:color="auto"/>
        <w:left w:val="none" w:sz="0" w:space="0" w:color="auto"/>
        <w:bottom w:val="none" w:sz="0" w:space="0" w:color="auto"/>
        <w:right w:val="none" w:sz="0" w:space="0" w:color="auto"/>
      </w:divBdr>
    </w:div>
    <w:div w:id="7950421">
      <w:bodyDiv w:val="1"/>
      <w:marLeft w:val="0"/>
      <w:marRight w:val="0"/>
      <w:marTop w:val="0"/>
      <w:marBottom w:val="0"/>
      <w:divBdr>
        <w:top w:val="none" w:sz="0" w:space="0" w:color="auto"/>
        <w:left w:val="none" w:sz="0" w:space="0" w:color="auto"/>
        <w:bottom w:val="none" w:sz="0" w:space="0" w:color="auto"/>
        <w:right w:val="none" w:sz="0" w:space="0" w:color="auto"/>
      </w:divBdr>
    </w:div>
    <w:div w:id="10378347">
      <w:bodyDiv w:val="1"/>
      <w:marLeft w:val="0"/>
      <w:marRight w:val="0"/>
      <w:marTop w:val="0"/>
      <w:marBottom w:val="0"/>
      <w:divBdr>
        <w:top w:val="none" w:sz="0" w:space="0" w:color="auto"/>
        <w:left w:val="none" w:sz="0" w:space="0" w:color="auto"/>
        <w:bottom w:val="none" w:sz="0" w:space="0" w:color="auto"/>
        <w:right w:val="none" w:sz="0" w:space="0" w:color="auto"/>
      </w:divBdr>
    </w:div>
    <w:div w:id="10448804">
      <w:bodyDiv w:val="1"/>
      <w:marLeft w:val="0"/>
      <w:marRight w:val="0"/>
      <w:marTop w:val="0"/>
      <w:marBottom w:val="0"/>
      <w:divBdr>
        <w:top w:val="none" w:sz="0" w:space="0" w:color="auto"/>
        <w:left w:val="none" w:sz="0" w:space="0" w:color="auto"/>
        <w:bottom w:val="none" w:sz="0" w:space="0" w:color="auto"/>
        <w:right w:val="none" w:sz="0" w:space="0" w:color="auto"/>
      </w:divBdr>
    </w:div>
    <w:div w:id="10451727">
      <w:bodyDiv w:val="1"/>
      <w:marLeft w:val="0"/>
      <w:marRight w:val="0"/>
      <w:marTop w:val="0"/>
      <w:marBottom w:val="0"/>
      <w:divBdr>
        <w:top w:val="none" w:sz="0" w:space="0" w:color="auto"/>
        <w:left w:val="none" w:sz="0" w:space="0" w:color="auto"/>
        <w:bottom w:val="none" w:sz="0" w:space="0" w:color="auto"/>
        <w:right w:val="none" w:sz="0" w:space="0" w:color="auto"/>
      </w:divBdr>
    </w:div>
    <w:div w:id="10573172">
      <w:bodyDiv w:val="1"/>
      <w:marLeft w:val="0"/>
      <w:marRight w:val="0"/>
      <w:marTop w:val="0"/>
      <w:marBottom w:val="0"/>
      <w:divBdr>
        <w:top w:val="none" w:sz="0" w:space="0" w:color="auto"/>
        <w:left w:val="none" w:sz="0" w:space="0" w:color="auto"/>
        <w:bottom w:val="none" w:sz="0" w:space="0" w:color="auto"/>
        <w:right w:val="none" w:sz="0" w:space="0" w:color="auto"/>
      </w:divBdr>
    </w:div>
    <w:div w:id="11762040">
      <w:bodyDiv w:val="1"/>
      <w:marLeft w:val="0"/>
      <w:marRight w:val="0"/>
      <w:marTop w:val="0"/>
      <w:marBottom w:val="0"/>
      <w:divBdr>
        <w:top w:val="none" w:sz="0" w:space="0" w:color="auto"/>
        <w:left w:val="none" w:sz="0" w:space="0" w:color="auto"/>
        <w:bottom w:val="none" w:sz="0" w:space="0" w:color="auto"/>
        <w:right w:val="none" w:sz="0" w:space="0" w:color="auto"/>
      </w:divBdr>
    </w:div>
    <w:div w:id="12193705">
      <w:bodyDiv w:val="1"/>
      <w:marLeft w:val="0"/>
      <w:marRight w:val="0"/>
      <w:marTop w:val="0"/>
      <w:marBottom w:val="0"/>
      <w:divBdr>
        <w:top w:val="none" w:sz="0" w:space="0" w:color="auto"/>
        <w:left w:val="none" w:sz="0" w:space="0" w:color="auto"/>
        <w:bottom w:val="none" w:sz="0" w:space="0" w:color="auto"/>
        <w:right w:val="none" w:sz="0" w:space="0" w:color="auto"/>
      </w:divBdr>
    </w:div>
    <w:div w:id="12923985">
      <w:bodyDiv w:val="1"/>
      <w:marLeft w:val="0"/>
      <w:marRight w:val="0"/>
      <w:marTop w:val="0"/>
      <w:marBottom w:val="0"/>
      <w:divBdr>
        <w:top w:val="none" w:sz="0" w:space="0" w:color="auto"/>
        <w:left w:val="none" w:sz="0" w:space="0" w:color="auto"/>
        <w:bottom w:val="none" w:sz="0" w:space="0" w:color="auto"/>
        <w:right w:val="none" w:sz="0" w:space="0" w:color="auto"/>
      </w:divBdr>
    </w:div>
    <w:div w:id="12995575">
      <w:bodyDiv w:val="1"/>
      <w:marLeft w:val="0"/>
      <w:marRight w:val="0"/>
      <w:marTop w:val="0"/>
      <w:marBottom w:val="0"/>
      <w:divBdr>
        <w:top w:val="none" w:sz="0" w:space="0" w:color="auto"/>
        <w:left w:val="none" w:sz="0" w:space="0" w:color="auto"/>
        <w:bottom w:val="none" w:sz="0" w:space="0" w:color="auto"/>
        <w:right w:val="none" w:sz="0" w:space="0" w:color="auto"/>
      </w:divBdr>
    </w:div>
    <w:div w:id="14043163">
      <w:bodyDiv w:val="1"/>
      <w:marLeft w:val="0"/>
      <w:marRight w:val="0"/>
      <w:marTop w:val="0"/>
      <w:marBottom w:val="0"/>
      <w:divBdr>
        <w:top w:val="none" w:sz="0" w:space="0" w:color="auto"/>
        <w:left w:val="none" w:sz="0" w:space="0" w:color="auto"/>
        <w:bottom w:val="none" w:sz="0" w:space="0" w:color="auto"/>
        <w:right w:val="none" w:sz="0" w:space="0" w:color="auto"/>
      </w:divBdr>
    </w:div>
    <w:div w:id="14112364">
      <w:bodyDiv w:val="1"/>
      <w:marLeft w:val="0"/>
      <w:marRight w:val="0"/>
      <w:marTop w:val="0"/>
      <w:marBottom w:val="0"/>
      <w:divBdr>
        <w:top w:val="none" w:sz="0" w:space="0" w:color="auto"/>
        <w:left w:val="none" w:sz="0" w:space="0" w:color="auto"/>
        <w:bottom w:val="none" w:sz="0" w:space="0" w:color="auto"/>
        <w:right w:val="none" w:sz="0" w:space="0" w:color="auto"/>
      </w:divBdr>
    </w:div>
    <w:div w:id="14426261">
      <w:bodyDiv w:val="1"/>
      <w:marLeft w:val="0"/>
      <w:marRight w:val="0"/>
      <w:marTop w:val="0"/>
      <w:marBottom w:val="0"/>
      <w:divBdr>
        <w:top w:val="none" w:sz="0" w:space="0" w:color="auto"/>
        <w:left w:val="none" w:sz="0" w:space="0" w:color="auto"/>
        <w:bottom w:val="none" w:sz="0" w:space="0" w:color="auto"/>
        <w:right w:val="none" w:sz="0" w:space="0" w:color="auto"/>
      </w:divBdr>
    </w:div>
    <w:div w:id="14966893">
      <w:bodyDiv w:val="1"/>
      <w:marLeft w:val="0"/>
      <w:marRight w:val="0"/>
      <w:marTop w:val="0"/>
      <w:marBottom w:val="0"/>
      <w:divBdr>
        <w:top w:val="none" w:sz="0" w:space="0" w:color="auto"/>
        <w:left w:val="none" w:sz="0" w:space="0" w:color="auto"/>
        <w:bottom w:val="none" w:sz="0" w:space="0" w:color="auto"/>
        <w:right w:val="none" w:sz="0" w:space="0" w:color="auto"/>
      </w:divBdr>
    </w:div>
    <w:div w:id="16273072">
      <w:bodyDiv w:val="1"/>
      <w:marLeft w:val="0"/>
      <w:marRight w:val="0"/>
      <w:marTop w:val="0"/>
      <w:marBottom w:val="0"/>
      <w:divBdr>
        <w:top w:val="none" w:sz="0" w:space="0" w:color="auto"/>
        <w:left w:val="none" w:sz="0" w:space="0" w:color="auto"/>
        <w:bottom w:val="none" w:sz="0" w:space="0" w:color="auto"/>
        <w:right w:val="none" w:sz="0" w:space="0" w:color="auto"/>
      </w:divBdr>
    </w:div>
    <w:div w:id="16658755">
      <w:bodyDiv w:val="1"/>
      <w:marLeft w:val="0"/>
      <w:marRight w:val="0"/>
      <w:marTop w:val="0"/>
      <w:marBottom w:val="0"/>
      <w:divBdr>
        <w:top w:val="none" w:sz="0" w:space="0" w:color="auto"/>
        <w:left w:val="none" w:sz="0" w:space="0" w:color="auto"/>
        <w:bottom w:val="none" w:sz="0" w:space="0" w:color="auto"/>
        <w:right w:val="none" w:sz="0" w:space="0" w:color="auto"/>
      </w:divBdr>
    </w:div>
    <w:div w:id="17121021">
      <w:bodyDiv w:val="1"/>
      <w:marLeft w:val="0"/>
      <w:marRight w:val="0"/>
      <w:marTop w:val="0"/>
      <w:marBottom w:val="0"/>
      <w:divBdr>
        <w:top w:val="none" w:sz="0" w:space="0" w:color="auto"/>
        <w:left w:val="none" w:sz="0" w:space="0" w:color="auto"/>
        <w:bottom w:val="none" w:sz="0" w:space="0" w:color="auto"/>
        <w:right w:val="none" w:sz="0" w:space="0" w:color="auto"/>
      </w:divBdr>
    </w:div>
    <w:div w:id="17435328">
      <w:bodyDiv w:val="1"/>
      <w:marLeft w:val="0"/>
      <w:marRight w:val="0"/>
      <w:marTop w:val="0"/>
      <w:marBottom w:val="0"/>
      <w:divBdr>
        <w:top w:val="none" w:sz="0" w:space="0" w:color="auto"/>
        <w:left w:val="none" w:sz="0" w:space="0" w:color="auto"/>
        <w:bottom w:val="none" w:sz="0" w:space="0" w:color="auto"/>
        <w:right w:val="none" w:sz="0" w:space="0" w:color="auto"/>
      </w:divBdr>
    </w:div>
    <w:div w:id="17511959">
      <w:bodyDiv w:val="1"/>
      <w:marLeft w:val="0"/>
      <w:marRight w:val="0"/>
      <w:marTop w:val="0"/>
      <w:marBottom w:val="0"/>
      <w:divBdr>
        <w:top w:val="none" w:sz="0" w:space="0" w:color="auto"/>
        <w:left w:val="none" w:sz="0" w:space="0" w:color="auto"/>
        <w:bottom w:val="none" w:sz="0" w:space="0" w:color="auto"/>
        <w:right w:val="none" w:sz="0" w:space="0" w:color="auto"/>
      </w:divBdr>
    </w:div>
    <w:div w:id="18894498">
      <w:bodyDiv w:val="1"/>
      <w:marLeft w:val="0"/>
      <w:marRight w:val="0"/>
      <w:marTop w:val="0"/>
      <w:marBottom w:val="0"/>
      <w:divBdr>
        <w:top w:val="none" w:sz="0" w:space="0" w:color="auto"/>
        <w:left w:val="none" w:sz="0" w:space="0" w:color="auto"/>
        <w:bottom w:val="none" w:sz="0" w:space="0" w:color="auto"/>
        <w:right w:val="none" w:sz="0" w:space="0" w:color="auto"/>
      </w:divBdr>
    </w:div>
    <w:div w:id="18944036">
      <w:bodyDiv w:val="1"/>
      <w:marLeft w:val="0"/>
      <w:marRight w:val="0"/>
      <w:marTop w:val="0"/>
      <w:marBottom w:val="0"/>
      <w:divBdr>
        <w:top w:val="none" w:sz="0" w:space="0" w:color="auto"/>
        <w:left w:val="none" w:sz="0" w:space="0" w:color="auto"/>
        <w:bottom w:val="none" w:sz="0" w:space="0" w:color="auto"/>
        <w:right w:val="none" w:sz="0" w:space="0" w:color="auto"/>
      </w:divBdr>
    </w:div>
    <w:div w:id="19821870">
      <w:bodyDiv w:val="1"/>
      <w:marLeft w:val="0"/>
      <w:marRight w:val="0"/>
      <w:marTop w:val="0"/>
      <w:marBottom w:val="0"/>
      <w:divBdr>
        <w:top w:val="none" w:sz="0" w:space="0" w:color="auto"/>
        <w:left w:val="none" w:sz="0" w:space="0" w:color="auto"/>
        <w:bottom w:val="none" w:sz="0" w:space="0" w:color="auto"/>
        <w:right w:val="none" w:sz="0" w:space="0" w:color="auto"/>
      </w:divBdr>
    </w:div>
    <w:div w:id="19938210">
      <w:bodyDiv w:val="1"/>
      <w:marLeft w:val="0"/>
      <w:marRight w:val="0"/>
      <w:marTop w:val="0"/>
      <w:marBottom w:val="0"/>
      <w:divBdr>
        <w:top w:val="none" w:sz="0" w:space="0" w:color="auto"/>
        <w:left w:val="none" w:sz="0" w:space="0" w:color="auto"/>
        <w:bottom w:val="none" w:sz="0" w:space="0" w:color="auto"/>
        <w:right w:val="none" w:sz="0" w:space="0" w:color="auto"/>
      </w:divBdr>
    </w:div>
    <w:div w:id="20133136">
      <w:bodyDiv w:val="1"/>
      <w:marLeft w:val="0"/>
      <w:marRight w:val="0"/>
      <w:marTop w:val="0"/>
      <w:marBottom w:val="0"/>
      <w:divBdr>
        <w:top w:val="none" w:sz="0" w:space="0" w:color="auto"/>
        <w:left w:val="none" w:sz="0" w:space="0" w:color="auto"/>
        <w:bottom w:val="none" w:sz="0" w:space="0" w:color="auto"/>
        <w:right w:val="none" w:sz="0" w:space="0" w:color="auto"/>
      </w:divBdr>
    </w:div>
    <w:div w:id="20665589">
      <w:bodyDiv w:val="1"/>
      <w:marLeft w:val="0"/>
      <w:marRight w:val="0"/>
      <w:marTop w:val="0"/>
      <w:marBottom w:val="0"/>
      <w:divBdr>
        <w:top w:val="none" w:sz="0" w:space="0" w:color="auto"/>
        <w:left w:val="none" w:sz="0" w:space="0" w:color="auto"/>
        <w:bottom w:val="none" w:sz="0" w:space="0" w:color="auto"/>
        <w:right w:val="none" w:sz="0" w:space="0" w:color="auto"/>
      </w:divBdr>
    </w:div>
    <w:div w:id="20979812">
      <w:bodyDiv w:val="1"/>
      <w:marLeft w:val="0"/>
      <w:marRight w:val="0"/>
      <w:marTop w:val="0"/>
      <w:marBottom w:val="0"/>
      <w:divBdr>
        <w:top w:val="none" w:sz="0" w:space="0" w:color="auto"/>
        <w:left w:val="none" w:sz="0" w:space="0" w:color="auto"/>
        <w:bottom w:val="none" w:sz="0" w:space="0" w:color="auto"/>
        <w:right w:val="none" w:sz="0" w:space="0" w:color="auto"/>
      </w:divBdr>
    </w:div>
    <w:div w:id="21518410">
      <w:bodyDiv w:val="1"/>
      <w:marLeft w:val="0"/>
      <w:marRight w:val="0"/>
      <w:marTop w:val="0"/>
      <w:marBottom w:val="0"/>
      <w:divBdr>
        <w:top w:val="none" w:sz="0" w:space="0" w:color="auto"/>
        <w:left w:val="none" w:sz="0" w:space="0" w:color="auto"/>
        <w:bottom w:val="none" w:sz="0" w:space="0" w:color="auto"/>
        <w:right w:val="none" w:sz="0" w:space="0" w:color="auto"/>
      </w:divBdr>
    </w:div>
    <w:div w:id="21714104">
      <w:bodyDiv w:val="1"/>
      <w:marLeft w:val="0"/>
      <w:marRight w:val="0"/>
      <w:marTop w:val="0"/>
      <w:marBottom w:val="0"/>
      <w:divBdr>
        <w:top w:val="none" w:sz="0" w:space="0" w:color="auto"/>
        <w:left w:val="none" w:sz="0" w:space="0" w:color="auto"/>
        <w:bottom w:val="none" w:sz="0" w:space="0" w:color="auto"/>
        <w:right w:val="none" w:sz="0" w:space="0" w:color="auto"/>
      </w:divBdr>
    </w:div>
    <w:div w:id="22051513">
      <w:bodyDiv w:val="1"/>
      <w:marLeft w:val="0"/>
      <w:marRight w:val="0"/>
      <w:marTop w:val="0"/>
      <w:marBottom w:val="0"/>
      <w:divBdr>
        <w:top w:val="none" w:sz="0" w:space="0" w:color="auto"/>
        <w:left w:val="none" w:sz="0" w:space="0" w:color="auto"/>
        <w:bottom w:val="none" w:sz="0" w:space="0" w:color="auto"/>
        <w:right w:val="none" w:sz="0" w:space="0" w:color="auto"/>
      </w:divBdr>
    </w:div>
    <w:div w:id="22099764">
      <w:bodyDiv w:val="1"/>
      <w:marLeft w:val="0"/>
      <w:marRight w:val="0"/>
      <w:marTop w:val="0"/>
      <w:marBottom w:val="0"/>
      <w:divBdr>
        <w:top w:val="none" w:sz="0" w:space="0" w:color="auto"/>
        <w:left w:val="none" w:sz="0" w:space="0" w:color="auto"/>
        <w:bottom w:val="none" w:sz="0" w:space="0" w:color="auto"/>
        <w:right w:val="none" w:sz="0" w:space="0" w:color="auto"/>
      </w:divBdr>
    </w:div>
    <w:div w:id="22172973">
      <w:bodyDiv w:val="1"/>
      <w:marLeft w:val="0"/>
      <w:marRight w:val="0"/>
      <w:marTop w:val="0"/>
      <w:marBottom w:val="0"/>
      <w:divBdr>
        <w:top w:val="none" w:sz="0" w:space="0" w:color="auto"/>
        <w:left w:val="none" w:sz="0" w:space="0" w:color="auto"/>
        <w:bottom w:val="none" w:sz="0" w:space="0" w:color="auto"/>
        <w:right w:val="none" w:sz="0" w:space="0" w:color="auto"/>
      </w:divBdr>
    </w:div>
    <w:div w:id="23025209">
      <w:bodyDiv w:val="1"/>
      <w:marLeft w:val="0"/>
      <w:marRight w:val="0"/>
      <w:marTop w:val="0"/>
      <w:marBottom w:val="0"/>
      <w:divBdr>
        <w:top w:val="none" w:sz="0" w:space="0" w:color="auto"/>
        <w:left w:val="none" w:sz="0" w:space="0" w:color="auto"/>
        <w:bottom w:val="none" w:sz="0" w:space="0" w:color="auto"/>
        <w:right w:val="none" w:sz="0" w:space="0" w:color="auto"/>
      </w:divBdr>
    </w:div>
    <w:div w:id="23557040">
      <w:bodyDiv w:val="1"/>
      <w:marLeft w:val="0"/>
      <w:marRight w:val="0"/>
      <w:marTop w:val="0"/>
      <w:marBottom w:val="0"/>
      <w:divBdr>
        <w:top w:val="none" w:sz="0" w:space="0" w:color="auto"/>
        <w:left w:val="none" w:sz="0" w:space="0" w:color="auto"/>
        <w:bottom w:val="none" w:sz="0" w:space="0" w:color="auto"/>
        <w:right w:val="none" w:sz="0" w:space="0" w:color="auto"/>
      </w:divBdr>
    </w:div>
    <w:div w:id="23945578">
      <w:bodyDiv w:val="1"/>
      <w:marLeft w:val="0"/>
      <w:marRight w:val="0"/>
      <w:marTop w:val="0"/>
      <w:marBottom w:val="0"/>
      <w:divBdr>
        <w:top w:val="none" w:sz="0" w:space="0" w:color="auto"/>
        <w:left w:val="none" w:sz="0" w:space="0" w:color="auto"/>
        <w:bottom w:val="none" w:sz="0" w:space="0" w:color="auto"/>
        <w:right w:val="none" w:sz="0" w:space="0" w:color="auto"/>
      </w:divBdr>
    </w:div>
    <w:div w:id="24864595">
      <w:bodyDiv w:val="1"/>
      <w:marLeft w:val="0"/>
      <w:marRight w:val="0"/>
      <w:marTop w:val="0"/>
      <w:marBottom w:val="0"/>
      <w:divBdr>
        <w:top w:val="none" w:sz="0" w:space="0" w:color="auto"/>
        <w:left w:val="none" w:sz="0" w:space="0" w:color="auto"/>
        <w:bottom w:val="none" w:sz="0" w:space="0" w:color="auto"/>
        <w:right w:val="none" w:sz="0" w:space="0" w:color="auto"/>
      </w:divBdr>
    </w:div>
    <w:div w:id="25569261">
      <w:bodyDiv w:val="1"/>
      <w:marLeft w:val="0"/>
      <w:marRight w:val="0"/>
      <w:marTop w:val="0"/>
      <w:marBottom w:val="0"/>
      <w:divBdr>
        <w:top w:val="none" w:sz="0" w:space="0" w:color="auto"/>
        <w:left w:val="none" w:sz="0" w:space="0" w:color="auto"/>
        <w:bottom w:val="none" w:sz="0" w:space="0" w:color="auto"/>
        <w:right w:val="none" w:sz="0" w:space="0" w:color="auto"/>
      </w:divBdr>
    </w:div>
    <w:div w:id="26951870">
      <w:bodyDiv w:val="1"/>
      <w:marLeft w:val="0"/>
      <w:marRight w:val="0"/>
      <w:marTop w:val="0"/>
      <w:marBottom w:val="0"/>
      <w:divBdr>
        <w:top w:val="none" w:sz="0" w:space="0" w:color="auto"/>
        <w:left w:val="none" w:sz="0" w:space="0" w:color="auto"/>
        <w:bottom w:val="none" w:sz="0" w:space="0" w:color="auto"/>
        <w:right w:val="none" w:sz="0" w:space="0" w:color="auto"/>
      </w:divBdr>
    </w:div>
    <w:div w:id="27800718">
      <w:bodyDiv w:val="1"/>
      <w:marLeft w:val="0"/>
      <w:marRight w:val="0"/>
      <w:marTop w:val="0"/>
      <w:marBottom w:val="0"/>
      <w:divBdr>
        <w:top w:val="none" w:sz="0" w:space="0" w:color="auto"/>
        <w:left w:val="none" w:sz="0" w:space="0" w:color="auto"/>
        <w:bottom w:val="none" w:sz="0" w:space="0" w:color="auto"/>
        <w:right w:val="none" w:sz="0" w:space="0" w:color="auto"/>
      </w:divBdr>
    </w:div>
    <w:div w:id="29689334">
      <w:bodyDiv w:val="1"/>
      <w:marLeft w:val="0"/>
      <w:marRight w:val="0"/>
      <w:marTop w:val="0"/>
      <w:marBottom w:val="0"/>
      <w:divBdr>
        <w:top w:val="none" w:sz="0" w:space="0" w:color="auto"/>
        <w:left w:val="none" w:sz="0" w:space="0" w:color="auto"/>
        <w:bottom w:val="none" w:sz="0" w:space="0" w:color="auto"/>
        <w:right w:val="none" w:sz="0" w:space="0" w:color="auto"/>
      </w:divBdr>
    </w:div>
    <w:div w:id="31464366">
      <w:bodyDiv w:val="1"/>
      <w:marLeft w:val="0"/>
      <w:marRight w:val="0"/>
      <w:marTop w:val="0"/>
      <w:marBottom w:val="0"/>
      <w:divBdr>
        <w:top w:val="none" w:sz="0" w:space="0" w:color="auto"/>
        <w:left w:val="none" w:sz="0" w:space="0" w:color="auto"/>
        <w:bottom w:val="none" w:sz="0" w:space="0" w:color="auto"/>
        <w:right w:val="none" w:sz="0" w:space="0" w:color="auto"/>
      </w:divBdr>
    </w:div>
    <w:div w:id="31542979">
      <w:bodyDiv w:val="1"/>
      <w:marLeft w:val="0"/>
      <w:marRight w:val="0"/>
      <w:marTop w:val="0"/>
      <w:marBottom w:val="0"/>
      <w:divBdr>
        <w:top w:val="none" w:sz="0" w:space="0" w:color="auto"/>
        <w:left w:val="none" w:sz="0" w:space="0" w:color="auto"/>
        <w:bottom w:val="none" w:sz="0" w:space="0" w:color="auto"/>
        <w:right w:val="none" w:sz="0" w:space="0" w:color="auto"/>
      </w:divBdr>
    </w:div>
    <w:div w:id="31804313">
      <w:bodyDiv w:val="1"/>
      <w:marLeft w:val="0"/>
      <w:marRight w:val="0"/>
      <w:marTop w:val="0"/>
      <w:marBottom w:val="0"/>
      <w:divBdr>
        <w:top w:val="none" w:sz="0" w:space="0" w:color="auto"/>
        <w:left w:val="none" w:sz="0" w:space="0" w:color="auto"/>
        <w:bottom w:val="none" w:sz="0" w:space="0" w:color="auto"/>
        <w:right w:val="none" w:sz="0" w:space="0" w:color="auto"/>
      </w:divBdr>
    </w:div>
    <w:div w:id="32390580">
      <w:bodyDiv w:val="1"/>
      <w:marLeft w:val="0"/>
      <w:marRight w:val="0"/>
      <w:marTop w:val="0"/>
      <w:marBottom w:val="0"/>
      <w:divBdr>
        <w:top w:val="none" w:sz="0" w:space="0" w:color="auto"/>
        <w:left w:val="none" w:sz="0" w:space="0" w:color="auto"/>
        <w:bottom w:val="none" w:sz="0" w:space="0" w:color="auto"/>
        <w:right w:val="none" w:sz="0" w:space="0" w:color="auto"/>
      </w:divBdr>
    </w:div>
    <w:div w:id="32850201">
      <w:bodyDiv w:val="1"/>
      <w:marLeft w:val="0"/>
      <w:marRight w:val="0"/>
      <w:marTop w:val="0"/>
      <w:marBottom w:val="0"/>
      <w:divBdr>
        <w:top w:val="none" w:sz="0" w:space="0" w:color="auto"/>
        <w:left w:val="none" w:sz="0" w:space="0" w:color="auto"/>
        <w:bottom w:val="none" w:sz="0" w:space="0" w:color="auto"/>
        <w:right w:val="none" w:sz="0" w:space="0" w:color="auto"/>
      </w:divBdr>
    </w:div>
    <w:div w:id="33236149">
      <w:bodyDiv w:val="1"/>
      <w:marLeft w:val="0"/>
      <w:marRight w:val="0"/>
      <w:marTop w:val="0"/>
      <w:marBottom w:val="0"/>
      <w:divBdr>
        <w:top w:val="none" w:sz="0" w:space="0" w:color="auto"/>
        <w:left w:val="none" w:sz="0" w:space="0" w:color="auto"/>
        <w:bottom w:val="none" w:sz="0" w:space="0" w:color="auto"/>
        <w:right w:val="none" w:sz="0" w:space="0" w:color="auto"/>
      </w:divBdr>
    </w:div>
    <w:div w:id="33584615">
      <w:bodyDiv w:val="1"/>
      <w:marLeft w:val="0"/>
      <w:marRight w:val="0"/>
      <w:marTop w:val="0"/>
      <w:marBottom w:val="0"/>
      <w:divBdr>
        <w:top w:val="none" w:sz="0" w:space="0" w:color="auto"/>
        <w:left w:val="none" w:sz="0" w:space="0" w:color="auto"/>
        <w:bottom w:val="none" w:sz="0" w:space="0" w:color="auto"/>
        <w:right w:val="none" w:sz="0" w:space="0" w:color="auto"/>
      </w:divBdr>
    </w:div>
    <w:div w:id="35128673">
      <w:bodyDiv w:val="1"/>
      <w:marLeft w:val="0"/>
      <w:marRight w:val="0"/>
      <w:marTop w:val="0"/>
      <w:marBottom w:val="0"/>
      <w:divBdr>
        <w:top w:val="none" w:sz="0" w:space="0" w:color="auto"/>
        <w:left w:val="none" w:sz="0" w:space="0" w:color="auto"/>
        <w:bottom w:val="none" w:sz="0" w:space="0" w:color="auto"/>
        <w:right w:val="none" w:sz="0" w:space="0" w:color="auto"/>
      </w:divBdr>
    </w:div>
    <w:div w:id="37052570">
      <w:bodyDiv w:val="1"/>
      <w:marLeft w:val="0"/>
      <w:marRight w:val="0"/>
      <w:marTop w:val="0"/>
      <w:marBottom w:val="0"/>
      <w:divBdr>
        <w:top w:val="none" w:sz="0" w:space="0" w:color="auto"/>
        <w:left w:val="none" w:sz="0" w:space="0" w:color="auto"/>
        <w:bottom w:val="none" w:sz="0" w:space="0" w:color="auto"/>
        <w:right w:val="none" w:sz="0" w:space="0" w:color="auto"/>
      </w:divBdr>
    </w:div>
    <w:div w:id="38946007">
      <w:bodyDiv w:val="1"/>
      <w:marLeft w:val="0"/>
      <w:marRight w:val="0"/>
      <w:marTop w:val="0"/>
      <w:marBottom w:val="0"/>
      <w:divBdr>
        <w:top w:val="none" w:sz="0" w:space="0" w:color="auto"/>
        <w:left w:val="none" w:sz="0" w:space="0" w:color="auto"/>
        <w:bottom w:val="none" w:sz="0" w:space="0" w:color="auto"/>
        <w:right w:val="none" w:sz="0" w:space="0" w:color="auto"/>
      </w:divBdr>
    </w:div>
    <w:div w:id="39982141">
      <w:bodyDiv w:val="1"/>
      <w:marLeft w:val="0"/>
      <w:marRight w:val="0"/>
      <w:marTop w:val="0"/>
      <w:marBottom w:val="0"/>
      <w:divBdr>
        <w:top w:val="none" w:sz="0" w:space="0" w:color="auto"/>
        <w:left w:val="none" w:sz="0" w:space="0" w:color="auto"/>
        <w:bottom w:val="none" w:sz="0" w:space="0" w:color="auto"/>
        <w:right w:val="none" w:sz="0" w:space="0" w:color="auto"/>
      </w:divBdr>
    </w:div>
    <w:div w:id="40135542">
      <w:bodyDiv w:val="1"/>
      <w:marLeft w:val="0"/>
      <w:marRight w:val="0"/>
      <w:marTop w:val="0"/>
      <w:marBottom w:val="0"/>
      <w:divBdr>
        <w:top w:val="none" w:sz="0" w:space="0" w:color="auto"/>
        <w:left w:val="none" w:sz="0" w:space="0" w:color="auto"/>
        <w:bottom w:val="none" w:sz="0" w:space="0" w:color="auto"/>
        <w:right w:val="none" w:sz="0" w:space="0" w:color="auto"/>
      </w:divBdr>
    </w:div>
    <w:div w:id="41365845">
      <w:bodyDiv w:val="1"/>
      <w:marLeft w:val="0"/>
      <w:marRight w:val="0"/>
      <w:marTop w:val="0"/>
      <w:marBottom w:val="0"/>
      <w:divBdr>
        <w:top w:val="none" w:sz="0" w:space="0" w:color="auto"/>
        <w:left w:val="none" w:sz="0" w:space="0" w:color="auto"/>
        <w:bottom w:val="none" w:sz="0" w:space="0" w:color="auto"/>
        <w:right w:val="none" w:sz="0" w:space="0" w:color="auto"/>
      </w:divBdr>
    </w:div>
    <w:div w:id="41373887">
      <w:bodyDiv w:val="1"/>
      <w:marLeft w:val="0"/>
      <w:marRight w:val="0"/>
      <w:marTop w:val="0"/>
      <w:marBottom w:val="0"/>
      <w:divBdr>
        <w:top w:val="none" w:sz="0" w:space="0" w:color="auto"/>
        <w:left w:val="none" w:sz="0" w:space="0" w:color="auto"/>
        <w:bottom w:val="none" w:sz="0" w:space="0" w:color="auto"/>
        <w:right w:val="none" w:sz="0" w:space="0" w:color="auto"/>
      </w:divBdr>
    </w:div>
    <w:div w:id="41832801">
      <w:bodyDiv w:val="1"/>
      <w:marLeft w:val="0"/>
      <w:marRight w:val="0"/>
      <w:marTop w:val="0"/>
      <w:marBottom w:val="0"/>
      <w:divBdr>
        <w:top w:val="none" w:sz="0" w:space="0" w:color="auto"/>
        <w:left w:val="none" w:sz="0" w:space="0" w:color="auto"/>
        <w:bottom w:val="none" w:sz="0" w:space="0" w:color="auto"/>
        <w:right w:val="none" w:sz="0" w:space="0" w:color="auto"/>
      </w:divBdr>
    </w:div>
    <w:div w:id="42339396">
      <w:bodyDiv w:val="1"/>
      <w:marLeft w:val="0"/>
      <w:marRight w:val="0"/>
      <w:marTop w:val="0"/>
      <w:marBottom w:val="0"/>
      <w:divBdr>
        <w:top w:val="none" w:sz="0" w:space="0" w:color="auto"/>
        <w:left w:val="none" w:sz="0" w:space="0" w:color="auto"/>
        <w:bottom w:val="none" w:sz="0" w:space="0" w:color="auto"/>
        <w:right w:val="none" w:sz="0" w:space="0" w:color="auto"/>
      </w:divBdr>
    </w:div>
    <w:div w:id="42677682">
      <w:bodyDiv w:val="1"/>
      <w:marLeft w:val="0"/>
      <w:marRight w:val="0"/>
      <w:marTop w:val="0"/>
      <w:marBottom w:val="0"/>
      <w:divBdr>
        <w:top w:val="none" w:sz="0" w:space="0" w:color="auto"/>
        <w:left w:val="none" w:sz="0" w:space="0" w:color="auto"/>
        <w:bottom w:val="none" w:sz="0" w:space="0" w:color="auto"/>
        <w:right w:val="none" w:sz="0" w:space="0" w:color="auto"/>
      </w:divBdr>
    </w:div>
    <w:div w:id="43338625">
      <w:bodyDiv w:val="1"/>
      <w:marLeft w:val="0"/>
      <w:marRight w:val="0"/>
      <w:marTop w:val="0"/>
      <w:marBottom w:val="0"/>
      <w:divBdr>
        <w:top w:val="none" w:sz="0" w:space="0" w:color="auto"/>
        <w:left w:val="none" w:sz="0" w:space="0" w:color="auto"/>
        <w:bottom w:val="none" w:sz="0" w:space="0" w:color="auto"/>
        <w:right w:val="none" w:sz="0" w:space="0" w:color="auto"/>
      </w:divBdr>
    </w:div>
    <w:div w:id="43452778">
      <w:bodyDiv w:val="1"/>
      <w:marLeft w:val="0"/>
      <w:marRight w:val="0"/>
      <w:marTop w:val="0"/>
      <w:marBottom w:val="0"/>
      <w:divBdr>
        <w:top w:val="none" w:sz="0" w:space="0" w:color="auto"/>
        <w:left w:val="none" w:sz="0" w:space="0" w:color="auto"/>
        <w:bottom w:val="none" w:sz="0" w:space="0" w:color="auto"/>
        <w:right w:val="none" w:sz="0" w:space="0" w:color="auto"/>
      </w:divBdr>
    </w:div>
    <w:div w:id="43599332">
      <w:bodyDiv w:val="1"/>
      <w:marLeft w:val="0"/>
      <w:marRight w:val="0"/>
      <w:marTop w:val="0"/>
      <w:marBottom w:val="0"/>
      <w:divBdr>
        <w:top w:val="none" w:sz="0" w:space="0" w:color="auto"/>
        <w:left w:val="none" w:sz="0" w:space="0" w:color="auto"/>
        <w:bottom w:val="none" w:sz="0" w:space="0" w:color="auto"/>
        <w:right w:val="none" w:sz="0" w:space="0" w:color="auto"/>
      </w:divBdr>
    </w:div>
    <w:div w:id="44063860">
      <w:bodyDiv w:val="1"/>
      <w:marLeft w:val="0"/>
      <w:marRight w:val="0"/>
      <w:marTop w:val="0"/>
      <w:marBottom w:val="0"/>
      <w:divBdr>
        <w:top w:val="none" w:sz="0" w:space="0" w:color="auto"/>
        <w:left w:val="none" w:sz="0" w:space="0" w:color="auto"/>
        <w:bottom w:val="none" w:sz="0" w:space="0" w:color="auto"/>
        <w:right w:val="none" w:sz="0" w:space="0" w:color="auto"/>
      </w:divBdr>
    </w:div>
    <w:div w:id="44302871">
      <w:bodyDiv w:val="1"/>
      <w:marLeft w:val="0"/>
      <w:marRight w:val="0"/>
      <w:marTop w:val="0"/>
      <w:marBottom w:val="0"/>
      <w:divBdr>
        <w:top w:val="none" w:sz="0" w:space="0" w:color="auto"/>
        <w:left w:val="none" w:sz="0" w:space="0" w:color="auto"/>
        <w:bottom w:val="none" w:sz="0" w:space="0" w:color="auto"/>
        <w:right w:val="none" w:sz="0" w:space="0" w:color="auto"/>
      </w:divBdr>
    </w:div>
    <w:div w:id="45765358">
      <w:bodyDiv w:val="1"/>
      <w:marLeft w:val="0"/>
      <w:marRight w:val="0"/>
      <w:marTop w:val="0"/>
      <w:marBottom w:val="0"/>
      <w:divBdr>
        <w:top w:val="none" w:sz="0" w:space="0" w:color="auto"/>
        <w:left w:val="none" w:sz="0" w:space="0" w:color="auto"/>
        <w:bottom w:val="none" w:sz="0" w:space="0" w:color="auto"/>
        <w:right w:val="none" w:sz="0" w:space="0" w:color="auto"/>
      </w:divBdr>
    </w:div>
    <w:div w:id="45809874">
      <w:bodyDiv w:val="1"/>
      <w:marLeft w:val="0"/>
      <w:marRight w:val="0"/>
      <w:marTop w:val="0"/>
      <w:marBottom w:val="0"/>
      <w:divBdr>
        <w:top w:val="none" w:sz="0" w:space="0" w:color="auto"/>
        <w:left w:val="none" w:sz="0" w:space="0" w:color="auto"/>
        <w:bottom w:val="none" w:sz="0" w:space="0" w:color="auto"/>
        <w:right w:val="none" w:sz="0" w:space="0" w:color="auto"/>
      </w:divBdr>
    </w:div>
    <w:div w:id="46074274">
      <w:bodyDiv w:val="1"/>
      <w:marLeft w:val="0"/>
      <w:marRight w:val="0"/>
      <w:marTop w:val="0"/>
      <w:marBottom w:val="0"/>
      <w:divBdr>
        <w:top w:val="none" w:sz="0" w:space="0" w:color="auto"/>
        <w:left w:val="none" w:sz="0" w:space="0" w:color="auto"/>
        <w:bottom w:val="none" w:sz="0" w:space="0" w:color="auto"/>
        <w:right w:val="none" w:sz="0" w:space="0" w:color="auto"/>
      </w:divBdr>
    </w:div>
    <w:div w:id="47917776">
      <w:bodyDiv w:val="1"/>
      <w:marLeft w:val="0"/>
      <w:marRight w:val="0"/>
      <w:marTop w:val="0"/>
      <w:marBottom w:val="0"/>
      <w:divBdr>
        <w:top w:val="none" w:sz="0" w:space="0" w:color="auto"/>
        <w:left w:val="none" w:sz="0" w:space="0" w:color="auto"/>
        <w:bottom w:val="none" w:sz="0" w:space="0" w:color="auto"/>
        <w:right w:val="none" w:sz="0" w:space="0" w:color="auto"/>
      </w:divBdr>
    </w:div>
    <w:div w:id="48379434">
      <w:bodyDiv w:val="1"/>
      <w:marLeft w:val="0"/>
      <w:marRight w:val="0"/>
      <w:marTop w:val="0"/>
      <w:marBottom w:val="0"/>
      <w:divBdr>
        <w:top w:val="none" w:sz="0" w:space="0" w:color="auto"/>
        <w:left w:val="none" w:sz="0" w:space="0" w:color="auto"/>
        <w:bottom w:val="none" w:sz="0" w:space="0" w:color="auto"/>
        <w:right w:val="none" w:sz="0" w:space="0" w:color="auto"/>
      </w:divBdr>
    </w:div>
    <w:div w:id="48385647">
      <w:bodyDiv w:val="1"/>
      <w:marLeft w:val="0"/>
      <w:marRight w:val="0"/>
      <w:marTop w:val="0"/>
      <w:marBottom w:val="0"/>
      <w:divBdr>
        <w:top w:val="none" w:sz="0" w:space="0" w:color="auto"/>
        <w:left w:val="none" w:sz="0" w:space="0" w:color="auto"/>
        <w:bottom w:val="none" w:sz="0" w:space="0" w:color="auto"/>
        <w:right w:val="none" w:sz="0" w:space="0" w:color="auto"/>
      </w:divBdr>
    </w:div>
    <w:div w:id="48580422">
      <w:bodyDiv w:val="1"/>
      <w:marLeft w:val="0"/>
      <w:marRight w:val="0"/>
      <w:marTop w:val="0"/>
      <w:marBottom w:val="0"/>
      <w:divBdr>
        <w:top w:val="none" w:sz="0" w:space="0" w:color="auto"/>
        <w:left w:val="none" w:sz="0" w:space="0" w:color="auto"/>
        <w:bottom w:val="none" w:sz="0" w:space="0" w:color="auto"/>
        <w:right w:val="none" w:sz="0" w:space="0" w:color="auto"/>
      </w:divBdr>
    </w:div>
    <w:div w:id="50033713">
      <w:bodyDiv w:val="1"/>
      <w:marLeft w:val="0"/>
      <w:marRight w:val="0"/>
      <w:marTop w:val="0"/>
      <w:marBottom w:val="0"/>
      <w:divBdr>
        <w:top w:val="none" w:sz="0" w:space="0" w:color="auto"/>
        <w:left w:val="none" w:sz="0" w:space="0" w:color="auto"/>
        <w:bottom w:val="none" w:sz="0" w:space="0" w:color="auto"/>
        <w:right w:val="none" w:sz="0" w:space="0" w:color="auto"/>
      </w:divBdr>
    </w:div>
    <w:div w:id="50812842">
      <w:bodyDiv w:val="1"/>
      <w:marLeft w:val="0"/>
      <w:marRight w:val="0"/>
      <w:marTop w:val="0"/>
      <w:marBottom w:val="0"/>
      <w:divBdr>
        <w:top w:val="none" w:sz="0" w:space="0" w:color="auto"/>
        <w:left w:val="none" w:sz="0" w:space="0" w:color="auto"/>
        <w:bottom w:val="none" w:sz="0" w:space="0" w:color="auto"/>
        <w:right w:val="none" w:sz="0" w:space="0" w:color="auto"/>
      </w:divBdr>
    </w:div>
    <w:div w:id="51320407">
      <w:bodyDiv w:val="1"/>
      <w:marLeft w:val="0"/>
      <w:marRight w:val="0"/>
      <w:marTop w:val="0"/>
      <w:marBottom w:val="0"/>
      <w:divBdr>
        <w:top w:val="none" w:sz="0" w:space="0" w:color="auto"/>
        <w:left w:val="none" w:sz="0" w:space="0" w:color="auto"/>
        <w:bottom w:val="none" w:sz="0" w:space="0" w:color="auto"/>
        <w:right w:val="none" w:sz="0" w:space="0" w:color="auto"/>
      </w:divBdr>
    </w:div>
    <w:div w:id="52315339">
      <w:bodyDiv w:val="1"/>
      <w:marLeft w:val="0"/>
      <w:marRight w:val="0"/>
      <w:marTop w:val="0"/>
      <w:marBottom w:val="0"/>
      <w:divBdr>
        <w:top w:val="none" w:sz="0" w:space="0" w:color="auto"/>
        <w:left w:val="none" w:sz="0" w:space="0" w:color="auto"/>
        <w:bottom w:val="none" w:sz="0" w:space="0" w:color="auto"/>
        <w:right w:val="none" w:sz="0" w:space="0" w:color="auto"/>
      </w:divBdr>
    </w:div>
    <w:div w:id="53047002">
      <w:bodyDiv w:val="1"/>
      <w:marLeft w:val="0"/>
      <w:marRight w:val="0"/>
      <w:marTop w:val="0"/>
      <w:marBottom w:val="0"/>
      <w:divBdr>
        <w:top w:val="none" w:sz="0" w:space="0" w:color="auto"/>
        <w:left w:val="none" w:sz="0" w:space="0" w:color="auto"/>
        <w:bottom w:val="none" w:sz="0" w:space="0" w:color="auto"/>
        <w:right w:val="none" w:sz="0" w:space="0" w:color="auto"/>
      </w:divBdr>
    </w:div>
    <w:div w:id="54592826">
      <w:bodyDiv w:val="1"/>
      <w:marLeft w:val="0"/>
      <w:marRight w:val="0"/>
      <w:marTop w:val="0"/>
      <w:marBottom w:val="0"/>
      <w:divBdr>
        <w:top w:val="none" w:sz="0" w:space="0" w:color="auto"/>
        <w:left w:val="none" w:sz="0" w:space="0" w:color="auto"/>
        <w:bottom w:val="none" w:sz="0" w:space="0" w:color="auto"/>
        <w:right w:val="none" w:sz="0" w:space="0" w:color="auto"/>
      </w:divBdr>
    </w:div>
    <w:div w:id="55203099">
      <w:bodyDiv w:val="1"/>
      <w:marLeft w:val="0"/>
      <w:marRight w:val="0"/>
      <w:marTop w:val="0"/>
      <w:marBottom w:val="0"/>
      <w:divBdr>
        <w:top w:val="none" w:sz="0" w:space="0" w:color="auto"/>
        <w:left w:val="none" w:sz="0" w:space="0" w:color="auto"/>
        <w:bottom w:val="none" w:sz="0" w:space="0" w:color="auto"/>
        <w:right w:val="none" w:sz="0" w:space="0" w:color="auto"/>
      </w:divBdr>
    </w:div>
    <w:div w:id="55855771">
      <w:bodyDiv w:val="1"/>
      <w:marLeft w:val="0"/>
      <w:marRight w:val="0"/>
      <w:marTop w:val="0"/>
      <w:marBottom w:val="0"/>
      <w:divBdr>
        <w:top w:val="none" w:sz="0" w:space="0" w:color="auto"/>
        <w:left w:val="none" w:sz="0" w:space="0" w:color="auto"/>
        <w:bottom w:val="none" w:sz="0" w:space="0" w:color="auto"/>
        <w:right w:val="none" w:sz="0" w:space="0" w:color="auto"/>
      </w:divBdr>
    </w:div>
    <w:div w:id="56980002">
      <w:bodyDiv w:val="1"/>
      <w:marLeft w:val="0"/>
      <w:marRight w:val="0"/>
      <w:marTop w:val="0"/>
      <w:marBottom w:val="0"/>
      <w:divBdr>
        <w:top w:val="none" w:sz="0" w:space="0" w:color="auto"/>
        <w:left w:val="none" w:sz="0" w:space="0" w:color="auto"/>
        <w:bottom w:val="none" w:sz="0" w:space="0" w:color="auto"/>
        <w:right w:val="none" w:sz="0" w:space="0" w:color="auto"/>
      </w:divBdr>
    </w:div>
    <w:div w:id="57018393">
      <w:bodyDiv w:val="1"/>
      <w:marLeft w:val="0"/>
      <w:marRight w:val="0"/>
      <w:marTop w:val="0"/>
      <w:marBottom w:val="0"/>
      <w:divBdr>
        <w:top w:val="none" w:sz="0" w:space="0" w:color="auto"/>
        <w:left w:val="none" w:sz="0" w:space="0" w:color="auto"/>
        <w:bottom w:val="none" w:sz="0" w:space="0" w:color="auto"/>
        <w:right w:val="none" w:sz="0" w:space="0" w:color="auto"/>
      </w:divBdr>
    </w:div>
    <w:div w:id="57048126">
      <w:bodyDiv w:val="1"/>
      <w:marLeft w:val="0"/>
      <w:marRight w:val="0"/>
      <w:marTop w:val="0"/>
      <w:marBottom w:val="0"/>
      <w:divBdr>
        <w:top w:val="none" w:sz="0" w:space="0" w:color="auto"/>
        <w:left w:val="none" w:sz="0" w:space="0" w:color="auto"/>
        <w:bottom w:val="none" w:sz="0" w:space="0" w:color="auto"/>
        <w:right w:val="none" w:sz="0" w:space="0" w:color="auto"/>
      </w:divBdr>
    </w:div>
    <w:div w:id="57754691">
      <w:bodyDiv w:val="1"/>
      <w:marLeft w:val="0"/>
      <w:marRight w:val="0"/>
      <w:marTop w:val="0"/>
      <w:marBottom w:val="0"/>
      <w:divBdr>
        <w:top w:val="none" w:sz="0" w:space="0" w:color="auto"/>
        <w:left w:val="none" w:sz="0" w:space="0" w:color="auto"/>
        <w:bottom w:val="none" w:sz="0" w:space="0" w:color="auto"/>
        <w:right w:val="none" w:sz="0" w:space="0" w:color="auto"/>
      </w:divBdr>
    </w:div>
    <w:div w:id="58134930">
      <w:bodyDiv w:val="1"/>
      <w:marLeft w:val="0"/>
      <w:marRight w:val="0"/>
      <w:marTop w:val="0"/>
      <w:marBottom w:val="0"/>
      <w:divBdr>
        <w:top w:val="none" w:sz="0" w:space="0" w:color="auto"/>
        <w:left w:val="none" w:sz="0" w:space="0" w:color="auto"/>
        <w:bottom w:val="none" w:sz="0" w:space="0" w:color="auto"/>
        <w:right w:val="none" w:sz="0" w:space="0" w:color="auto"/>
      </w:divBdr>
    </w:div>
    <w:div w:id="58485745">
      <w:bodyDiv w:val="1"/>
      <w:marLeft w:val="0"/>
      <w:marRight w:val="0"/>
      <w:marTop w:val="0"/>
      <w:marBottom w:val="0"/>
      <w:divBdr>
        <w:top w:val="none" w:sz="0" w:space="0" w:color="auto"/>
        <w:left w:val="none" w:sz="0" w:space="0" w:color="auto"/>
        <w:bottom w:val="none" w:sz="0" w:space="0" w:color="auto"/>
        <w:right w:val="none" w:sz="0" w:space="0" w:color="auto"/>
      </w:divBdr>
    </w:div>
    <w:div w:id="58751719">
      <w:bodyDiv w:val="1"/>
      <w:marLeft w:val="0"/>
      <w:marRight w:val="0"/>
      <w:marTop w:val="0"/>
      <w:marBottom w:val="0"/>
      <w:divBdr>
        <w:top w:val="none" w:sz="0" w:space="0" w:color="auto"/>
        <w:left w:val="none" w:sz="0" w:space="0" w:color="auto"/>
        <w:bottom w:val="none" w:sz="0" w:space="0" w:color="auto"/>
        <w:right w:val="none" w:sz="0" w:space="0" w:color="auto"/>
      </w:divBdr>
    </w:div>
    <w:div w:id="59527561">
      <w:bodyDiv w:val="1"/>
      <w:marLeft w:val="0"/>
      <w:marRight w:val="0"/>
      <w:marTop w:val="0"/>
      <w:marBottom w:val="0"/>
      <w:divBdr>
        <w:top w:val="none" w:sz="0" w:space="0" w:color="auto"/>
        <w:left w:val="none" w:sz="0" w:space="0" w:color="auto"/>
        <w:bottom w:val="none" w:sz="0" w:space="0" w:color="auto"/>
        <w:right w:val="none" w:sz="0" w:space="0" w:color="auto"/>
      </w:divBdr>
    </w:div>
    <w:div w:id="60255140">
      <w:bodyDiv w:val="1"/>
      <w:marLeft w:val="0"/>
      <w:marRight w:val="0"/>
      <w:marTop w:val="0"/>
      <w:marBottom w:val="0"/>
      <w:divBdr>
        <w:top w:val="none" w:sz="0" w:space="0" w:color="auto"/>
        <w:left w:val="none" w:sz="0" w:space="0" w:color="auto"/>
        <w:bottom w:val="none" w:sz="0" w:space="0" w:color="auto"/>
        <w:right w:val="none" w:sz="0" w:space="0" w:color="auto"/>
      </w:divBdr>
    </w:div>
    <w:div w:id="61342950">
      <w:bodyDiv w:val="1"/>
      <w:marLeft w:val="0"/>
      <w:marRight w:val="0"/>
      <w:marTop w:val="0"/>
      <w:marBottom w:val="0"/>
      <w:divBdr>
        <w:top w:val="none" w:sz="0" w:space="0" w:color="auto"/>
        <w:left w:val="none" w:sz="0" w:space="0" w:color="auto"/>
        <w:bottom w:val="none" w:sz="0" w:space="0" w:color="auto"/>
        <w:right w:val="none" w:sz="0" w:space="0" w:color="auto"/>
      </w:divBdr>
    </w:div>
    <w:div w:id="61560644">
      <w:bodyDiv w:val="1"/>
      <w:marLeft w:val="0"/>
      <w:marRight w:val="0"/>
      <w:marTop w:val="0"/>
      <w:marBottom w:val="0"/>
      <w:divBdr>
        <w:top w:val="none" w:sz="0" w:space="0" w:color="auto"/>
        <w:left w:val="none" w:sz="0" w:space="0" w:color="auto"/>
        <w:bottom w:val="none" w:sz="0" w:space="0" w:color="auto"/>
        <w:right w:val="none" w:sz="0" w:space="0" w:color="auto"/>
      </w:divBdr>
    </w:div>
    <w:div w:id="61564222">
      <w:bodyDiv w:val="1"/>
      <w:marLeft w:val="0"/>
      <w:marRight w:val="0"/>
      <w:marTop w:val="0"/>
      <w:marBottom w:val="0"/>
      <w:divBdr>
        <w:top w:val="none" w:sz="0" w:space="0" w:color="auto"/>
        <w:left w:val="none" w:sz="0" w:space="0" w:color="auto"/>
        <w:bottom w:val="none" w:sz="0" w:space="0" w:color="auto"/>
        <w:right w:val="none" w:sz="0" w:space="0" w:color="auto"/>
      </w:divBdr>
    </w:div>
    <w:div w:id="63263549">
      <w:bodyDiv w:val="1"/>
      <w:marLeft w:val="0"/>
      <w:marRight w:val="0"/>
      <w:marTop w:val="0"/>
      <w:marBottom w:val="0"/>
      <w:divBdr>
        <w:top w:val="none" w:sz="0" w:space="0" w:color="auto"/>
        <w:left w:val="none" w:sz="0" w:space="0" w:color="auto"/>
        <w:bottom w:val="none" w:sz="0" w:space="0" w:color="auto"/>
        <w:right w:val="none" w:sz="0" w:space="0" w:color="auto"/>
      </w:divBdr>
    </w:div>
    <w:div w:id="64113172">
      <w:bodyDiv w:val="1"/>
      <w:marLeft w:val="0"/>
      <w:marRight w:val="0"/>
      <w:marTop w:val="0"/>
      <w:marBottom w:val="0"/>
      <w:divBdr>
        <w:top w:val="none" w:sz="0" w:space="0" w:color="auto"/>
        <w:left w:val="none" w:sz="0" w:space="0" w:color="auto"/>
        <w:bottom w:val="none" w:sz="0" w:space="0" w:color="auto"/>
        <w:right w:val="none" w:sz="0" w:space="0" w:color="auto"/>
      </w:divBdr>
    </w:div>
    <w:div w:id="64454332">
      <w:bodyDiv w:val="1"/>
      <w:marLeft w:val="0"/>
      <w:marRight w:val="0"/>
      <w:marTop w:val="0"/>
      <w:marBottom w:val="0"/>
      <w:divBdr>
        <w:top w:val="none" w:sz="0" w:space="0" w:color="auto"/>
        <w:left w:val="none" w:sz="0" w:space="0" w:color="auto"/>
        <w:bottom w:val="none" w:sz="0" w:space="0" w:color="auto"/>
        <w:right w:val="none" w:sz="0" w:space="0" w:color="auto"/>
      </w:divBdr>
    </w:div>
    <w:div w:id="65342357">
      <w:bodyDiv w:val="1"/>
      <w:marLeft w:val="0"/>
      <w:marRight w:val="0"/>
      <w:marTop w:val="0"/>
      <w:marBottom w:val="0"/>
      <w:divBdr>
        <w:top w:val="none" w:sz="0" w:space="0" w:color="auto"/>
        <w:left w:val="none" w:sz="0" w:space="0" w:color="auto"/>
        <w:bottom w:val="none" w:sz="0" w:space="0" w:color="auto"/>
        <w:right w:val="none" w:sz="0" w:space="0" w:color="auto"/>
      </w:divBdr>
    </w:div>
    <w:div w:id="67046416">
      <w:bodyDiv w:val="1"/>
      <w:marLeft w:val="0"/>
      <w:marRight w:val="0"/>
      <w:marTop w:val="0"/>
      <w:marBottom w:val="0"/>
      <w:divBdr>
        <w:top w:val="none" w:sz="0" w:space="0" w:color="auto"/>
        <w:left w:val="none" w:sz="0" w:space="0" w:color="auto"/>
        <w:bottom w:val="none" w:sz="0" w:space="0" w:color="auto"/>
        <w:right w:val="none" w:sz="0" w:space="0" w:color="auto"/>
      </w:divBdr>
    </w:div>
    <w:div w:id="67466257">
      <w:bodyDiv w:val="1"/>
      <w:marLeft w:val="0"/>
      <w:marRight w:val="0"/>
      <w:marTop w:val="0"/>
      <w:marBottom w:val="0"/>
      <w:divBdr>
        <w:top w:val="none" w:sz="0" w:space="0" w:color="auto"/>
        <w:left w:val="none" w:sz="0" w:space="0" w:color="auto"/>
        <w:bottom w:val="none" w:sz="0" w:space="0" w:color="auto"/>
        <w:right w:val="none" w:sz="0" w:space="0" w:color="auto"/>
      </w:divBdr>
    </w:div>
    <w:div w:id="67656810">
      <w:bodyDiv w:val="1"/>
      <w:marLeft w:val="0"/>
      <w:marRight w:val="0"/>
      <w:marTop w:val="0"/>
      <w:marBottom w:val="0"/>
      <w:divBdr>
        <w:top w:val="none" w:sz="0" w:space="0" w:color="auto"/>
        <w:left w:val="none" w:sz="0" w:space="0" w:color="auto"/>
        <w:bottom w:val="none" w:sz="0" w:space="0" w:color="auto"/>
        <w:right w:val="none" w:sz="0" w:space="0" w:color="auto"/>
      </w:divBdr>
    </w:div>
    <w:div w:id="68163699">
      <w:bodyDiv w:val="1"/>
      <w:marLeft w:val="0"/>
      <w:marRight w:val="0"/>
      <w:marTop w:val="0"/>
      <w:marBottom w:val="0"/>
      <w:divBdr>
        <w:top w:val="none" w:sz="0" w:space="0" w:color="auto"/>
        <w:left w:val="none" w:sz="0" w:space="0" w:color="auto"/>
        <w:bottom w:val="none" w:sz="0" w:space="0" w:color="auto"/>
        <w:right w:val="none" w:sz="0" w:space="0" w:color="auto"/>
      </w:divBdr>
    </w:div>
    <w:div w:id="68499964">
      <w:bodyDiv w:val="1"/>
      <w:marLeft w:val="0"/>
      <w:marRight w:val="0"/>
      <w:marTop w:val="0"/>
      <w:marBottom w:val="0"/>
      <w:divBdr>
        <w:top w:val="none" w:sz="0" w:space="0" w:color="auto"/>
        <w:left w:val="none" w:sz="0" w:space="0" w:color="auto"/>
        <w:bottom w:val="none" w:sz="0" w:space="0" w:color="auto"/>
        <w:right w:val="none" w:sz="0" w:space="0" w:color="auto"/>
      </w:divBdr>
    </w:div>
    <w:div w:id="68964296">
      <w:bodyDiv w:val="1"/>
      <w:marLeft w:val="0"/>
      <w:marRight w:val="0"/>
      <w:marTop w:val="0"/>
      <w:marBottom w:val="0"/>
      <w:divBdr>
        <w:top w:val="none" w:sz="0" w:space="0" w:color="auto"/>
        <w:left w:val="none" w:sz="0" w:space="0" w:color="auto"/>
        <w:bottom w:val="none" w:sz="0" w:space="0" w:color="auto"/>
        <w:right w:val="none" w:sz="0" w:space="0" w:color="auto"/>
      </w:divBdr>
    </w:div>
    <w:div w:id="70204461">
      <w:bodyDiv w:val="1"/>
      <w:marLeft w:val="0"/>
      <w:marRight w:val="0"/>
      <w:marTop w:val="0"/>
      <w:marBottom w:val="0"/>
      <w:divBdr>
        <w:top w:val="none" w:sz="0" w:space="0" w:color="auto"/>
        <w:left w:val="none" w:sz="0" w:space="0" w:color="auto"/>
        <w:bottom w:val="none" w:sz="0" w:space="0" w:color="auto"/>
        <w:right w:val="none" w:sz="0" w:space="0" w:color="auto"/>
      </w:divBdr>
    </w:div>
    <w:div w:id="70582915">
      <w:bodyDiv w:val="1"/>
      <w:marLeft w:val="0"/>
      <w:marRight w:val="0"/>
      <w:marTop w:val="0"/>
      <w:marBottom w:val="0"/>
      <w:divBdr>
        <w:top w:val="none" w:sz="0" w:space="0" w:color="auto"/>
        <w:left w:val="none" w:sz="0" w:space="0" w:color="auto"/>
        <w:bottom w:val="none" w:sz="0" w:space="0" w:color="auto"/>
        <w:right w:val="none" w:sz="0" w:space="0" w:color="auto"/>
      </w:divBdr>
    </w:div>
    <w:div w:id="70586194">
      <w:bodyDiv w:val="1"/>
      <w:marLeft w:val="0"/>
      <w:marRight w:val="0"/>
      <w:marTop w:val="0"/>
      <w:marBottom w:val="0"/>
      <w:divBdr>
        <w:top w:val="none" w:sz="0" w:space="0" w:color="auto"/>
        <w:left w:val="none" w:sz="0" w:space="0" w:color="auto"/>
        <w:bottom w:val="none" w:sz="0" w:space="0" w:color="auto"/>
        <w:right w:val="none" w:sz="0" w:space="0" w:color="auto"/>
      </w:divBdr>
    </w:div>
    <w:div w:id="71049224">
      <w:bodyDiv w:val="1"/>
      <w:marLeft w:val="0"/>
      <w:marRight w:val="0"/>
      <w:marTop w:val="0"/>
      <w:marBottom w:val="0"/>
      <w:divBdr>
        <w:top w:val="none" w:sz="0" w:space="0" w:color="auto"/>
        <w:left w:val="none" w:sz="0" w:space="0" w:color="auto"/>
        <w:bottom w:val="none" w:sz="0" w:space="0" w:color="auto"/>
        <w:right w:val="none" w:sz="0" w:space="0" w:color="auto"/>
      </w:divBdr>
    </w:div>
    <w:div w:id="71896700">
      <w:bodyDiv w:val="1"/>
      <w:marLeft w:val="0"/>
      <w:marRight w:val="0"/>
      <w:marTop w:val="0"/>
      <w:marBottom w:val="0"/>
      <w:divBdr>
        <w:top w:val="none" w:sz="0" w:space="0" w:color="auto"/>
        <w:left w:val="none" w:sz="0" w:space="0" w:color="auto"/>
        <w:bottom w:val="none" w:sz="0" w:space="0" w:color="auto"/>
        <w:right w:val="none" w:sz="0" w:space="0" w:color="auto"/>
      </w:divBdr>
    </w:div>
    <w:div w:id="72313414">
      <w:bodyDiv w:val="1"/>
      <w:marLeft w:val="0"/>
      <w:marRight w:val="0"/>
      <w:marTop w:val="0"/>
      <w:marBottom w:val="0"/>
      <w:divBdr>
        <w:top w:val="none" w:sz="0" w:space="0" w:color="auto"/>
        <w:left w:val="none" w:sz="0" w:space="0" w:color="auto"/>
        <w:bottom w:val="none" w:sz="0" w:space="0" w:color="auto"/>
        <w:right w:val="none" w:sz="0" w:space="0" w:color="auto"/>
      </w:divBdr>
    </w:div>
    <w:div w:id="73362225">
      <w:bodyDiv w:val="1"/>
      <w:marLeft w:val="0"/>
      <w:marRight w:val="0"/>
      <w:marTop w:val="0"/>
      <w:marBottom w:val="0"/>
      <w:divBdr>
        <w:top w:val="none" w:sz="0" w:space="0" w:color="auto"/>
        <w:left w:val="none" w:sz="0" w:space="0" w:color="auto"/>
        <w:bottom w:val="none" w:sz="0" w:space="0" w:color="auto"/>
        <w:right w:val="none" w:sz="0" w:space="0" w:color="auto"/>
      </w:divBdr>
    </w:div>
    <w:div w:id="73939284">
      <w:bodyDiv w:val="1"/>
      <w:marLeft w:val="0"/>
      <w:marRight w:val="0"/>
      <w:marTop w:val="0"/>
      <w:marBottom w:val="0"/>
      <w:divBdr>
        <w:top w:val="none" w:sz="0" w:space="0" w:color="auto"/>
        <w:left w:val="none" w:sz="0" w:space="0" w:color="auto"/>
        <w:bottom w:val="none" w:sz="0" w:space="0" w:color="auto"/>
        <w:right w:val="none" w:sz="0" w:space="0" w:color="auto"/>
      </w:divBdr>
    </w:div>
    <w:div w:id="74783814">
      <w:bodyDiv w:val="1"/>
      <w:marLeft w:val="0"/>
      <w:marRight w:val="0"/>
      <w:marTop w:val="0"/>
      <w:marBottom w:val="0"/>
      <w:divBdr>
        <w:top w:val="none" w:sz="0" w:space="0" w:color="auto"/>
        <w:left w:val="none" w:sz="0" w:space="0" w:color="auto"/>
        <w:bottom w:val="none" w:sz="0" w:space="0" w:color="auto"/>
        <w:right w:val="none" w:sz="0" w:space="0" w:color="auto"/>
      </w:divBdr>
    </w:div>
    <w:div w:id="74979188">
      <w:bodyDiv w:val="1"/>
      <w:marLeft w:val="0"/>
      <w:marRight w:val="0"/>
      <w:marTop w:val="0"/>
      <w:marBottom w:val="0"/>
      <w:divBdr>
        <w:top w:val="none" w:sz="0" w:space="0" w:color="auto"/>
        <w:left w:val="none" w:sz="0" w:space="0" w:color="auto"/>
        <w:bottom w:val="none" w:sz="0" w:space="0" w:color="auto"/>
        <w:right w:val="none" w:sz="0" w:space="0" w:color="auto"/>
      </w:divBdr>
    </w:div>
    <w:div w:id="75056821">
      <w:bodyDiv w:val="1"/>
      <w:marLeft w:val="0"/>
      <w:marRight w:val="0"/>
      <w:marTop w:val="0"/>
      <w:marBottom w:val="0"/>
      <w:divBdr>
        <w:top w:val="none" w:sz="0" w:space="0" w:color="auto"/>
        <w:left w:val="none" w:sz="0" w:space="0" w:color="auto"/>
        <w:bottom w:val="none" w:sz="0" w:space="0" w:color="auto"/>
        <w:right w:val="none" w:sz="0" w:space="0" w:color="auto"/>
      </w:divBdr>
    </w:div>
    <w:div w:id="77291507">
      <w:bodyDiv w:val="1"/>
      <w:marLeft w:val="0"/>
      <w:marRight w:val="0"/>
      <w:marTop w:val="0"/>
      <w:marBottom w:val="0"/>
      <w:divBdr>
        <w:top w:val="none" w:sz="0" w:space="0" w:color="auto"/>
        <w:left w:val="none" w:sz="0" w:space="0" w:color="auto"/>
        <w:bottom w:val="none" w:sz="0" w:space="0" w:color="auto"/>
        <w:right w:val="none" w:sz="0" w:space="0" w:color="auto"/>
      </w:divBdr>
    </w:div>
    <w:div w:id="77333987">
      <w:bodyDiv w:val="1"/>
      <w:marLeft w:val="0"/>
      <w:marRight w:val="0"/>
      <w:marTop w:val="0"/>
      <w:marBottom w:val="0"/>
      <w:divBdr>
        <w:top w:val="none" w:sz="0" w:space="0" w:color="auto"/>
        <w:left w:val="none" w:sz="0" w:space="0" w:color="auto"/>
        <w:bottom w:val="none" w:sz="0" w:space="0" w:color="auto"/>
        <w:right w:val="none" w:sz="0" w:space="0" w:color="auto"/>
      </w:divBdr>
    </w:div>
    <w:div w:id="77411231">
      <w:bodyDiv w:val="1"/>
      <w:marLeft w:val="0"/>
      <w:marRight w:val="0"/>
      <w:marTop w:val="0"/>
      <w:marBottom w:val="0"/>
      <w:divBdr>
        <w:top w:val="none" w:sz="0" w:space="0" w:color="auto"/>
        <w:left w:val="none" w:sz="0" w:space="0" w:color="auto"/>
        <w:bottom w:val="none" w:sz="0" w:space="0" w:color="auto"/>
        <w:right w:val="none" w:sz="0" w:space="0" w:color="auto"/>
      </w:divBdr>
    </w:div>
    <w:div w:id="77866089">
      <w:bodyDiv w:val="1"/>
      <w:marLeft w:val="0"/>
      <w:marRight w:val="0"/>
      <w:marTop w:val="0"/>
      <w:marBottom w:val="0"/>
      <w:divBdr>
        <w:top w:val="none" w:sz="0" w:space="0" w:color="auto"/>
        <w:left w:val="none" w:sz="0" w:space="0" w:color="auto"/>
        <w:bottom w:val="none" w:sz="0" w:space="0" w:color="auto"/>
        <w:right w:val="none" w:sz="0" w:space="0" w:color="auto"/>
      </w:divBdr>
    </w:div>
    <w:div w:id="78255101">
      <w:bodyDiv w:val="1"/>
      <w:marLeft w:val="0"/>
      <w:marRight w:val="0"/>
      <w:marTop w:val="0"/>
      <w:marBottom w:val="0"/>
      <w:divBdr>
        <w:top w:val="none" w:sz="0" w:space="0" w:color="auto"/>
        <w:left w:val="none" w:sz="0" w:space="0" w:color="auto"/>
        <w:bottom w:val="none" w:sz="0" w:space="0" w:color="auto"/>
        <w:right w:val="none" w:sz="0" w:space="0" w:color="auto"/>
      </w:divBdr>
    </w:div>
    <w:div w:id="79759032">
      <w:bodyDiv w:val="1"/>
      <w:marLeft w:val="0"/>
      <w:marRight w:val="0"/>
      <w:marTop w:val="0"/>
      <w:marBottom w:val="0"/>
      <w:divBdr>
        <w:top w:val="none" w:sz="0" w:space="0" w:color="auto"/>
        <w:left w:val="none" w:sz="0" w:space="0" w:color="auto"/>
        <w:bottom w:val="none" w:sz="0" w:space="0" w:color="auto"/>
        <w:right w:val="none" w:sz="0" w:space="0" w:color="auto"/>
      </w:divBdr>
    </w:div>
    <w:div w:id="79760140">
      <w:bodyDiv w:val="1"/>
      <w:marLeft w:val="0"/>
      <w:marRight w:val="0"/>
      <w:marTop w:val="0"/>
      <w:marBottom w:val="0"/>
      <w:divBdr>
        <w:top w:val="none" w:sz="0" w:space="0" w:color="auto"/>
        <w:left w:val="none" w:sz="0" w:space="0" w:color="auto"/>
        <w:bottom w:val="none" w:sz="0" w:space="0" w:color="auto"/>
        <w:right w:val="none" w:sz="0" w:space="0" w:color="auto"/>
      </w:divBdr>
    </w:div>
    <w:div w:id="79760377">
      <w:bodyDiv w:val="1"/>
      <w:marLeft w:val="0"/>
      <w:marRight w:val="0"/>
      <w:marTop w:val="0"/>
      <w:marBottom w:val="0"/>
      <w:divBdr>
        <w:top w:val="none" w:sz="0" w:space="0" w:color="auto"/>
        <w:left w:val="none" w:sz="0" w:space="0" w:color="auto"/>
        <w:bottom w:val="none" w:sz="0" w:space="0" w:color="auto"/>
        <w:right w:val="none" w:sz="0" w:space="0" w:color="auto"/>
      </w:divBdr>
    </w:div>
    <w:div w:id="79765448">
      <w:bodyDiv w:val="1"/>
      <w:marLeft w:val="0"/>
      <w:marRight w:val="0"/>
      <w:marTop w:val="0"/>
      <w:marBottom w:val="0"/>
      <w:divBdr>
        <w:top w:val="none" w:sz="0" w:space="0" w:color="auto"/>
        <w:left w:val="none" w:sz="0" w:space="0" w:color="auto"/>
        <w:bottom w:val="none" w:sz="0" w:space="0" w:color="auto"/>
        <w:right w:val="none" w:sz="0" w:space="0" w:color="auto"/>
      </w:divBdr>
    </w:div>
    <w:div w:id="80882405">
      <w:bodyDiv w:val="1"/>
      <w:marLeft w:val="0"/>
      <w:marRight w:val="0"/>
      <w:marTop w:val="0"/>
      <w:marBottom w:val="0"/>
      <w:divBdr>
        <w:top w:val="none" w:sz="0" w:space="0" w:color="auto"/>
        <w:left w:val="none" w:sz="0" w:space="0" w:color="auto"/>
        <w:bottom w:val="none" w:sz="0" w:space="0" w:color="auto"/>
        <w:right w:val="none" w:sz="0" w:space="0" w:color="auto"/>
      </w:divBdr>
    </w:div>
    <w:div w:id="80883373">
      <w:bodyDiv w:val="1"/>
      <w:marLeft w:val="0"/>
      <w:marRight w:val="0"/>
      <w:marTop w:val="0"/>
      <w:marBottom w:val="0"/>
      <w:divBdr>
        <w:top w:val="none" w:sz="0" w:space="0" w:color="auto"/>
        <w:left w:val="none" w:sz="0" w:space="0" w:color="auto"/>
        <w:bottom w:val="none" w:sz="0" w:space="0" w:color="auto"/>
        <w:right w:val="none" w:sz="0" w:space="0" w:color="auto"/>
      </w:divBdr>
    </w:div>
    <w:div w:id="81687514">
      <w:bodyDiv w:val="1"/>
      <w:marLeft w:val="0"/>
      <w:marRight w:val="0"/>
      <w:marTop w:val="0"/>
      <w:marBottom w:val="0"/>
      <w:divBdr>
        <w:top w:val="none" w:sz="0" w:space="0" w:color="auto"/>
        <w:left w:val="none" w:sz="0" w:space="0" w:color="auto"/>
        <w:bottom w:val="none" w:sz="0" w:space="0" w:color="auto"/>
        <w:right w:val="none" w:sz="0" w:space="0" w:color="auto"/>
      </w:divBdr>
    </w:div>
    <w:div w:id="81688677">
      <w:bodyDiv w:val="1"/>
      <w:marLeft w:val="0"/>
      <w:marRight w:val="0"/>
      <w:marTop w:val="0"/>
      <w:marBottom w:val="0"/>
      <w:divBdr>
        <w:top w:val="none" w:sz="0" w:space="0" w:color="auto"/>
        <w:left w:val="none" w:sz="0" w:space="0" w:color="auto"/>
        <w:bottom w:val="none" w:sz="0" w:space="0" w:color="auto"/>
        <w:right w:val="none" w:sz="0" w:space="0" w:color="auto"/>
      </w:divBdr>
    </w:div>
    <w:div w:id="81873728">
      <w:bodyDiv w:val="1"/>
      <w:marLeft w:val="0"/>
      <w:marRight w:val="0"/>
      <w:marTop w:val="0"/>
      <w:marBottom w:val="0"/>
      <w:divBdr>
        <w:top w:val="none" w:sz="0" w:space="0" w:color="auto"/>
        <w:left w:val="none" w:sz="0" w:space="0" w:color="auto"/>
        <w:bottom w:val="none" w:sz="0" w:space="0" w:color="auto"/>
        <w:right w:val="none" w:sz="0" w:space="0" w:color="auto"/>
      </w:divBdr>
    </w:div>
    <w:div w:id="82646851">
      <w:bodyDiv w:val="1"/>
      <w:marLeft w:val="0"/>
      <w:marRight w:val="0"/>
      <w:marTop w:val="0"/>
      <w:marBottom w:val="0"/>
      <w:divBdr>
        <w:top w:val="none" w:sz="0" w:space="0" w:color="auto"/>
        <w:left w:val="none" w:sz="0" w:space="0" w:color="auto"/>
        <w:bottom w:val="none" w:sz="0" w:space="0" w:color="auto"/>
        <w:right w:val="none" w:sz="0" w:space="0" w:color="auto"/>
      </w:divBdr>
    </w:div>
    <w:div w:id="82994507">
      <w:bodyDiv w:val="1"/>
      <w:marLeft w:val="0"/>
      <w:marRight w:val="0"/>
      <w:marTop w:val="0"/>
      <w:marBottom w:val="0"/>
      <w:divBdr>
        <w:top w:val="none" w:sz="0" w:space="0" w:color="auto"/>
        <w:left w:val="none" w:sz="0" w:space="0" w:color="auto"/>
        <w:bottom w:val="none" w:sz="0" w:space="0" w:color="auto"/>
        <w:right w:val="none" w:sz="0" w:space="0" w:color="auto"/>
      </w:divBdr>
    </w:div>
    <w:div w:id="83963308">
      <w:bodyDiv w:val="1"/>
      <w:marLeft w:val="0"/>
      <w:marRight w:val="0"/>
      <w:marTop w:val="0"/>
      <w:marBottom w:val="0"/>
      <w:divBdr>
        <w:top w:val="none" w:sz="0" w:space="0" w:color="auto"/>
        <w:left w:val="none" w:sz="0" w:space="0" w:color="auto"/>
        <w:bottom w:val="none" w:sz="0" w:space="0" w:color="auto"/>
        <w:right w:val="none" w:sz="0" w:space="0" w:color="auto"/>
      </w:divBdr>
    </w:div>
    <w:div w:id="84613616">
      <w:bodyDiv w:val="1"/>
      <w:marLeft w:val="0"/>
      <w:marRight w:val="0"/>
      <w:marTop w:val="0"/>
      <w:marBottom w:val="0"/>
      <w:divBdr>
        <w:top w:val="none" w:sz="0" w:space="0" w:color="auto"/>
        <w:left w:val="none" w:sz="0" w:space="0" w:color="auto"/>
        <w:bottom w:val="none" w:sz="0" w:space="0" w:color="auto"/>
        <w:right w:val="none" w:sz="0" w:space="0" w:color="auto"/>
      </w:divBdr>
    </w:div>
    <w:div w:id="85077192">
      <w:bodyDiv w:val="1"/>
      <w:marLeft w:val="0"/>
      <w:marRight w:val="0"/>
      <w:marTop w:val="0"/>
      <w:marBottom w:val="0"/>
      <w:divBdr>
        <w:top w:val="none" w:sz="0" w:space="0" w:color="auto"/>
        <w:left w:val="none" w:sz="0" w:space="0" w:color="auto"/>
        <w:bottom w:val="none" w:sz="0" w:space="0" w:color="auto"/>
        <w:right w:val="none" w:sz="0" w:space="0" w:color="auto"/>
      </w:divBdr>
    </w:div>
    <w:div w:id="85153079">
      <w:bodyDiv w:val="1"/>
      <w:marLeft w:val="0"/>
      <w:marRight w:val="0"/>
      <w:marTop w:val="0"/>
      <w:marBottom w:val="0"/>
      <w:divBdr>
        <w:top w:val="none" w:sz="0" w:space="0" w:color="auto"/>
        <w:left w:val="none" w:sz="0" w:space="0" w:color="auto"/>
        <w:bottom w:val="none" w:sz="0" w:space="0" w:color="auto"/>
        <w:right w:val="none" w:sz="0" w:space="0" w:color="auto"/>
      </w:divBdr>
    </w:div>
    <w:div w:id="86117585">
      <w:bodyDiv w:val="1"/>
      <w:marLeft w:val="0"/>
      <w:marRight w:val="0"/>
      <w:marTop w:val="0"/>
      <w:marBottom w:val="0"/>
      <w:divBdr>
        <w:top w:val="none" w:sz="0" w:space="0" w:color="auto"/>
        <w:left w:val="none" w:sz="0" w:space="0" w:color="auto"/>
        <w:bottom w:val="none" w:sz="0" w:space="0" w:color="auto"/>
        <w:right w:val="none" w:sz="0" w:space="0" w:color="auto"/>
      </w:divBdr>
    </w:div>
    <w:div w:id="87893205">
      <w:bodyDiv w:val="1"/>
      <w:marLeft w:val="0"/>
      <w:marRight w:val="0"/>
      <w:marTop w:val="0"/>
      <w:marBottom w:val="0"/>
      <w:divBdr>
        <w:top w:val="none" w:sz="0" w:space="0" w:color="auto"/>
        <w:left w:val="none" w:sz="0" w:space="0" w:color="auto"/>
        <w:bottom w:val="none" w:sz="0" w:space="0" w:color="auto"/>
        <w:right w:val="none" w:sz="0" w:space="0" w:color="auto"/>
      </w:divBdr>
    </w:div>
    <w:div w:id="87894494">
      <w:bodyDiv w:val="1"/>
      <w:marLeft w:val="0"/>
      <w:marRight w:val="0"/>
      <w:marTop w:val="0"/>
      <w:marBottom w:val="0"/>
      <w:divBdr>
        <w:top w:val="none" w:sz="0" w:space="0" w:color="auto"/>
        <w:left w:val="none" w:sz="0" w:space="0" w:color="auto"/>
        <w:bottom w:val="none" w:sz="0" w:space="0" w:color="auto"/>
        <w:right w:val="none" w:sz="0" w:space="0" w:color="auto"/>
      </w:divBdr>
    </w:div>
    <w:div w:id="88277473">
      <w:bodyDiv w:val="1"/>
      <w:marLeft w:val="0"/>
      <w:marRight w:val="0"/>
      <w:marTop w:val="0"/>
      <w:marBottom w:val="0"/>
      <w:divBdr>
        <w:top w:val="none" w:sz="0" w:space="0" w:color="auto"/>
        <w:left w:val="none" w:sz="0" w:space="0" w:color="auto"/>
        <w:bottom w:val="none" w:sz="0" w:space="0" w:color="auto"/>
        <w:right w:val="none" w:sz="0" w:space="0" w:color="auto"/>
      </w:divBdr>
    </w:div>
    <w:div w:id="89744799">
      <w:bodyDiv w:val="1"/>
      <w:marLeft w:val="0"/>
      <w:marRight w:val="0"/>
      <w:marTop w:val="0"/>
      <w:marBottom w:val="0"/>
      <w:divBdr>
        <w:top w:val="none" w:sz="0" w:space="0" w:color="auto"/>
        <w:left w:val="none" w:sz="0" w:space="0" w:color="auto"/>
        <w:bottom w:val="none" w:sz="0" w:space="0" w:color="auto"/>
        <w:right w:val="none" w:sz="0" w:space="0" w:color="auto"/>
      </w:divBdr>
    </w:div>
    <w:div w:id="90398842">
      <w:bodyDiv w:val="1"/>
      <w:marLeft w:val="0"/>
      <w:marRight w:val="0"/>
      <w:marTop w:val="0"/>
      <w:marBottom w:val="0"/>
      <w:divBdr>
        <w:top w:val="none" w:sz="0" w:space="0" w:color="auto"/>
        <w:left w:val="none" w:sz="0" w:space="0" w:color="auto"/>
        <w:bottom w:val="none" w:sz="0" w:space="0" w:color="auto"/>
        <w:right w:val="none" w:sz="0" w:space="0" w:color="auto"/>
      </w:divBdr>
    </w:div>
    <w:div w:id="90973783">
      <w:bodyDiv w:val="1"/>
      <w:marLeft w:val="0"/>
      <w:marRight w:val="0"/>
      <w:marTop w:val="0"/>
      <w:marBottom w:val="0"/>
      <w:divBdr>
        <w:top w:val="none" w:sz="0" w:space="0" w:color="auto"/>
        <w:left w:val="none" w:sz="0" w:space="0" w:color="auto"/>
        <w:bottom w:val="none" w:sz="0" w:space="0" w:color="auto"/>
        <w:right w:val="none" w:sz="0" w:space="0" w:color="auto"/>
      </w:divBdr>
    </w:div>
    <w:div w:id="91249147">
      <w:bodyDiv w:val="1"/>
      <w:marLeft w:val="0"/>
      <w:marRight w:val="0"/>
      <w:marTop w:val="0"/>
      <w:marBottom w:val="0"/>
      <w:divBdr>
        <w:top w:val="none" w:sz="0" w:space="0" w:color="auto"/>
        <w:left w:val="none" w:sz="0" w:space="0" w:color="auto"/>
        <w:bottom w:val="none" w:sz="0" w:space="0" w:color="auto"/>
        <w:right w:val="none" w:sz="0" w:space="0" w:color="auto"/>
      </w:divBdr>
    </w:div>
    <w:div w:id="92477372">
      <w:bodyDiv w:val="1"/>
      <w:marLeft w:val="0"/>
      <w:marRight w:val="0"/>
      <w:marTop w:val="0"/>
      <w:marBottom w:val="0"/>
      <w:divBdr>
        <w:top w:val="none" w:sz="0" w:space="0" w:color="auto"/>
        <w:left w:val="none" w:sz="0" w:space="0" w:color="auto"/>
        <w:bottom w:val="none" w:sz="0" w:space="0" w:color="auto"/>
        <w:right w:val="none" w:sz="0" w:space="0" w:color="auto"/>
      </w:divBdr>
    </w:div>
    <w:div w:id="93283658">
      <w:bodyDiv w:val="1"/>
      <w:marLeft w:val="0"/>
      <w:marRight w:val="0"/>
      <w:marTop w:val="0"/>
      <w:marBottom w:val="0"/>
      <w:divBdr>
        <w:top w:val="none" w:sz="0" w:space="0" w:color="auto"/>
        <w:left w:val="none" w:sz="0" w:space="0" w:color="auto"/>
        <w:bottom w:val="none" w:sz="0" w:space="0" w:color="auto"/>
        <w:right w:val="none" w:sz="0" w:space="0" w:color="auto"/>
      </w:divBdr>
    </w:div>
    <w:div w:id="93405075">
      <w:bodyDiv w:val="1"/>
      <w:marLeft w:val="0"/>
      <w:marRight w:val="0"/>
      <w:marTop w:val="0"/>
      <w:marBottom w:val="0"/>
      <w:divBdr>
        <w:top w:val="none" w:sz="0" w:space="0" w:color="auto"/>
        <w:left w:val="none" w:sz="0" w:space="0" w:color="auto"/>
        <w:bottom w:val="none" w:sz="0" w:space="0" w:color="auto"/>
        <w:right w:val="none" w:sz="0" w:space="0" w:color="auto"/>
      </w:divBdr>
    </w:div>
    <w:div w:id="93747118">
      <w:bodyDiv w:val="1"/>
      <w:marLeft w:val="0"/>
      <w:marRight w:val="0"/>
      <w:marTop w:val="0"/>
      <w:marBottom w:val="0"/>
      <w:divBdr>
        <w:top w:val="none" w:sz="0" w:space="0" w:color="auto"/>
        <w:left w:val="none" w:sz="0" w:space="0" w:color="auto"/>
        <w:bottom w:val="none" w:sz="0" w:space="0" w:color="auto"/>
        <w:right w:val="none" w:sz="0" w:space="0" w:color="auto"/>
      </w:divBdr>
    </w:div>
    <w:div w:id="93788641">
      <w:bodyDiv w:val="1"/>
      <w:marLeft w:val="0"/>
      <w:marRight w:val="0"/>
      <w:marTop w:val="0"/>
      <w:marBottom w:val="0"/>
      <w:divBdr>
        <w:top w:val="none" w:sz="0" w:space="0" w:color="auto"/>
        <w:left w:val="none" w:sz="0" w:space="0" w:color="auto"/>
        <w:bottom w:val="none" w:sz="0" w:space="0" w:color="auto"/>
        <w:right w:val="none" w:sz="0" w:space="0" w:color="auto"/>
      </w:divBdr>
    </w:div>
    <w:div w:id="94331834">
      <w:bodyDiv w:val="1"/>
      <w:marLeft w:val="0"/>
      <w:marRight w:val="0"/>
      <w:marTop w:val="0"/>
      <w:marBottom w:val="0"/>
      <w:divBdr>
        <w:top w:val="none" w:sz="0" w:space="0" w:color="auto"/>
        <w:left w:val="none" w:sz="0" w:space="0" w:color="auto"/>
        <w:bottom w:val="none" w:sz="0" w:space="0" w:color="auto"/>
        <w:right w:val="none" w:sz="0" w:space="0" w:color="auto"/>
      </w:divBdr>
    </w:div>
    <w:div w:id="95255606">
      <w:bodyDiv w:val="1"/>
      <w:marLeft w:val="0"/>
      <w:marRight w:val="0"/>
      <w:marTop w:val="0"/>
      <w:marBottom w:val="0"/>
      <w:divBdr>
        <w:top w:val="none" w:sz="0" w:space="0" w:color="auto"/>
        <w:left w:val="none" w:sz="0" w:space="0" w:color="auto"/>
        <w:bottom w:val="none" w:sz="0" w:space="0" w:color="auto"/>
        <w:right w:val="none" w:sz="0" w:space="0" w:color="auto"/>
      </w:divBdr>
    </w:div>
    <w:div w:id="95440702">
      <w:bodyDiv w:val="1"/>
      <w:marLeft w:val="0"/>
      <w:marRight w:val="0"/>
      <w:marTop w:val="0"/>
      <w:marBottom w:val="0"/>
      <w:divBdr>
        <w:top w:val="none" w:sz="0" w:space="0" w:color="auto"/>
        <w:left w:val="none" w:sz="0" w:space="0" w:color="auto"/>
        <w:bottom w:val="none" w:sz="0" w:space="0" w:color="auto"/>
        <w:right w:val="none" w:sz="0" w:space="0" w:color="auto"/>
      </w:divBdr>
    </w:div>
    <w:div w:id="95641719">
      <w:bodyDiv w:val="1"/>
      <w:marLeft w:val="0"/>
      <w:marRight w:val="0"/>
      <w:marTop w:val="0"/>
      <w:marBottom w:val="0"/>
      <w:divBdr>
        <w:top w:val="none" w:sz="0" w:space="0" w:color="auto"/>
        <w:left w:val="none" w:sz="0" w:space="0" w:color="auto"/>
        <w:bottom w:val="none" w:sz="0" w:space="0" w:color="auto"/>
        <w:right w:val="none" w:sz="0" w:space="0" w:color="auto"/>
      </w:divBdr>
    </w:div>
    <w:div w:id="95758873">
      <w:bodyDiv w:val="1"/>
      <w:marLeft w:val="0"/>
      <w:marRight w:val="0"/>
      <w:marTop w:val="0"/>
      <w:marBottom w:val="0"/>
      <w:divBdr>
        <w:top w:val="none" w:sz="0" w:space="0" w:color="auto"/>
        <w:left w:val="none" w:sz="0" w:space="0" w:color="auto"/>
        <w:bottom w:val="none" w:sz="0" w:space="0" w:color="auto"/>
        <w:right w:val="none" w:sz="0" w:space="0" w:color="auto"/>
      </w:divBdr>
    </w:div>
    <w:div w:id="96605873">
      <w:bodyDiv w:val="1"/>
      <w:marLeft w:val="0"/>
      <w:marRight w:val="0"/>
      <w:marTop w:val="0"/>
      <w:marBottom w:val="0"/>
      <w:divBdr>
        <w:top w:val="none" w:sz="0" w:space="0" w:color="auto"/>
        <w:left w:val="none" w:sz="0" w:space="0" w:color="auto"/>
        <w:bottom w:val="none" w:sz="0" w:space="0" w:color="auto"/>
        <w:right w:val="none" w:sz="0" w:space="0" w:color="auto"/>
      </w:divBdr>
    </w:div>
    <w:div w:id="97063751">
      <w:bodyDiv w:val="1"/>
      <w:marLeft w:val="0"/>
      <w:marRight w:val="0"/>
      <w:marTop w:val="0"/>
      <w:marBottom w:val="0"/>
      <w:divBdr>
        <w:top w:val="none" w:sz="0" w:space="0" w:color="auto"/>
        <w:left w:val="none" w:sz="0" w:space="0" w:color="auto"/>
        <w:bottom w:val="none" w:sz="0" w:space="0" w:color="auto"/>
        <w:right w:val="none" w:sz="0" w:space="0" w:color="auto"/>
      </w:divBdr>
    </w:div>
    <w:div w:id="97529898">
      <w:bodyDiv w:val="1"/>
      <w:marLeft w:val="0"/>
      <w:marRight w:val="0"/>
      <w:marTop w:val="0"/>
      <w:marBottom w:val="0"/>
      <w:divBdr>
        <w:top w:val="none" w:sz="0" w:space="0" w:color="auto"/>
        <w:left w:val="none" w:sz="0" w:space="0" w:color="auto"/>
        <w:bottom w:val="none" w:sz="0" w:space="0" w:color="auto"/>
        <w:right w:val="none" w:sz="0" w:space="0" w:color="auto"/>
      </w:divBdr>
    </w:div>
    <w:div w:id="97920242">
      <w:bodyDiv w:val="1"/>
      <w:marLeft w:val="0"/>
      <w:marRight w:val="0"/>
      <w:marTop w:val="0"/>
      <w:marBottom w:val="0"/>
      <w:divBdr>
        <w:top w:val="none" w:sz="0" w:space="0" w:color="auto"/>
        <w:left w:val="none" w:sz="0" w:space="0" w:color="auto"/>
        <w:bottom w:val="none" w:sz="0" w:space="0" w:color="auto"/>
        <w:right w:val="none" w:sz="0" w:space="0" w:color="auto"/>
      </w:divBdr>
    </w:div>
    <w:div w:id="98336526">
      <w:bodyDiv w:val="1"/>
      <w:marLeft w:val="0"/>
      <w:marRight w:val="0"/>
      <w:marTop w:val="0"/>
      <w:marBottom w:val="0"/>
      <w:divBdr>
        <w:top w:val="none" w:sz="0" w:space="0" w:color="auto"/>
        <w:left w:val="none" w:sz="0" w:space="0" w:color="auto"/>
        <w:bottom w:val="none" w:sz="0" w:space="0" w:color="auto"/>
        <w:right w:val="none" w:sz="0" w:space="0" w:color="auto"/>
      </w:divBdr>
    </w:div>
    <w:div w:id="98717697">
      <w:bodyDiv w:val="1"/>
      <w:marLeft w:val="0"/>
      <w:marRight w:val="0"/>
      <w:marTop w:val="0"/>
      <w:marBottom w:val="0"/>
      <w:divBdr>
        <w:top w:val="none" w:sz="0" w:space="0" w:color="auto"/>
        <w:left w:val="none" w:sz="0" w:space="0" w:color="auto"/>
        <w:bottom w:val="none" w:sz="0" w:space="0" w:color="auto"/>
        <w:right w:val="none" w:sz="0" w:space="0" w:color="auto"/>
      </w:divBdr>
    </w:div>
    <w:div w:id="99104024">
      <w:bodyDiv w:val="1"/>
      <w:marLeft w:val="0"/>
      <w:marRight w:val="0"/>
      <w:marTop w:val="0"/>
      <w:marBottom w:val="0"/>
      <w:divBdr>
        <w:top w:val="none" w:sz="0" w:space="0" w:color="auto"/>
        <w:left w:val="none" w:sz="0" w:space="0" w:color="auto"/>
        <w:bottom w:val="none" w:sz="0" w:space="0" w:color="auto"/>
        <w:right w:val="none" w:sz="0" w:space="0" w:color="auto"/>
      </w:divBdr>
    </w:div>
    <w:div w:id="99377884">
      <w:bodyDiv w:val="1"/>
      <w:marLeft w:val="0"/>
      <w:marRight w:val="0"/>
      <w:marTop w:val="0"/>
      <w:marBottom w:val="0"/>
      <w:divBdr>
        <w:top w:val="none" w:sz="0" w:space="0" w:color="auto"/>
        <w:left w:val="none" w:sz="0" w:space="0" w:color="auto"/>
        <w:bottom w:val="none" w:sz="0" w:space="0" w:color="auto"/>
        <w:right w:val="none" w:sz="0" w:space="0" w:color="auto"/>
      </w:divBdr>
    </w:div>
    <w:div w:id="99954998">
      <w:bodyDiv w:val="1"/>
      <w:marLeft w:val="0"/>
      <w:marRight w:val="0"/>
      <w:marTop w:val="0"/>
      <w:marBottom w:val="0"/>
      <w:divBdr>
        <w:top w:val="none" w:sz="0" w:space="0" w:color="auto"/>
        <w:left w:val="none" w:sz="0" w:space="0" w:color="auto"/>
        <w:bottom w:val="none" w:sz="0" w:space="0" w:color="auto"/>
        <w:right w:val="none" w:sz="0" w:space="0" w:color="auto"/>
      </w:divBdr>
    </w:div>
    <w:div w:id="101002157">
      <w:bodyDiv w:val="1"/>
      <w:marLeft w:val="0"/>
      <w:marRight w:val="0"/>
      <w:marTop w:val="0"/>
      <w:marBottom w:val="0"/>
      <w:divBdr>
        <w:top w:val="none" w:sz="0" w:space="0" w:color="auto"/>
        <w:left w:val="none" w:sz="0" w:space="0" w:color="auto"/>
        <w:bottom w:val="none" w:sz="0" w:space="0" w:color="auto"/>
        <w:right w:val="none" w:sz="0" w:space="0" w:color="auto"/>
      </w:divBdr>
    </w:div>
    <w:div w:id="101464495">
      <w:bodyDiv w:val="1"/>
      <w:marLeft w:val="0"/>
      <w:marRight w:val="0"/>
      <w:marTop w:val="0"/>
      <w:marBottom w:val="0"/>
      <w:divBdr>
        <w:top w:val="none" w:sz="0" w:space="0" w:color="auto"/>
        <w:left w:val="none" w:sz="0" w:space="0" w:color="auto"/>
        <w:bottom w:val="none" w:sz="0" w:space="0" w:color="auto"/>
        <w:right w:val="none" w:sz="0" w:space="0" w:color="auto"/>
      </w:divBdr>
    </w:div>
    <w:div w:id="101920350">
      <w:bodyDiv w:val="1"/>
      <w:marLeft w:val="0"/>
      <w:marRight w:val="0"/>
      <w:marTop w:val="0"/>
      <w:marBottom w:val="0"/>
      <w:divBdr>
        <w:top w:val="none" w:sz="0" w:space="0" w:color="auto"/>
        <w:left w:val="none" w:sz="0" w:space="0" w:color="auto"/>
        <w:bottom w:val="none" w:sz="0" w:space="0" w:color="auto"/>
        <w:right w:val="none" w:sz="0" w:space="0" w:color="auto"/>
      </w:divBdr>
    </w:div>
    <w:div w:id="103428733">
      <w:bodyDiv w:val="1"/>
      <w:marLeft w:val="0"/>
      <w:marRight w:val="0"/>
      <w:marTop w:val="0"/>
      <w:marBottom w:val="0"/>
      <w:divBdr>
        <w:top w:val="none" w:sz="0" w:space="0" w:color="auto"/>
        <w:left w:val="none" w:sz="0" w:space="0" w:color="auto"/>
        <w:bottom w:val="none" w:sz="0" w:space="0" w:color="auto"/>
        <w:right w:val="none" w:sz="0" w:space="0" w:color="auto"/>
      </w:divBdr>
    </w:div>
    <w:div w:id="103497284">
      <w:bodyDiv w:val="1"/>
      <w:marLeft w:val="0"/>
      <w:marRight w:val="0"/>
      <w:marTop w:val="0"/>
      <w:marBottom w:val="0"/>
      <w:divBdr>
        <w:top w:val="none" w:sz="0" w:space="0" w:color="auto"/>
        <w:left w:val="none" w:sz="0" w:space="0" w:color="auto"/>
        <w:bottom w:val="none" w:sz="0" w:space="0" w:color="auto"/>
        <w:right w:val="none" w:sz="0" w:space="0" w:color="auto"/>
      </w:divBdr>
    </w:div>
    <w:div w:id="104887628">
      <w:bodyDiv w:val="1"/>
      <w:marLeft w:val="0"/>
      <w:marRight w:val="0"/>
      <w:marTop w:val="0"/>
      <w:marBottom w:val="0"/>
      <w:divBdr>
        <w:top w:val="none" w:sz="0" w:space="0" w:color="auto"/>
        <w:left w:val="none" w:sz="0" w:space="0" w:color="auto"/>
        <w:bottom w:val="none" w:sz="0" w:space="0" w:color="auto"/>
        <w:right w:val="none" w:sz="0" w:space="0" w:color="auto"/>
      </w:divBdr>
    </w:div>
    <w:div w:id="105008744">
      <w:bodyDiv w:val="1"/>
      <w:marLeft w:val="0"/>
      <w:marRight w:val="0"/>
      <w:marTop w:val="0"/>
      <w:marBottom w:val="0"/>
      <w:divBdr>
        <w:top w:val="none" w:sz="0" w:space="0" w:color="auto"/>
        <w:left w:val="none" w:sz="0" w:space="0" w:color="auto"/>
        <w:bottom w:val="none" w:sz="0" w:space="0" w:color="auto"/>
        <w:right w:val="none" w:sz="0" w:space="0" w:color="auto"/>
      </w:divBdr>
    </w:div>
    <w:div w:id="105467209">
      <w:bodyDiv w:val="1"/>
      <w:marLeft w:val="0"/>
      <w:marRight w:val="0"/>
      <w:marTop w:val="0"/>
      <w:marBottom w:val="0"/>
      <w:divBdr>
        <w:top w:val="none" w:sz="0" w:space="0" w:color="auto"/>
        <w:left w:val="none" w:sz="0" w:space="0" w:color="auto"/>
        <w:bottom w:val="none" w:sz="0" w:space="0" w:color="auto"/>
        <w:right w:val="none" w:sz="0" w:space="0" w:color="auto"/>
      </w:divBdr>
    </w:div>
    <w:div w:id="107048670">
      <w:bodyDiv w:val="1"/>
      <w:marLeft w:val="0"/>
      <w:marRight w:val="0"/>
      <w:marTop w:val="0"/>
      <w:marBottom w:val="0"/>
      <w:divBdr>
        <w:top w:val="none" w:sz="0" w:space="0" w:color="auto"/>
        <w:left w:val="none" w:sz="0" w:space="0" w:color="auto"/>
        <w:bottom w:val="none" w:sz="0" w:space="0" w:color="auto"/>
        <w:right w:val="none" w:sz="0" w:space="0" w:color="auto"/>
      </w:divBdr>
    </w:div>
    <w:div w:id="107505852">
      <w:bodyDiv w:val="1"/>
      <w:marLeft w:val="0"/>
      <w:marRight w:val="0"/>
      <w:marTop w:val="0"/>
      <w:marBottom w:val="0"/>
      <w:divBdr>
        <w:top w:val="none" w:sz="0" w:space="0" w:color="auto"/>
        <w:left w:val="none" w:sz="0" w:space="0" w:color="auto"/>
        <w:bottom w:val="none" w:sz="0" w:space="0" w:color="auto"/>
        <w:right w:val="none" w:sz="0" w:space="0" w:color="auto"/>
      </w:divBdr>
    </w:div>
    <w:div w:id="107622732">
      <w:bodyDiv w:val="1"/>
      <w:marLeft w:val="0"/>
      <w:marRight w:val="0"/>
      <w:marTop w:val="0"/>
      <w:marBottom w:val="0"/>
      <w:divBdr>
        <w:top w:val="none" w:sz="0" w:space="0" w:color="auto"/>
        <w:left w:val="none" w:sz="0" w:space="0" w:color="auto"/>
        <w:bottom w:val="none" w:sz="0" w:space="0" w:color="auto"/>
        <w:right w:val="none" w:sz="0" w:space="0" w:color="auto"/>
      </w:divBdr>
    </w:div>
    <w:div w:id="107891395">
      <w:bodyDiv w:val="1"/>
      <w:marLeft w:val="0"/>
      <w:marRight w:val="0"/>
      <w:marTop w:val="0"/>
      <w:marBottom w:val="0"/>
      <w:divBdr>
        <w:top w:val="none" w:sz="0" w:space="0" w:color="auto"/>
        <w:left w:val="none" w:sz="0" w:space="0" w:color="auto"/>
        <w:bottom w:val="none" w:sz="0" w:space="0" w:color="auto"/>
        <w:right w:val="none" w:sz="0" w:space="0" w:color="auto"/>
      </w:divBdr>
    </w:div>
    <w:div w:id="107899455">
      <w:bodyDiv w:val="1"/>
      <w:marLeft w:val="0"/>
      <w:marRight w:val="0"/>
      <w:marTop w:val="0"/>
      <w:marBottom w:val="0"/>
      <w:divBdr>
        <w:top w:val="none" w:sz="0" w:space="0" w:color="auto"/>
        <w:left w:val="none" w:sz="0" w:space="0" w:color="auto"/>
        <w:bottom w:val="none" w:sz="0" w:space="0" w:color="auto"/>
        <w:right w:val="none" w:sz="0" w:space="0" w:color="auto"/>
      </w:divBdr>
    </w:div>
    <w:div w:id="109710573">
      <w:bodyDiv w:val="1"/>
      <w:marLeft w:val="0"/>
      <w:marRight w:val="0"/>
      <w:marTop w:val="0"/>
      <w:marBottom w:val="0"/>
      <w:divBdr>
        <w:top w:val="none" w:sz="0" w:space="0" w:color="auto"/>
        <w:left w:val="none" w:sz="0" w:space="0" w:color="auto"/>
        <w:bottom w:val="none" w:sz="0" w:space="0" w:color="auto"/>
        <w:right w:val="none" w:sz="0" w:space="0" w:color="auto"/>
      </w:divBdr>
    </w:div>
    <w:div w:id="110323913">
      <w:bodyDiv w:val="1"/>
      <w:marLeft w:val="0"/>
      <w:marRight w:val="0"/>
      <w:marTop w:val="0"/>
      <w:marBottom w:val="0"/>
      <w:divBdr>
        <w:top w:val="none" w:sz="0" w:space="0" w:color="auto"/>
        <w:left w:val="none" w:sz="0" w:space="0" w:color="auto"/>
        <w:bottom w:val="none" w:sz="0" w:space="0" w:color="auto"/>
        <w:right w:val="none" w:sz="0" w:space="0" w:color="auto"/>
      </w:divBdr>
    </w:div>
    <w:div w:id="110591105">
      <w:bodyDiv w:val="1"/>
      <w:marLeft w:val="0"/>
      <w:marRight w:val="0"/>
      <w:marTop w:val="0"/>
      <w:marBottom w:val="0"/>
      <w:divBdr>
        <w:top w:val="none" w:sz="0" w:space="0" w:color="auto"/>
        <w:left w:val="none" w:sz="0" w:space="0" w:color="auto"/>
        <w:bottom w:val="none" w:sz="0" w:space="0" w:color="auto"/>
        <w:right w:val="none" w:sz="0" w:space="0" w:color="auto"/>
      </w:divBdr>
    </w:div>
    <w:div w:id="110713066">
      <w:bodyDiv w:val="1"/>
      <w:marLeft w:val="0"/>
      <w:marRight w:val="0"/>
      <w:marTop w:val="0"/>
      <w:marBottom w:val="0"/>
      <w:divBdr>
        <w:top w:val="none" w:sz="0" w:space="0" w:color="auto"/>
        <w:left w:val="none" w:sz="0" w:space="0" w:color="auto"/>
        <w:bottom w:val="none" w:sz="0" w:space="0" w:color="auto"/>
        <w:right w:val="none" w:sz="0" w:space="0" w:color="auto"/>
      </w:divBdr>
    </w:div>
    <w:div w:id="110822867">
      <w:bodyDiv w:val="1"/>
      <w:marLeft w:val="0"/>
      <w:marRight w:val="0"/>
      <w:marTop w:val="0"/>
      <w:marBottom w:val="0"/>
      <w:divBdr>
        <w:top w:val="none" w:sz="0" w:space="0" w:color="auto"/>
        <w:left w:val="none" w:sz="0" w:space="0" w:color="auto"/>
        <w:bottom w:val="none" w:sz="0" w:space="0" w:color="auto"/>
        <w:right w:val="none" w:sz="0" w:space="0" w:color="auto"/>
      </w:divBdr>
    </w:div>
    <w:div w:id="110831157">
      <w:bodyDiv w:val="1"/>
      <w:marLeft w:val="0"/>
      <w:marRight w:val="0"/>
      <w:marTop w:val="0"/>
      <w:marBottom w:val="0"/>
      <w:divBdr>
        <w:top w:val="none" w:sz="0" w:space="0" w:color="auto"/>
        <w:left w:val="none" w:sz="0" w:space="0" w:color="auto"/>
        <w:bottom w:val="none" w:sz="0" w:space="0" w:color="auto"/>
        <w:right w:val="none" w:sz="0" w:space="0" w:color="auto"/>
      </w:divBdr>
    </w:div>
    <w:div w:id="110907100">
      <w:bodyDiv w:val="1"/>
      <w:marLeft w:val="0"/>
      <w:marRight w:val="0"/>
      <w:marTop w:val="0"/>
      <w:marBottom w:val="0"/>
      <w:divBdr>
        <w:top w:val="none" w:sz="0" w:space="0" w:color="auto"/>
        <w:left w:val="none" w:sz="0" w:space="0" w:color="auto"/>
        <w:bottom w:val="none" w:sz="0" w:space="0" w:color="auto"/>
        <w:right w:val="none" w:sz="0" w:space="0" w:color="auto"/>
      </w:divBdr>
    </w:div>
    <w:div w:id="113137394">
      <w:bodyDiv w:val="1"/>
      <w:marLeft w:val="0"/>
      <w:marRight w:val="0"/>
      <w:marTop w:val="0"/>
      <w:marBottom w:val="0"/>
      <w:divBdr>
        <w:top w:val="none" w:sz="0" w:space="0" w:color="auto"/>
        <w:left w:val="none" w:sz="0" w:space="0" w:color="auto"/>
        <w:bottom w:val="none" w:sz="0" w:space="0" w:color="auto"/>
        <w:right w:val="none" w:sz="0" w:space="0" w:color="auto"/>
      </w:divBdr>
    </w:div>
    <w:div w:id="113181600">
      <w:bodyDiv w:val="1"/>
      <w:marLeft w:val="0"/>
      <w:marRight w:val="0"/>
      <w:marTop w:val="0"/>
      <w:marBottom w:val="0"/>
      <w:divBdr>
        <w:top w:val="none" w:sz="0" w:space="0" w:color="auto"/>
        <w:left w:val="none" w:sz="0" w:space="0" w:color="auto"/>
        <w:bottom w:val="none" w:sz="0" w:space="0" w:color="auto"/>
        <w:right w:val="none" w:sz="0" w:space="0" w:color="auto"/>
      </w:divBdr>
    </w:div>
    <w:div w:id="114325794">
      <w:bodyDiv w:val="1"/>
      <w:marLeft w:val="0"/>
      <w:marRight w:val="0"/>
      <w:marTop w:val="0"/>
      <w:marBottom w:val="0"/>
      <w:divBdr>
        <w:top w:val="none" w:sz="0" w:space="0" w:color="auto"/>
        <w:left w:val="none" w:sz="0" w:space="0" w:color="auto"/>
        <w:bottom w:val="none" w:sz="0" w:space="0" w:color="auto"/>
        <w:right w:val="none" w:sz="0" w:space="0" w:color="auto"/>
      </w:divBdr>
    </w:div>
    <w:div w:id="114720698">
      <w:bodyDiv w:val="1"/>
      <w:marLeft w:val="0"/>
      <w:marRight w:val="0"/>
      <w:marTop w:val="0"/>
      <w:marBottom w:val="0"/>
      <w:divBdr>
        <w:top w:val="none" w:sz="0" w:space="0" w:color="auto"/>
        <w:left w:val="none" w:sz="0" w:space="0" w:color="auto"/>
        <w:bottom w:val="none" w:sz="0" w:space="0" w:color="auto"/>
        <w:right w:val="none" w:sz="0" w:space="0" w:color="auto"/>
      </w:divBdr>
    </w:div>
    <w:div w:id="114760093">
      <w:bodyDiv w:val="1"/>
      <w:marLeft w:val="0"/>
      <w:marRight w:val="0"/>
      <w:marTop w:val="0"/>
      <w:marBottom w:val="0"/>
      <w:divBdr>
        <w:top w:val="none" w:sz="0" w:space="0" w:color="auto"/>
        <w:left w:val="none" w:sz="0" w:space="0" w:color="auto"/>
        <w:bottom w:val="none" w:sz="0" w:space="0" w:color="auto"/>
        <w:right w:val="none" w:sz="0" w:space="0" w:color="auto"/>
      </w:divBdr>
    </w:div>
    <w:div w:id="115611838">
      <w:bodyDiv w:val="1"/>
      <w:marLeft w:val="0"/>
      <w:marRight w:val="0"/>
      <w:marTop w:val="0"/>
      <w:marBottom w:val="0"/>
      <w:divBdr>
        <w:top w:val="none" w:sz="0" w:space="0" w:color="auto"/>
        <w:left w:val="none" w:sz="0" w:space="0" w:color="auto"/>
        <w:bottom w:val="none" w:sz="0" w:space="0" w:color="auto"/>
        <w:right w:val="none" w:sz="0" w:space="0" w:color="auto"/>
      </w:divBdr>
    </w:div>
    <w:div w:id="115687162">
      <w:bodyDiv w:val="1"/>
      <w:marLeft w:val="0"/>
      <w:marRight w:val="0"/>
      <w:marTop w:val="0"/>
      <w:marBottom w:val="0"/>
      <w:divBdr>
        <w:top w:val="none" w:sz="0" w:space="0" w:color="auto"/>
        <w:left w:val="none" w:sz="0" w:space="0" w:color="auto"/>
        <w:bottom w:val="none" w:sz="0" w:space="0" w:color="auto"/>
        <w:right w:val="none" w:sz="0" w:space="0" w:color="auto"/>
      </w:divBdr>
    </w:div>
    <w:div w:id="115755618">
      <w:bodyDiv w:val="1"/>
      <w:marLeft w:val="0"/>
      <w:marRight w:val="0"/>
      <w:marTop w:val="0"/>
      <w:marBottom w:val="0"/>
      <w:divBdr>
        <w:top w:val="none" w:sz="0" w:space="0" w:color="auto"/>
        <w:left w:val="none" w:sz="0" w:space="0" w:color="auto"/>
        <w:bottom w:val="none" w:sz="0" w:space="0" w:color="auto"/>
        <w:right w:val="none" w:sz="0" w:space="0" w:color="auto"/>
      </w:divBdr>
    </w:div>
    <w:div w:id="116023800">
      <w:bodyDiv w:val="1"/>
      <w:marLeft w:val="0"/>
      <w:marRight w:val="0"/>
      <w:marTop w:val="0"/>
      <w:marBottom w:val="0"/>
      <w:divBdr>
        <w:top w:val="none" w:sz="0" w:space="0" w:color="auto"/>
        <w:left w:val="none" w:sz="0" w:space="0" w:color="auto"/>
        <w:bottom w:val="none" w:sz="0" w:space="0" w:color="auto"/>
        <w:right w:val="none" w:sz="0" w:space="0" w:color="auto"/>
      </w:divBdr>
    </w:div>
    <w:div w:id="116221009">
      <w:bodyDiv w:val="1"/>
      <w:marLeft w:val="0"/>
      <w:marRight w:val="0"/>
      <w:marTop w:val="0"/>
      <w:marBottom w:val="0"/>
      <w:divBdr>
        <w:top w:val="none" w:sz="0" w:space="0" w:color="auto"/>
        <w:left w:val="none" w:sz="0" w:space="0" w:color="auto"/>
        <w:bottom w:val="none" w:sz="0" w:space="0" w:color="auto"/>
        <w:right w:val="none" w:sz="0" w:space="0" w:color="auto"/>
      </w:divBdr>
    </w:div>
    <w:div w:id="116291875">
      <w:bodyDiv w:val="1"/>
      <w:marLeft w:val="0"/>
      <w:marRight w:val="0"/>
      <w:marTop w:val="0"/>
      <w:marBottom w:val="0"/>
      <w:divBdr>
        <w:top w:val="none" w:sz="0" w:space="0" w:color="auto"/>
        <w:left w:val="none" w:sz="0" w:space="0" w:color="auto"/>
        <w:bottom w:val="none" w:sz="0" w:space="0" w:color="auto"/>
        <w:right w:val="none" w:sz="0" w:space="0" w:color="auto"/>
      </w:divBdr>
    </w:div>
    <w:div w:id="116991253">
      <w:bodyDiv w:val="1"/>
      <w:marLeft w:val="0"/>
      <w:marRight w:val="0"/>
      <w:marTop w:val="0"/>
      <w:marBottom w:val="0"/>
      <w:divBdr>
        <w:top w:val="none" w:sz="0" w:space="0" w:color="auto"/>
        <w:left w:val="none" w:sz="0" w:space="0" w:color="auto"/>
        <w:bottom w:val="none" w:sz="0" w:space="0" w:color="auto"/>
        <w:right w:val="none" w:sz="0" w:space="0" w:color="auto"/>
      </w:divBdr>
    </w:div>
    <w:div w:id="119232436">
      <w:bodyDiv w:val="1"/>
      <w:marLeft w:val="0"/>
      <w:marRight w:val="0"/>
      <w:marTop w:val="0"/>
      <w:marBottom w:val="0"/>
      <w:divBdr>
        <w:top w:val="none" w:sz="0" w:space="0" w:color="auto"/>
        <w:left w:val="none" w:sz="0" w:space="0" w:color="auto"/>
        <w:bottom w:val="none" w:sz="0" w:space="0" w:color="auto"/>
        <w:right w:val="none" w:sz="0" w:space="0" w:color="auto"/>
      </w:divBdr>
    </w:div>
    <w:div w:id="119348387">
      <w:bodyDiv w:val="1"/>
      <w:marLeft w:val="0"/>
      <w:marRight w:val="0"/>
      <w:marTop w:val="0"/>
      <w:marBottom w:val="0"/>
      <w:divBdr>
        <w:top w:val="none" w:sz="0" w:space="0" w:color="auto"/>
        <w:left w:val="none" w:sz="0" w:space="0" w:color="auto"/>
        <w:bottom w:val="none" w:sz="0" w:space="0" w:color="auto"/>
        <w:right w:val="none" w:sz="0" w:space="0" w:color="auto"/>
      </w:divBdr>
    </w:div>
    <w:div w:id="120199310">
      <w:bodyDiv w:val="1"/>
      <w:marLeft w:val="0"/>
      <w:marRight w:val="0"/>
      <w:marTop w:val="0"/>
      <w:marBottom w:val="0"/>
      <w:divBdr>
        <w:top w:val="none" w:sz="0" w:space="0" w:color="auto"/>
        <w:left w:val="none" w:sz="0" w:space="0" w:color="auto"/>
        <w:bottom w:val="none" w:sz="0" w:space="0" w:color="auto"/>
        <w:right w:val="none" w:sz="0" w:space="0" w:color="auto"/>
      </w:divBdr>
    </w:div>
    <w:div w:id="121771566">
      <w:bodyDiv w:val="1"/>
      <w:marLeft w:val="0"/>
      <w:marRight w:val="0"/>
      <w:marTop w:val="0"/>
      <w:marBottom w:val="0"/>
      <w:divBdr>
        <w:top w:val="none" w:sz="0" w:space="0" w:color="auto"/>
        <w:left w:val="none" w:sz="0" w:space="0" w:color="auto"/>
        <w:bottom w:val="none" w:sz="0" w:space="0" w:color="auto"/>
        <w:right w:val="none" w:sz="0" w:space="0" w:color="auto"/>
      </w:divBdr>
    </w:div>
    <w:div w:id="121924307">
      <w:bodyDiv w:val="1"/>
      <w:marLeft w:val="0"/>
      <w:marRight w:val="0"/>
      <w:marTop w:val="0"/>
      <w:marBottom w:val="0"/>
      <w:divBdr>
        <w:top w:val="none" w:sz="0" w:space="0" w:color="auto"/>
        <w:left w:val="none" w:sz="0" w:space="0" w:color="auto"/>
        <w:bottom w:val="none" w:sz="0" w:space="0" w:color="auto"/>
        <w:right w:val="none" w:sz="0" w:space="0" w:color="auto"/>
      </w:divBdr>
    </w:div>
    <w:div w:id="121928491">
      <w:bodyDiv w:val="1"/>
      <w:marLeft w:val="0"/>
      <w:marRight w:val="0"/>
      <w:marTop w:val="0"/>
      <w:marBottom w:val="0"/>
      <w:divBdr>
        <w:top w:val="none" w:sz="0" w:space="0" w:color="auto"/>
        <w:left w:val="none" w:sz="0" w:space="0" w:color="auto"/>
        <w:bottom w:val="none" w:sz="0" w:space="0" w:color="auto"/>
        <w:right w:val="none" w:sz="0" w:space="0" w:color="auto"/>
      </w:divBdr>
    </w:div>
    <w:div w:id="122308691">
      <w:bodyDiv w:val="1"/>
      <w:marLeft w:val="0"/>
      <w:marRight w:val="0"/>
      <w:marTop w:val="0"/>
      <w:marBottom w:val="0"/>
      <w:divBdr>
        <w:top w:val="none" w:sz="0" w:space="0" w:color="auto"/>
        <w:left w:val="none" w:sz="0" w:space="0" w:color="auto"/>
        <w:bottom w:val="none" w:sz="0" w:space="0" w:color="auto"/>
        <w:right w:val="none" w:sz="0" w:space="0" w:color="auto"/>
      </w:divBdr>
    </w:div>
    <w:div w:id="123086763">
      <w:bodyDiv w:val="1"/>
      <w:marLeft w:val="0"/>
      <w:marRight w:val="0"/>
      <w:marTop w:val="0"/>
      <w:marBottom w:val="0"/>
      <w:divBdr>
        <w:top w:val="none" w:sz="0" w:space="0" w:color="auto"/>
        <w:left w:val="none" w:sz="0" w:space="0" w:color="auto"/>
        <w:bottom w:val="none" w:sz="0" w:space="0" w:color="auto"/>
        <w:right w:val="none" w:sz="0" w:space="0" w:color="auto"/>
      </w:divBdr>
    </w:div>
    <w:div w:id="123156566">
      <w:bodyDiv w:val="1"/>
      <w:marLeft w:val="0"/>
      <w:marRight w:val="0"/>
      <w:marTop w:val="0"/>
      <w:marBottom w:val="0"/>
      <w:divBdr>
        <w:top w:val="none" w:sz="0" w:space="0" w:color="auto"/>
        <w:left w:val="none" w:sz="0" w:space="0" w:color="auto"/>
        <w:bottom w:val="none" w:sz="0" w:space="0" w:color="auto"/>
        <w:right w:val="none" w:sz="0" w:space="0" w:color="auto"/>
      </w:divBdr>
    </w:div>
    <w:div w:id="123931722">
      <w:bodyDiv w:val="1"/>
      <w:marLeft w:val="0"/>
      <w:marRight w:val="0"/>
      <w:marTop w:val="0"/>
      <w:marBottom w:val="0"/>
      <w:divBdr>
        <w:top w:val="none" w:sz="0" w:space="0" w:color="auto"/>
        <w:left w:val="none" w:sz="0" w:space="0" w:color="auto"/>
        <w:bottom w:val="none" w:sz="0" w:space="0" w:color="auto"/>
        <w:right w:val="none" w:sz="0" w:space="0" w:color="auto"/>
      </w:divBdr>
    </w:div>
    <w:div w:id="124936401">
      <w:bodyDiv w:val="1"/>
      <w:marLeft w:val="0"/>
      <w:marRight w:val="0"/>
      <w:marTop w:val="0"/>
      <w:marBottom w:val="0"/>
      <w:divBdr>
        <w:top w:val="none" w:sz="0" w:space="0" w:color="auto"/>
        <w:left w:val="none" w:sz="0" w:space="0" w:color="auto"/>
        <w:bottom w:val="none" w:sz="0" w:space="0" w:color="auto"/>
        <w:right w:val="none" w:sz="0" w:space="0" w:color="auto"/>
      </w:divBdr>
    </w:div>
    <w:div w:id="125977352">
      <w:bodyDiv w:val="1"/>
      <w:marLeft w:val="0"/>
      <w:marRight w:val="0"/>
      <w:marTop w:val="0"/>
      <w:marBottom w:val="0"/>
      <w:divBdr>
        <w:top w:val="none" w:sz="0" w:space="0" w:color="auto"/>
        <w:left w:val="none" w:sz="0" w:space="0" w:color="auto"/>
        <w:bottom w:val="none" w:sz="0" w:space="0" w:color="auto"/>
        <w:right w:val="none" w:sz="0" w:space="0" w:color="auto"/>
      </w:divBdr>
    </w:div>
    <w:div w:id="126052185">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26359544">
      <w:bodyDiv w:val="1"/>
      <w:marLeft w:val="0"/>
      <w:marRight w:val="0"/>
      <w:marTop w:val="0"/>
      <w:marBottom w:val="0"/>
      <w:divBdr>
        <w:top w:val="none" w:sz="0" w:space="0" w:color="auto"/>
        <w:left w:val="none" w:sz="0" w:space="0" w:color="auto"/>
        <w:bottom w:val="none" w:sz="0" w:space="0" w:color="auto"/>
        <w:right w:val="none" w:sz="0" w:space="0" w:color="auto"/>
      </w:divBdr>
    </w:div>
    <w:div w:id="127666742">
      <w:bodyDiv w:val="1"/>
      <w:marLeft w:val="0"/>
      <w:marRight w:val="0"/>
      <w:marTop w:val="0"/>
      <w:marBottom w:val="0"/>
      <w:divBdr>
        <w:top w:val="none" w:sz="0" w:space="0" w:color="auto"/>
        <w:left w:val="none" w:sz="0" w:space="0" w:color="auto"/>
        <w:bottom w:val="none" w:sz="0" w:space="0" w:color="auto"/>
        <w:right w:val="none" w:sz="0" w:space="0" w:color="auto"/>
      </w:divBdr>
    </w:div>
    <w:div w:id="128133000">
      <w:bodyDiv w:val="1"/>
      <w:marLeft w:val="0"/>
      <w:marRight w:val="0"/>
      <w:marTop w:val="0"/>
      <w:marBottom w:val="0"/>
      <w:divBdr>
        <w:top w:val="none" w:sz="0" w:space="0" w:color="auto"/>
        <w:left w:val="none" w:sz="0" w:space="0" w:color="auto"/>
        <w:bottom w:val="none" w:sz="0" w:space="0" w:color="auto"/>
        <w:right w:val="none" w:sz="0" w:space="0" w:color="auto"/>
      </w:divBdr>
    </w:div>
    <w:div w:id="128207476">
      <w:bodyDiv w:val="1"/>
      <w:marLeft w:val="0"/>
      <w:marRight w:val="0"/>
      <w:marTop w:val="0"/>
      <w:marBottom w:val="0"/>
      <w:divBdr>
        <w:top w:val="none" w:sz="0" w:space="0" w:color="auto"/>
        <w:left w:val="none" w:sz="0" w:space="0" w:color="auto"/>
        <w:bottom w:val="none" w:sz="0" w:space="0" w:color="auto"/>
        <w:right w:val="none" w:sz="0" w:space="0" w:color="auto"/>
      </w:divBdr>
    </w:div>
    <w:div w:id="129132243">
      <w:bodyDiv w:val="1"/>
      <w:marLeft w:val="0"/>
      <w:marRight w:val="0"/>
      <w:marTop w:val="0"/>
      <w:marBottom w:val="0"/>
      <w:divBdr>
        <w:top w:val="none" w:sz="0" w:space="0" w:color="auto"/>
        <w:left w:val="none" w:sz="0" w:space="0" w:color="auto"/>
        <w:bottom w:val="none" w:sz="0" w:space="0" w:color="auto"/>
        <w:right w:val="none" w:sz="0" w:space="0" w:color="auto"/>
      </w:divBdr>
    </w:div>
    <w:div w:id="129516311">
      <w:bodyDiv w:val="1"/>
      <w:marLeft w:val="0"/>
      <w:marRight w:val="0"/>
      <w:marTop w:val="0"/>
      <w:marBottom w:val="0"/>
      <w:divBdr>
        <w:top w:val="none" w:sz="0" w:space="0" w:color="auto"/>
        <w:left w:val="none" w:sz="0" w:space="0" w:color="auto"/>
        <w:bottom w:val="none" w:sz="0" w:space="0" w:color="auto"/>
        <w:right w:val="none" w:sz="0" w:space="0" w:color="auto"/>
      </w:divBdr>
    </w:div>
    <w:div w:id="129788912">
      <w:bodyDiv w:val="1"/>
      <w:marLeft w:val="0"/>
      <w:marRight w:val="0"/>
      <w:marTop w:val="0"/>
      <w:marBottom w:val="0"/>
      <w:divBdr>
        <w:top w:val="none" w:sz="0" w:space="0" w:color="auto"/>
        <w:left w:val="none" w:sz="0" w:space="0" w:color="auto"/>
        <w:bottom w:val="none" w:sz="0" w:space="0" w:color="auto"/>
        <w:right w:val="none" w:sz="0" w:space="0" w:color="auto"/>
      </w:divBdr>
    </w:div>
    <w:div w:id="129979394">
      <w:bodyDiv w:val="1"/>
      <w:marLeft w:val="0"/>
      <w:marRight w:val="0"/>
      <w:marTop w:val="0"/>
      <w:marBottom w:val="0"/>
      <w:divBdr>
        <w:top w:val="none" w:sz="0" w:space="0" w:color="auto"/>
        <w:left w:val="none" w:sz="0" w:space="0" w:color="auto"/>
        <w:bottom w:val="none" w:sz="0" w:space="0" w:color="auto"/>
        <w:right w:val="none" w:sz="0" w:space="0" w:color="auto"/>
      </w:divBdr>
    </w:div>
    <w:div w:id="130246400">
      <w:bodyDiv w:val="1"/>
      <w:marLeft w:val="0"/>
      <w:marRight w:val="0"/>
      <w:marTop w:val="0"/>
      <w:marBottom w:val="0"/>
      <w:divBdr>
        <w:top w:val="none" w:sz="0" w:space="0" w:color="auto"/>
        <w:left w:val="none" w:sz="0" w:space="0" w:color="auto"/>
        <w:bottom w:val="none" w:sz="0" w:space="0" w:color="auto"/>
        <w:right w:val="none" w:sz="0" w:space="0" w:color="auto"/>
      </w:divBdr>
    </w:div>
    <w:div w:id="130563979">
      <w:bodyDiv w:val="1"/>
      <w:marLeft w:val="0"/>
      <w:marRight w:val="0"/>
      <w:marTop w:val="0"/>
      <w:marBottom w:val="0"/>
      <w:divBdr>
        <w:top w:val="none" w:sz="0" w:space="0" w:color="auto"/>
        <w:left w:val="none" w:sz="0" w:space="0" w:color="auto"/>
        <w:bottom w:val="none" w:sz="0" w:space="0" w:color="auto"/>
        <w:right w:val="none" w:sz="0" w:space="0" w:color="auto"/>
      </w:divBdr>
    </w:div>
    <w:div w:id="131020089">
      <w:bodyDiv w:val="1"/>
      <w:marLeft w:val="0"/>
      <w:marRight w:val="0"/>
      <w:marTop w:val="0"/>
      <w:marBottom w:val="0"/>
      <w:divBdr>
        <w:top w:val="none" w:sz="0" w:space="0" w:color="auto"/>
        <w:left w:val="none" w:sz="0" w:space="0" w:color="auto"/>
        <w:bottom w:val="none" w:sz="0" w:space="0" w:color="auto"/>
        <w:right w:val="none" w:sz="0" w:space="0" w:color="auto"/>
      </w:divBdr>
    </w:div>
    <w:div w:id="132723160">
      <w:bodyDiv w:val="1"/>
      <w:marLeft w:val="0"/>
      <w:marRight w:val="0"/>
      <w:marTop w:val="0"/>
      <w:marBottom w:val="0"/>
      <w:divBdr>
        <w:top w:val="none" w:sz="0" w:space="0" w:color="auto"/>
        <w:left w:val="none" w:sz="0" w:space="0" w:color="auto"/>
        <w:bottom w:val="none" w:sz="0" w:space="0" w:color="auto"/>
        <w:right w:val="none" w:sz="0" w:space="0" w:color="auto"/>
      </w:divBdr>
    </w:div>
    <w:div w:id="133260911">
      <w:bodyDiv w:val="1"/>
      <w:marLeft w:val="0"/>
      <w:marRight w:val="0"/>
      <w:marTop w:val="0"/>
      <w:marBottom w:val="0"/>
      <w:divBdr>
        <w:top w:val="none" w:sz="0" w:space="0" w:color="auto"/>
        <w:left w:val="none" w:sz="0" w:space="0" w:color="auto"/>
        <w:bottom w:val="none" w:sz="0" w:space="0" w:color="auto"/>
        <w:right w:val="none" w:sz="0" w:space="0" w:color="auto"/>
      </w:divBdr>
    </w:div>
    <w:div w:id="133446478">
      <w:bodyDiv w:val="1"/>
      <w:marLeft w:val="0"/>
      <w:marRight w:val="0"/>
      <w:marTop w:val="0"/>
      <w:marBottom w:val="0"/>
      <w:divBdr>
        <w:top w:val="none" w:sz="0" w:space="0" w:color="auto"/>
        <w:left w:val="none" w:sz="0" w:space="0" w:color="auto"/>
        <w:bottom w:val="none" w:sz="0" w:space="0" w:color="auto"/>
        <w:right w:val="none" w:sz="0" w:space="0" w:color="auto"/>
      </w:divBdr>
    </w:div>
    <w:div w:id="133715004">
      <w:bodyDiv w:val="1"/>
      <w:marLeft w:val="0"/>
      <w:marRight w:val="0"/>
      <w:marTop w:val="0"/>
      <w:marBottom w:val="0"/>
      <w:divBdr>
        <w:top w:val="none" w:sz="0" w:space="0" w:color="auto"/>
        <w:left w:val="none" w:sz="0" w:space="0" w:color="auto"/>
        <w:bottom w:val="none" w:sz="0" w:space="0" w:color="auto"/>
        <w:right w:val="none" w:sz="0" w:space="0" w:color="auto"/>
      </w:divBdr>
    </w:div>
    <w:div w:id="134104995">
      <w:bodyDiv w:val="1"/>
      <w:marLeft w:val="0"/>
      <w:marRight w:val="0"/>
      <w:marTop w:val="0"/>
      <w:marBottom w:val="0"/>
      <w:divBdr>
        <w:top w:val="none" w:sz="0" w:space="0" w:color="auto"/>
        <w:left w:val="none" w:sz="0" w:space="0" w:color="auto"/>
        <w:bottom w:val="none" w:sz="0" w:space="0" w:color="auto"/>
        <w:right w:val="none" w:sz="0" w:space="0" w:color="auto"/>
      </w:divBdr>
    </w:div>
    <w:div w:id="135418334">
      <w:bodyDiv w:val="1"/>
      <w:marLeft w:val="0"/>
      <w:marRight w:val="0"/>
      <w:marTop w:val="0"/>
      <w:marBottom w:val="0"/>
      <w:divBdr>
        <w:top w:val="none" w:sz="0" w:space="0" w:color="auto"/>
        <w:left w:val="none" w:sz="0" w:space="0" w:color="auto"/>
        <w:bottom w:val="none" w:sz="0" w:space="0" w:color="auto"/>
        <w:right w:val="none" w:sz="0" w:space="0" w:color="auto"/>
      </w:divBdr>
    </w:div>
    <w:div w:id="135922103">
      <w:bodyDiv w:val="1"/>
      <w:marLeft w:val="0"/>
      <w:marRight w:val="0"/>
      <w:marTop w:val="0"/>
      <w:marBottom w:val="0"/>
      <w:divBdr>
        <w:top w:val="none" w:sz="0" w:space="0" w:color="auto"/>
        <w:left w:val="none" w:sz="0" w:space="0" w:color="auto"/>
        <w:bottom w:val="none" w:sz="0" w:space="0" w:color="auto"/>
        <w:right w:val="none" w:sz="0" w:space="0" w:color="auto"/>
      </w:divBdr>
    </w:div>
    <w:div w:id="136993690">
      <w:bodyDiv w:val="1"/>
      <w:marLeft w:val="0"/>
      <w:marRight w:val="0"/>
      <w:marTop w:val="0"/>
      <w:marBottom w:val="0"/>
      <w:divBdr>
        <w:top w:val="none" w:sz="0" w:space="0" w:color="auto"/>
        <w:left w:val="none" w:sz="0" w:space="0" w:color="auto"/>
        <w:bottom w:val="none" w:sz="0" w:space="0" w:color="auto"/>
        <w:right w:val="none" w:sz="0" w:space="0" w:color="auto"/>
      </w:divBdr>
    </w:div>
    <w:div w:id="137260442">
      <w:bodyDiv w:val="1"/>
      <w:marLeft w:val="0"/>
      <w:marRight w:val="0"/>
      <w:marTop w:val="0"/>
      <w:marBottom w:val="0"/>
      <w:divBdr>
        <w:top w:val="none" w:sz="0" w:space="0" w:color="auto"/>
        <w:left w:val="none" w:sz="0" w:space="0" w:color="auto"/>
        <w:bottom w:val="none" w:sz="0" w:space="0" w:color="auto"/>
        <w:right w:val="none" w:sz="0" w:space="0" w:color="auto"/>
      </w:divBdr>
    </w:div>
    <w:div w:id="137890138">
      <w:bodyDiv w:val="1"/>
      <w:marLeft w:val="0"/>
      <w:marRight w:val="0"/>
      <w:marTop w:val="0"/>
      <w:marBottom w:val="0"/>
      <w:divBdr>
        <w:top w:val="none" w:sz="0" w:space="0" w:color="auto"/>
        <w:left w:val="none" w:sz="0" w:space="0" w:color="auto"/>
        <w:bottom w:val="none" w:sz="0" w:space="0" w:color="auto"/>
        <w:right w:val="none" w:sz="0" w:space="0" w:color="auto"/>
      </w:divBdr>
    </w:div>
    <w:div w:id="138034205">
      <w:bodyDiv w:val="1"/>
      <w:marLeft w:val="0"/>
      <w:marRight w:val="0"/>
      <w:marTop w:val="0"/>
      <w:marBottom w:val="0"/>
      <w:divBdr>
        <w:top w:val="none" w:sz="0" w:space="0" w:color="auto"/>
        <w:left w:val="none" w:sz="0" w:space="0" w:color="auto"/>
        <w:bottom w:val="none" w:sz="0" w:space="0" w:color="auto"/>
        <w:right w:val="none" w:sz="0" w:space="0" w:color="auto"/>
      </w:divBdr>
    </w:div>
    <w:div w:id="138544902">
      <w:bodyDiv w:val="1"/>
      <w:marLeft w:val="0"/>
      <w:marRight w:val="0"/>
      <w:marTop w:val="0"/>
      <w:marBottom w:val="0"/>
      <w:divBdr>
        <w:top w:val="none" w:sz="0" w:space="0" w:color="auto"/>
        <w:left w:val="none" w:sz="0" w:space="0" w:color="auto"/>
        <w:bottom w:val="none" w:sz="0" w:space="0" w:color="auto"/>
        <w:right w:val="none" w:sz="0" w:space="0" w:color="auto"/>
      </w:divBdr>
    </w:div>
    <w:div w:id="139613005">
      <w:bodyDiv w:val="1"/>
      <w:marLeft w:val="0"/>
      <w:marRight w:val="0"/>
      <w:marTop w:val="0"/>
      <w:marBottom w:val="0"/>
      <w:divBdr>
        <w:top w:val="none" w:sz="0" w:space="0" w:color="auto"/>
        <w:left w:val="none" w:sz="0" w:space="0" w:color="auto"/>
        <w:bottom w:val="none" w:sz="0" w:space="0" w:color="auto"/>
        <w:right w:val="none" w:sz="0" w:space="0" w:color="auto"/>
      </w:divBdr>
    </w:div>
    <w:div w:id="140199898">
      <w:bodyDiv w:val="1"/>
      <w:marLeft w:val="0"/>
      <w:marRight w:val="0"/>
      <w:marTop w:val="0"/>
      <w:marBottom w:val="0"/>
      <w:divBdr>
        <w:top w:val="none" w:sz="0" w:space="0" w:color="auto"/>
        <w:left w:val="none" w:sz="0" w:space="0" w:color="auto"/>
        <w:bottom w:val="none" w:sz="0" w:space="0" w:color="auto"/>
        <w:right w:val="none" w:sz="0" w:space="0" w:color="auto"/>
      </w:divBdr>
    </w:div>
    <w:div w:id="140393353">
      <w:bodyDiv w:val="1"/>
      <w:marLeft w:val="0"/>
      <w:marRight w:val="0"/>
      <w:marTop w:val="0"/>
      <w:marBottom w:val="0"/>
      <w:divBdr>
        <w:top w:val="none" w:sz="0" w:space="0" w:color="auto"/>
        <w:left w:val="none" w:sz="0" w:space="0" w:color="auto"/>
        <w:bottom w:val="none" w:sz="0" w:space="0" w:color="auto"/>
        <w:right w:val="none" w:sz="0" w:space="0" w:color="auto"/>
      </w:divBdr>
    </w:div>
    <w:div w:id="140466396">
      <w:bodyDiv w:val="1"/>
      <w:marLeft w:val="0"/>
      <w:marRight w:val="0"/>
      <w:marTop w:val="0"/>
      <w:marBottom w:val="0"/>
      <w:divBdr>
        <w:top w:val="none" w:sz="0" w:space="0" w:color="auto"/>
        <w:left w:val="none" w:sz="0" w:space="0" w:color="auto"/>
        <w:bottom w:val="none" w:sz="0" w:space="0" w:color="auto"/>
        <w:right w:val="none" w:sz="0" w:space="0" w:color="auto"/>
      </w:divBdr>
    </w:div>
    <w:div w:id="141509442">
      <w:bodyDiv w:val="1"/>
      <w:marLeft w:val="0"/>
      <w:marRight w:val="0"/>
      <w:marTop w:val="0"/>
      <w:marBottom w:val="0"/>
      <w:divBdr>
        <w:top w:val="none" w:sz="0" w:space="0" w:color="auto"/>
        <w:left w:val="none" w:sz="0" w:space="0" w:color="auto"/>
        <w:bottom w:val="none" w:sz="0" w:space="0" w:color="auto"/>
        <w:right w:val="none" w:sz="0" w:space="0" w:color="auto"/>
      </w:divBdr>
    </w:div>
    <w:div w:id="143091289">
      <w:bodyDiv w:val="1"/>
      <w:marLeft w:val="0"/>
      <w:marRight w:val="0"/>
      <w:marTop w:val="0"/>
      <w:marBottom w:val="0"/>
      <w:divBdr>
        <w:top w:val="none" w:sz="0" w:space="0" w:color="auto"/>
        <w:left w:val="none" w:sz="0" w:space="0" w:color="auto"/>
        <w:bottom w:val="none" w:sz="0" w:space="0" w:color="auto"/>
        <w:right w:val="none" w:sz="0" w:space="0" w:color="auto"/>
      </w:divBdr>
    </w:div>
    <w:div w:id="143544026">
      <w:bodyDiv w:val="1"/>
      <w:marLeft w:val="0"/>
      <w:marRight w:val="0"/>
      <w:marTop w:val="0"/>
      <w:marBottom w:val="0"/>
      <w:divBdr>
        <w:top w:val="none" w:sz="0" w:space="0" w:color="auto"/>
        <w:left w:val="none" w:sz="0" w:space="0" w:color="auto"/>
        <w:bottom w:val="none" w:sz="0" w:space="0" w:color="auto"/>
        <w:right w:val="none" w:sz="0" w:space="0" w:color="auto"/>
      </w:divBdr>
    </w:div>
    <w:div w:id="148522474">
      <w:bodyDiv w:val="1"/>
      <w:marLeft w:val="0"/>
      <w:marRight w:val="0"/>
      <w:marTop w:val="0"/>
      <w:marBottom w:val="0"/>
      <w:divBdr>
        <w:top w:val="none" w:sz="0" w:space="0" w:color="auto"/>
        <w:left w:val="none" w:sz="0" w:space="0" w:color="auto"/>
        <w:bottom w:val="none" w:sz="0" w:space="0" w:color="auto"/>
        <w:right w:val="none" w:sz="0" w:space="0" w:color="auto"/>
      </w:divBdr>
    </w:div>
    <w:div w:id="149955245">
      <w:bodyDiv w:val="1"/>
      <w:marLeft w:val="0"/>
      <w:marRight w:val="0"/>
      <w:marTop w:val="0"/>
      <w:marBottom w:val="0"/>
      <w:divBdr>
        <w:top w:val="none" w:sz="0" w:space="0" w:color="auto"/>
        <w:left w:val="none" w:sz="0" w:space="0" w:color="auto"/>
        <w:bottom w:val="none" w:sz="0" w:space="0" w:color="auto"/>
        <w:right w:val="none" w:sz="0" w:space="0" w:color="auto"/>
      </w:divBdr>
    </w:div>
    <w:div w:id="150024091">
      <w:bodyDiv w:val="1"/>
      <w:marLeft w:val="0"/>
      <w:marRight w:val="0"/>
      <w:marTop w:val="0"/>
      <w:marBottom w:val="0"/>
      <w:divBdr>
        <w:top w:val="none" w:sz="0" w:space="0" w:color="auto"/>
        <w:left w:val="none" w:sz="0" w:space="0" w:color="auto"/>
        <w:bottom w:val="none" w:sz="0" w:space="0" w:color="auto"/>
        <w:right w:val="none" w:sz="0" w:space="0" w:color="auto"/>
      </w:divBdr>
    </w:div>
    <w:div w:id="151796895">
      <w:bodyDiv w:val="1"/>
      <w:marLeft w:val="0"/>
      <w:marRight w:val="0"/>
      <w:marTop w:val="0"/>
      <w:marBottom w:val="0"/>
      <w:divBdr>
        <w:top w:val="none" w:sz="0" w:space="0" w:color="auto"/>
        <w:left w:val="none" w:sz="0" w:space="0" w:color="auto"/>
        <w:bottom w:val="none" w:sz="0" w:space="0" w:color="auto"/>
        <w:right w:val="none" w:sz="0" w:space="0" w:color="auto"/>
      </w:divBdr>
    </w:div>
    <w:div w:id="151871073">
      <w:bodyDiv w:val="1"/>
      <w:marLeft w:val="0"/>
      <w:marRight w:val="0"/>
      <w:marTop w:val="0"/>
      <w:marBottom w:val="0"/>
      <w:divBdr>
        <w:top w:val="none" w:sz="0" w:space="0" w:color="auto"/>
        <w:left w:val="none" w:sz="0" w:space="0" w:color="auto"/>
        <w:bottom w:val="none" w:sz="0" w:space="0" w:color="auto"/>
        <w:right w:val="none" w:sz="0" w:space="0" w:color="auto"/>
      </w:divBdr>
    </w:div>
    <w:div w:id="152449806">
      <w:bodyDiv w:val="1"/>
      <w:marLeft w:val="0"/>
      <w:marRight w:val="0"/>
      <w:marTop w:val="0"/>
      <w:marBottom w:val="0"/>
      <w:divBdr>
        <w:top w:val="none" w:sz="0" w:space="0" w:color="auto"/>
        <w:left w:val="none" w:sz="0" w:space="0" w:color="auto"/>
        <w:bottom w:val="none" w:sz="0" w:space="0" w:color="auto"/>
        <w:right w:val="none" w:sz="0" w:space="0" w:color="auto"/>
      </w:divBdr>
    </w:div>
    <w:div w:id="152646429">
      <w:bodyDiv w:val="1"/>
      <w:marLeft w:val="0"/>
      <w:marRight w:val="0"/>
      <w:marTop w:val="0"/>
      <w:marBottom w:val="0"/>
      <w:divBdr>
        <w:top w:val="none" w:sz="0" w:space="0" w:color="auto"/>
        <w:left w:val="none" w:sz="0" w:space="0" w:color="auto"/>
        <w:bottom w:val="none" w:sz="0" w:space="0" w:color="auto"/>
        <w:right w:val="none" w:sz="0" w:space="0" w:color="auto"/>
      </w:divBdr>
    </w:div>
    <w:div w:id="154759381">
      <w:bodyDiv w:val="1"/>
      <w:marLeft w:val="0"/>
      <w:marRight w:val="0"/>
      <w:marTop w:val="0"/>
      <w:marBottom w:val="0"/>
      <w:divBdr>
        <w:top w:val="none" w:sz="0" w:space="0" w:color="auto"/>
        <w:left w:val="none" w:sz="0" w:space="0" w:color="auto"/>
        <w:bottom w:val="none" w:sz="0" w:space="0" w:color="auto"/>
        <w:right w:val="none" w:sz="0" w:space="0" w:color="auto"/>
      </w:divBdr>
    </w:div>
    <w:div w:id="156390060">
      <w:bodyDiv w:val="1"/>
      <w:marLeft w:val="0"/>
      <w:marRight w:val="0"/>
      <w:marTop w:val="0"/>
      <w:marBottom w:val="0"/>
      <w:divBdr>
        <w:top w:val="none" w:sz="0" w:space="0" w:color="auto"/>
        <w:left w:val="none" w:sz="0" w:space="0" w:color="auto"/>
        <w:bottom w:val="none" w:sz="0" w:space="0" w:color="auto"/>
        <w:right w:val="none" w:sz="0" w:space="0" w:color="auto"/>
      </w:divBdr>
    </w:div>
    <w:div w:id="156655937">
      <w:bodyDiv w:val="1"/>
      <w:marLeft w:val="0"/>
      <w:marRight w:val="0"/>
      <w:marTop w:val="0"/>
      <w:marBottom w:val="0"/>
      <w:divBdr>
        <w:top w:val="none" w:sz="0" w:space="0" w:color="auto"/>
        <w:left w:val="none" w:sz="0" w:space="0" w:color="auto"/>
        <w:bottom w:val="none" w:sz="0" w:space="0" w:color="auto"/>
        <w:right w:val="none" w:sz="0" w:space="0" w:color="auto"/>
      </w:divBdr>
    </w:div>
    <w:div w:id="157504618">
      <w:bodyDiv w:val="1"/>
      <w:marLeft w:val="0"/>
      <w:marRight w:val="0"/>
      <w:marTop w:val="0"/>
      <w:marBottom w:val="0"/>
      <w:divBdr>
        <w:top w:val="none" w:sz="0" w:space="0" w:color="auto"/>
        <w:left w:val="none" w:sz="0" w:space="0" w:color="auto"/>
        <w:bottom w:val="none" w:sz="0" w:space="0" w:color="auto"/>
        <w:right w:val="none" w:sz="0" w:space="0" w:color="auto"/>
      </w:divBdr>
    </w:div>
    <w:div w:id="157577339">
      <w:bodyDiv w:val="1"/>
      <w:marLeft w:val="0"/>
      <w:marRight w:val="0"/>
      <w:marTop w:val="0"/>
      <w:marBottom w:val="0"/>
      <w:divBdr>
        <w:top w:val="none" w:sz="0" w:space="0" w:color="auto"/>
        <w:left w:val="none" w:sz="0" w:space="0" w:color="auto"/>
        <w:bottom w:val="none" w:sz="0" w:space="0" w:color="auto"/>
        <w:right w:val="none" w:sz="0" w:space="0" w:color="auto"/>
      </w:divBdr>
    </w:div>
    <w:div w:id="159196756">
      <w:bodyDiv w:val="1"/>
      <w:marLeft w:val="0"/>
      <w:marRight w:val="0"/>
      <w:marTop w:val="0"/>
      <w:marBottom w:val="0"/>
      <w:divBdr>
        <w:top w:val="none" w:sz="0" w:space="0" w:color="auto"/>
        <w:left w:val="none" w:sz="0" w:space="0" w:color="auto"/>
        <w:bottom w:val="none" w:sz="0" w:space="0" w:color="auto"/>
        <w:right w:val="none" w:sz="0" w:space="0" w:color="auto"/>
      </w:divBdr>
    </w:div>
    <w:div w:id="160629164">
      <w:bodyDiv w:val="1"/>
      <w:marLeft w:val="0"/>
      <w:marRight w:val="0"/>
      <w:marTop w:val="0"/>
      <w:marBottom w:val="0"/>
      <w:divBdr>
        <w:top w:val="none" w:sz="0" w:space="0" w:color="auto"/>
        <w:left w:val="none" w:sz="0" w:space="0" w:color="auto"/>
        <w:bottom w:val="none" w:sz="0" w:space="0" w:color="auto"/>
        <w:right w:val="none" w:sz="0" w:space="0" w:color="auto"/>
      </w:divBdr>
    </w:div>
    <w:div w:id="160968039">
      <w:bodyDiv w:val="1"/>
      <w:marLeft w:val="0"/>
      <w:marRight w:val="0"/>
      <w:marTop w:val="0"/>
      <w:marBottom w:val="0"/>
      <w:divBdr>
        <w:top w:val="none" w:sz="0" w:space="0" w:color="auto"/>
        <w:left w:val="none" w:sz="0" w:space="0" w:color="auto"/>
        <w:bottom w:val="none" w:sz="0" w:space="0" w:color="auto"/>
        <w:right w:val="none" w:sz="0" w:space="0" w:color="auto"/>
      </w:divBdr>
    </w:div>
    <w:div w:id="162010719">
      <w:bodyDiv w:val="1"/>
      <w:marLeft w:val="0"/>
      <w:marRight w:val="0"/>
      <w:marTop w:val="0"/>
      <w:marBottom w:val="0"/>
      <w:divBdr>
        <w:top w:val="none" w:sz="0" w:space="0" w:color="auto"/>
        <w:left w:val="none" w:sz="0" w:space="0" w:color="auto"/>
        <w:bottom w:val="none" w:sz="0" w:space="0" w:color="auto"/>
        <w:right w:val="none" w:sz="0" w:space="0" w:color="auto"/>
      </w:divBdr>
    </w:div>
    <w:div w:id="162742453">
      <w:bodyDiv w:val="1"/>
      <w:marLeft w:val="0"/>
      <w:marRight w:val="0"/>
      <w:marTop w:val="0"/>
      <w:marBottom w:val="0"/>
      <w:divBdr>
        <w:top w:val="none" w:sz="0" w:space="0" w:color="auto"/>
        <w:left w:val="none" w:sz="0" w:space="0" w:color="auto"/>
        <w:bottom w:val="none" w:sz="0" w:space="0" w:color="auto"/>
        <w:right w:val="none" w:sz="0" w:space="0" w:color="auto"/>
      </w:divBdr>
    </w:div>
    <w:div w:id="163133802">
      <w:bodyDiv w:val="1"/>
      <w:marLeft w:val="0"/>
      <w:marRight w:val="0"/>
      <w:marTop w:val="0"/>
      <w:marBottom w:val="0"/>
      <w:divBdr>
        <w:top w:val="none" w:sz="0" w:space="0" w:color="auto"/>
        <w:left w:val="none" w:sz="0" w:space="0" w:color="auto"/>
        <w:bottom w:val="none" w:sz="0" w:space="0" w:color="auto"/>
        <w:right w:val="none" w:sz="0" w:space="0" w:color="auto"/>
      </w:divBdr>
    </w:div>
    <w:div w:id="163207210">
      <w:bodyDiv w:val="1"/>
      <w:marLeft w:val="0"/>
      <w:marRight w:val="0"/>
      <w:marTop w:val="0"/>
      <w:marBottom w:val="0"/>
      <w:divBdr>
        <w:top w:val="none" w:sz="0" w:space="0" w:color="auto"/>
        <w:left w:val="none" w:sz="0" w:space="0" w:color="auto"/>
        <w:bottom w:val="none" w:sz="0" w:space="0" w:color="auto"/>
        <w:right w:val="none" w:sz="0" w:space="0" w:color="auto"/>
      </w:divBdr>
    </w:div>
    <w:div w:id="163517177">
      <w:bodyDiv w:val="1"/>
      <w:marLeft w:val="0"/>
      <w:marRight w:val="0"/>
      <w:marTop w:val="0"/>
      <w:marBottom w:val="0"/>
      <w:divBdr>
        <w:top w:val="none" w:sz="0" w:space="0" w:color="auto"/>
        <w:left w:val="none" w:sz="0" w:space="0" w:color="auto"/>
        <w:bottom w:val="none" w:sz="0" w:space="0" w:color="auto"/>
        <w:right w:val="none" w:sz="0" w:space="0" w:color="auto"/>
      </w:divBdr>
    </w:div>
    <w:div w:id="164172458">
      <w:bodyDiv w:val="1"/>
      <w:marLeft w:val="0"/>
      <w:marRight w:val="0"/>
      <w:marTop w:val="0"/>
      <w:marBottom w:val="0"/>
      <w:divBdr>
        <w:top w:val="none" w:sz="0" w:space="0" w:color="auto"/>
        <w:left w:val="none" w:sz="0" w:space="0" w:color="auto"/>
        <w:bottom w:val="none" w:sz="0" w:space="0" w:color="auto"/>
        <w:right w:val="none" w:sz="0" w:space="0" w:color="auto"/>
      </w:divBdr>
    </w:div>
    <w:div w:id="164440579">
      <w:bodyDiv w:val="1"/>
      <w:marLeft w:val="0"/>
      <w:marRight w:val="0"/>
      <w:marTop w:val="0"/>
      <w:marBottom w:val="0"/>
      <w:divBdr>
        <w:top w:val="none" w:sz="0" w:space="0" w:color="auto"/>
        <w:left w:val="none" w:sz="0" w:space="0" w:color="auto"/>
        <w:bottom w:val="none" w:sz="0" w:space="0" w:color="auto"/>
        <w:right w:val="none" w:sz="0" w:space="0" w:color="auto"/>
      </w:divBdr>
    </w:div>
    <w:div w:id="164715217">
      <w:bodyDiv w:val="1"/>
      <w:marLeft w:val="0"/>
      <w:marRight w:val="0"/>
      <w:marTop w:val="0"/>
      <w:marBottom w:val="0"/>
      <w:divBdr>
        <w:top w:val="none" w:sz="0" w:space="0" w:color="auto"/>
        <w:left w:val="none" w:sz="0" w:space="0" w:color="auto"/>
        <w:bottom w:val="none" w:sz="0" w:space="0" w:color="auto"/>
        <w:right w:val="none" w:sz="0" w:space="0" w:color="auto"/>
      </w:divBdr>
    </w:div>
    <w:div w:id="165247523">
      <w:bodyDiv w:val="1"/>
      <w:marLeft w:val="0"/>
      <w:marRight w:val="0"/>
      <w:marTop w:val="0"/>
      <w:marBottom w:val="0"/>
      <w:divBdr>
        <w:top w:val="none" w:sz="0" w:space="0" w:color="auto"/>
        <w:left w:val="none" w:sz="0" w:space="0" w:color="auto"/>
        <w:bottom w:val="none" w:sz="0" w:space="0" w:color="auto"/>
        <w:right w:val="none" w:sz="0" w:space="0" w:color="auto"/>
      </w:divBdr>
    </w:div>
    <w:div w:id="165948266">
      <w:bodyDiv w:val="1"/>
      <w:marLeft w:val="0"/>
      <w:marRight w:val="0"/>
      <w:marTop w:val="0"/>
      <w:marBottom w:val="0"/>
      <w:divBdr>
        <w:top w:val="none" w:sz="0" w:space="0" w:color="auto"/>
        <w:left w:val="none" w:sz="0" w:space="0" w:color="auto"/>
        <w:bottom w:val="none" w:sz="0" w:space="0" w:color="auto"/>
        <w:right w:val="none" w:sz="0" w:space="0" w:color="auto"/>
      </w:divBdr>
    </w:div>
    <w:div w:id="166754721">
      <w:bodyDiv w:val="1"/>
      <w:marLeft w:val="0"/>
      <w:marRight w:val="0"/>
      <w:marTop w:val="0"/>
      <w:marBottom w:val="0"/>
      <w:divBdr>
        <w:top w:val="none" w:sz="0" w:space="0" w:color="auto"/>
        <w:left w:val="none" w:sz="0" w:space="0" w:color="auto"/>
        <w:bottom w:val="none" w:sz="0" w:space="0" w:color="auto"/>
        <w:right w:val="none" w:sz="0" w:space="0" w:color="auto"/>
      </w:divBdr>
    </w:div>
    <w:div w:id="167600159">
      <w:bodyDiv w:val="1"/>
      <w:marLeft w:val="0"/>
      <w:marRight w:val="0"/>
      <w:marTop w:val="0"/>
      <w:marBottom w:val="0"/>
      <w:divBdr>
        <w:top w:val="none" w:sz="0" w:space="0" w:color="auto"/>
        <w:left w:val="none" w:sz="0" w:space="0" w:color="auto"/>
        <w:bottom w:val="none" w:sz="0" w:space="0" w:color="auto"/>
        <w:right w:val="none" w:sz="0" w:space="0" w:color="auto"/>
      </w:divBdr>
    </w:div>
    <w:div w:id="168566200">
      <w:bodyDiv w:val="1"/>
      <w:marLeft w:val="0"/>
      <w:marRight w:val="0"/>
      <w:marTop w:val="0"/>
      <w:marBottom w:val="0"/>
      <w:divBdr>
        <w:top w:val="none" w:sz="0" w:space="0" w:color="auto"/>
        <w:left w:val="none" w:sz="0" w:space="0" w:color="auto"/>
        <w:bottom w:val="none" w:sz="0" w:space="0" w:color="auto"/>
        <w:right w:val="none" w:sz="0" w:space="0" w:color="auto"/>
      </w:divBdr>
    </w:div>
    <w:div w:id="170066255">
      <w:bodyDiv w:val="1"/>
      <w:marLeft w:val="0"/>
      <w:marRight w:val="0"/>
      <w:marTop w:val="0"/>
      <w:marBottom w:val="0"/>
      <w:divBdr>
        <w:top w:val="none" w:sz="0" w:space="0" w:color="auto"/>
        <w:left w:val="none" w:sz="0" w:space="0" w:color="auto"/>
        <w:bottom w:val="none" w:sz="0" w:space="0" w:color="auto"/>
        <w:right w:val="none" w:sz="0" w:space="0" w:color="auto"/>
      </w:divBdr>
    </w:div>
    <w:div w:id="170335479">
      <w:bodyDiv w:val="1"/>
      <w:marLeft w:val="0"/>
      <w:marRight w:val="0"/>
      <w:marTop w:val="0"/>
      <w:marBottom w:val="0"/>
      <w:divBdr>
        <w:top w:val="none" w:sz="0" w:space="0" w:color="auto"/>
        <w:left w:val="none" w:sz="0" w:space="0" w:color="auto"/>
        <w:bottom w:val="none" w:sz="0" w:space="0" w:color="auto"/>
        <w:right w:val="none" w:sz="0" w:space="0" w:color="auto"/>
      </w:divBdr>
    </w:div>
    <w:div w:id="170878883">
      <w:bodyDiv w:val="1"/>
      <w:marLeft w:val="0"/>
      <w:marRight w:val="0"/>
      <w:marTop w:val="0"/>
      <w:marBottom w:val="0"/>
      <w:divBdr>
        <w:top w:val="none" w:sz="0" w:space="0" w:color="auto"/>
        <w:left w:val="none" w:sz="0" w:space="0" w:color="auto"/>
        <w:bottom w:val="none" w:sz="0" w:space="0" w:color="auto"/>
        <w:right w:val="none" w:sz="0" w:space="0" w:color="auto"/>
      </w:divBdr>
    </w:div>
    <w:div w:id="171143219">
      <w:bodyDiv w:val="1"/>
      <w:marLeft w:val="0"/>
      <w:marRight w:val="0"/>
      <w:marTop w:val="0"/>
      <w:marBottom w:val="0"/>
      <w:divBdr>
        <w:top w:val="none" w:sz="0" w:space="0" w:color="auto"/>
        <w:left w:val="none" w:sz="0" w:space="0" w:color="auto"/>
        <w:bottom w:val="none" w:sz="0" w:space="0" w:color="auto"/>
        <w:right w:val="none" w:sz="0" w:space="0" w:color="auto"/>
      </w:divBdr>
    </w:div>
    <w:div w:id="171458295">
      <w:bodyDiv w:val="1"/>
      <w:marLeft w:val="0"/>
      <w:marRight w:val="0"/>
      <w:marTop w:val="0"/>
      <w:marBottom w:val="0"/>
      <w:divBdr>
        <w:top w:val="none" w:sz="0" w:space="0" w:color="auto"/>
        <w:left w:val="none" w:sz="0" w:space="0" w:color="auto"/>
        <w:bottom w:val="none" w:sz="0" w:space="0" w:color="auto"/>
        <w:right w:val="none" w:sz="0" w:space="0" w:color="auto"/>
      </w:divBdr>
    </w:div>
    <w:div w:id="171460319">
      <w:bodyDiv w:val="1"/>
      <w:marLeft w:val="0"/>
      <w:marRight w:val="0"/>
      <w:marTop w:val="0"/>
      <w:marBottom w:val="0"/>
      <w:divBdr>
        <w:top w:val="none" w:sz="0" w:space="0" w:color="auto"/>
        <w:left w:val="none" w:sz="0" w:space="0" w:color="auto"/>
        <w:bottom w:val="none" w:sz="0" w:space="0" w:color="auto"/>
        <w:right w:val="none" w:sz="0" w:space="0" w:color="auto"/>
      </w:divBdr>
    </w:div>
    <w:div w:id="171721879">
      <w:bodyDiv w:val="1"/>
      <w:marLeft w:val="0"/>
      <w:marRight w:val="0"/>
      <w:marTop w:val="0"/>
      <w:marBottom w:val="0"/>
      <w:divBdr>
        <w:top w:val="none" w:sz="0" w:space="0" w:color="auto"/>
        <w:left w:val="none" w:sz="0" w:space="0" w:color="auto"/>
        <w:bottom w:val="none" w:sz="0" w:space="0" w:color="auto"/>
        <w:right w:val="none" w:sz="0" w:space="0" w:color="auto"/>
      </w:divBdr>
    </w:div>
    <w:div w:id="171798529">
      <w:bodyDiv w:val="1"/>
      <w:marLeft w:val="0"/>
      <w:marRight w:val="0"/>
      <w:marTop w:val="0"/>
      <w:marBottom w:val="0"/>
      <w:divBdr>
        <w:top w:val="none" w:sz="0" w:space="0" w:color="auto"/>
        <w:left w:val="none" w:sz="0" w:space="0" w:color="auto"/>
        <w:bottom w:val="none" w:sz="0" w:space="0" w:color="auto"/>
        <w:right w:val="none" w:sz="0" w:space="0" w:color="auto"/>
      </w:divBdr>
    </w:div>
    <w:div w:id="172651837">
      <w:bodyDiv w:val="1"/>
      <w:marLeft w:val="0"/>
      <w:marRight w:val="0"/>
      <w:marTop w:val="0"/>
      <w:marBottom w:val="0"/>
      <w:divBdr>
        <w:top w:val="none" w:sz="0" w:space="0" w:color="auto"/>
        <w:left w:val="none" w:sz="0" w:space="0" w:color="auto"/>
        <w:bottom w:val="none" w:sz="0" w:space="0" w:color="auto"/>
        <w:right w:val="none" w:sz="0" w:space="0" w:color="auto"/>
      </w:divBdr>
    </w:div>
    <w:div w:id="173082474">
      <w:bodyDiv w:val="1"/>
      <w:marLeft w:val="0"/>
      <w:marRight w:val="0"/>
      <w:marTop w:val="0"/>
      <w:marBottom w:val="0"/>
      <w:divBdr>
        <w:top w:val="none" w:sz="0" w:space="0" w:color="auto"/>
        <w:left w:val="none" w:sz="0" w:space="0" w:color="auto"/>
        <w:bottom w:val="none" w:sz="0" w:space="0" w:color="auto"/>
        <w:right w:val="none" w:sz="0" w:space="0" w:color="auto"/>
      </w:divBdr>
    </w:div>
    <w:div w:id="173417533">
      <w:bodyDiv w:val="1"/>
      <w:marLeft w:val="0"/>
      <w:marRight w:val="0"/>
      <w:marTop w:val="0"/>
      <w:marBottom w:val="0"/>
      <w:divBdr>
        <w:top w:val="none" w:sz="0" w:space="0" w:color="auto"/>
        <w:left w:val="none" w:sz="0" w:space="0" w:color="auto"/>
        <w:bottom w:val="none" w:sz="0" w:space="0" w:color="auto"/>
        <w:right w:val="none" w:sz="0" w:space="0" w:color="auto"/>
      </w:divBdr>
    </w:div>
    <w:div w:id="174076188">
      <w:bodyDiv w:val="1"/>
      <w:marLeft w:val="0"/>
      <w:marRight w:val="0"/>
      <w:marTop w:val="0"/>
      <w:marBottom w:val="0"/>
      <w:divBdr>
        <w:top w:val="none" w:sz="0" w:space="0" w:color="auto"/>
        <w:left w:val="none" w:sz="0" w:space="0" w:color="auto"/>
        <w:bottom w:val="none" w:sz="0" w:space="0" w:color="auto"/>
        <w:right w:val="none" w:sz="0" w:space="0" w:color="auto"/>
      </w:divBdr>
    </w:div>
    <w:div w:id="174465703">
      <w:bodyDiv w:val="1"/>
      <w:marLeft w:val="0"/>
      <w:marRight w:val="0"/>
      <w:marTop w:val="0"/>
      <w:marBottom w:val="0"/>
      <w:divBdr>
        <w:top w:val="none" w:sz="0" w:space="0" w:color="auto"/>
        <w:left w:val="none" w:sz="0" w:space="0" w:color="auto"/>
        <w:bottom w:val="none" w:sz="0" w:space="0" w:color="auto"/>
        <w:right w:val="none" w:sz="0" w:space="0" w:color="auto"/>
      </w:divBdr>
    </w:div>
    <w:div w:id="175922817">
      <w:bodyDiv w:val="1"/>
      <w:marLeft w:val="0"/>
      <w:marRight w:val="0"/>
      <w:marTop w:val="0"/>
      <w:marBottom w:val="0"/>
      <w:divBdr>
        <w:top w:val="none" w:sz="0" w:space="0" w:color="auto"/>
        <w:left w:val="none" w:sz="0" w:space="0" w:color="auto"/>
        <w:bottom w:val="none" w:sz="0" w:space="0" w:color="auto"/>
        <w:right w:val="none" w:sz="0" w:space="0" w:color="auto"/>
      </w:divBdr>
    </w:div>
    <w:div w:id="177163375">
      <w:bodyDiv w:val="1"/>
      <w:marLeft w:val="0"/>
      <w:marRight w:val="0"/>
      <w:marTop w:val="0"/>
      <w:marBottom w:val="0"/>
      <w:divBdr>
        <w:top w:val="none" w:sz="0" w:space="0" w:color="auto"/>
        <w:left w:val="none" w:sz="0" w:space="0" w:color="auto"/>
        <w:bottom w:val="none" w:sz="0" w:space="0" w:color="auto"/>
        <w:right w:val="none" w:sz="0" w:space="0" w:color="auto"/>
      </w:divBdr>
    </w:div>
    <w:div w:id="177238399">
      <w:bodyDiv w:val="1"/>
      <w:marLeft w:val="0"/>
      <w:marRight w:val="0"/>
      <w:marTop w:val="0"/>
      <w:marBottom w:val="0"/>
      <w:divBdr>
        <w:top w:val="none" w:sz="0" w:space="0" w:color="auto"/>
        <w:left w:val="none" w:sz="0" w:space="0" w:color="auto"/>
        <w:bottom w:val="none" w:sz="0" w:space="0" w:color="auto"/>
        <w:right w:val="none" w:sz="0" w:space="0" w:color="auto"/>
      </w:divBdr>
    </w:div>
    <w:div w:id="177428286">
      <w:bodyDiv w:val="1"/>
      <w:marLeft w:val="0"/>
      <w:marRight w:val="0"/>
      <w:marTop w:val="0"/>
      <w:marBottom w:val="0"/>
      <w:divBdr>
        <w:top w:val="none" w:sz="0" w:space="0" w:color="auto"/>
        <w:left w:val="none" w:sz="0" w:space="0" w:color="auto"/>
        <w:bottom w:val="none" w:sz="0" w:space="0" w:color="auto"/>
        <w:right w:val="none" w:sz="0" w:space="0" w:color="auto"/>
      </w:divBdr>
    </w:div>
    <w:div w:id="177623928">
      <w:bodyDiv w:val="1"/>
      <w:marLeft w:val="0"/>
      <w:marRight w:val="0"/>
      <w:marTop w:val="0"/>
      <w:marBottom w:val="0"/>
      <w:divBdr>
        <w:top w:val="none" w:sz="0" w:space="0" w:color="auto"/>
        <w:left w:val="none" w:sz="0" w:space="0" w:color="auto"/>
        <w:bottom w:val="none" w:sz="0" w:space="0" w:color="auto"/>
        <w:right w:val="none" w:sz="0" w:space="0" w:color="auto"/>
      </w:divBdr>
    </w:div>
    <w:div w:id="177694739">
      <w:bodyDiv w:val="1"/>
      <w:marLeft w:val="0"/>
      <w:marRight w:val="0"/>
      <w:marTop w:val="0"/>
      <w:marBottom w:val="0"/>
      <w:divBdr>
        <w:top w:val="none" w:sz="0" w:space="0" w:color="auto"/>
        <w:left w:val="none" w:sz="0" w:space="0" w:color="auto"/>
        <w:bottom w:val="none" w:sz="0" w:space="0" w:color="auto"/>
        <w:right w:val="none" w:sz="0" w:space="0" w:color="auto"/>
      </w:divBdr>
    </w:div>
    <w:div w:id="178550765">
      <w:bodyDiv w:val="1"/>
      <w:marLeft w:val="0"/>
      <w:marRight w:val="0"/>
      <w:marTop w:val="0"/>
      <w:marBottom w:val="0"/>
      <w:divBdr>
        <w:top w:val="none" w:sz="0" w:space="0" w:color="auto"/>
        <w:left w:val="none" w:sz="0" w:space="0" w:color="auto"/>
        <w:bottom w:val="none" w:sz="0" w:space="0" w:color="auto"/>
        <w:right w:val="none" w:sz="0" w:space="0" w:color="auto"/>
      </w:divBdr>
    </w:div>
    <w:div w:id="179584408">
      <w:bodyDiv w:val="1"/>
      <w:marLeft w:val="0"/>
      <w:marRight w:val="0"/>
      <w:marTop w:val="0"/>
      <w:marBottom w:val="0"/>
      <w:divBdr>
        <w:top w:val="none" w:sz="0" w:space="0" w:color="auto"/>
        <w:left w:val="none" w:sz="0" w:space="0" w:color="auto"/>
        <w:bottom w:val="none" w:sz="0" w:space="0" w:color="auto"/>
        <w:right w:val="none" w:sz="0" w:space="0" w:color="auto"/>
      </w:divBdr>
    </w:div>
    <w:div w:id="180507914">
      <w:bodyDiv w:val="1"/>
      <w:marLeft w:val="0"/>
      <w:marRight w:val="0"/>
      <w:marTop w:val="0"/>
      <w:marBottom w:val="0"/>
      <w:divBdr>
        <w:top w:val="none" w:sz="0" w:space="0" w:color="auto"/>
        <w:left w:val="none" w:sz="0" w:space="0" w:color="auto"/>
        <w:bottom w:val="none" w:sz="0" w:space="0" w:color="auto"/>
        <w:right w:val="none" w:sz="0" w:space="0" w:color="auto"/>
      </w:divBdr>
    </w:div>
    <w:div w:id="182129200">
      <w:bodyDiv w:val="1"/>
      <w:marLeft w:val="0"/>
      <w:marRight w:val="0"/>
      <w:marTop w:val="0"/>
      <w:marBottom w:val="0"/>
      <w:divBdr>
        <w:top w:val="none" w:sz="0" w:space="0" w:color="auto"/>
        <w:left w:val="none" w:sz="0" w:space="0" w:color="auto"/>
        <w:bottom w:val="none" w:sz="0" w:space="0" w:color="auto"/>
        <w:right w:val="none" w:sz="0" w:space="0" w:color="auto"/>
      </w:divBdr>
    </w:div>
    <w:div w:id="182667831">
      <w:bodyDiv w:val="1"/>
      <w:marLeft w:val="0"/>
      <w:marRight w:val="0"/>
      <w:marTop w:val="0"/>
      <w:marBottom w:val="0"/>
      <w:divBdr>
        <w:top w:val="none" w:sz="0" w:space="0" w:color="auto"/>
        <w:left w:val="none" w:sz="0" w:space="0" w:color="auto"/>
        <w:bottom w:val="none" w:sz="0" w:space="0" w:color="auto"/>
        <w:right w:val="none" w:sz="0" w:space="0" w:color="auto"/>
      </w:divBdr>
    </w:div>
    <w:div w:id="182787634">
      <w:bodyDiv w:val="1"/>
      <w:marLeft w:val="0"/>
      <w:marRight w:val="0"/>
      <w:marTop w:val="0"/>
      <w:marBottom w:val="0"/>
      <w:divBdr>
        <w:top w:val="none" w:sz="0" w:space="0" w:color="auto"/>
        <w:left w:val="none" w:sz="0" w:space="0" w:color="auto"/>
        <w:bottom w:val="none" w:sz="0" w:space="0" w:color="auto"/>
        <w:right w:val="none" w:sz="0" w:space="0" w:color="auto"/>
      </w:divBdr>
    </w:div>
    <w:div w:id="183519039">
      <w:bodyDiv w:val="1"/>
      <w:marLeft w:val="0"/>
      <w:marRight w:val="0"/>
      <w:marTop w:val="0"/>
      <w:marBottom w:val="0"/>
      <w:divBdr>
        <w:top w:val="none" w:sz="0" w:space="0" w:color="auto"/>
        <w:left w:val="none" w:sz="0" w:space="0" w:color="auto"/>
        <w:bottom w:val="none" w:sz="0" w:space="0" w:color="auto"/>
        <w:right w:val="none" w:sz="0" w:space="0" w:color="auto"/>
      </w:divBdr>
    </w:div>
    <w:div w:id="183791094">
      <w:bodyDiv w:val="1"/>
      <w:marLeft w:val="0"/>
      <w:marRight w:val="0"/>
      <w:marTop w:val="0"/>
      <w:marBottom w:val="0"/>
      <w:divBdr>
        <w:top w:val="none" w:sz="0" w:space="0" w:color="auto"/>
        <w:left w:val="none" w:sz="0" w:space="0" w:color="auto"/>
        <w:bottom w:val="none" w:sz="0" w:space="0" w:color="auto"/>
        <w:right w:val="none" w:sz="0" w:space="0" w:color="auto"/>
      </w:divBdr>
    </w:div>
    <w:div w:id="184095918">
      <w:bodyDiv w:val="1"/>
      <w:marLeft w:val="0"/>
      <w:marRight w:val="0"/>
      <w:marTop w:val="0"/>
      <w:marBottom w:val="0"/>
      <w:divBdr>
        <w:top w:val="none" w:sz="0" w:space="0" w:color="auto"/>
        <w:left w:val="none" w:sz="0" w:space="0" w:color="auto"/>
        <w:bottom w:val="none" w:sz="0" w:space="0" w:color="auto"/>
        <w:right w:val="none" w:sz="0" w:space="0" w:color="auto"/>
      </w:divBdr>
    </w:div>
    <w:div w:id="185681126">
      <w:bodyDiv w:val="1"/>
      <w:marLeft w:val="0"/>
      <w:marRight w:val="0"/>
      <w:marTop w:val="0"/>
      <w:marBottom w:val="0"/>
      <w:divBdr>
        <w:top w:val="none" w:sz="0" w:space="0" w:color="auto"/>
        <w:left w:val="none" w:sz="0" w:space="0" w:color="auto"/>
        <w:bottom w:val="none" w:sz="0" w:space="0" w:color="auto"/>
        <w:right w:val="none" w:sz="0" w:space="0" w:color="auto"/>
      </w:divBdr>
    </w:div>
    <w:div w:id="186217026">
      <w:bodyDiv w:val="1"/>
      <w:marLeft w:val="0"/>
      <w:marRight w:val="0"/>
      <w:marTop w:val="0"/>
      <w:marBottom w:val="0"/>
      <w:divBdr>
        <w:top w:val="none" w:sz="0" w:space="0" w:color="auto"/>
        <w:left w:val="none" w:sz="0" w:space="0" w:color="auto"/>
        <w:bottom w:val="none" w:sz="0" w:space="0" w:color="auto"/>
        <w:right w:val="none" w:sz="0" w:space="0" w:color="auto"/>
      </w:divBdr>
    </w:div>
    <w:div w:id="187984029">
      <w:bodyDiv w:val="1"/>
      <w:marLeft w:val="0"/>
      <w:marRight w:val="0"/>
      <w:marTop w:val="0"/>
      <w:marBottom w:val="0"/>
      <w:divBdr>
        <w:top w:val="none" w:sz="0" w:space="0" w:color="auto"/>
        <w:left w:val="none" w:sz="0" w:space="0" w:color="auto"/>
        <w:bottom w:val="none" w:sz="0" w:space="0" w:color="auto"/>
        <w:right w:val="none" w:sz="0" w:space="0" w:color="auto"/>
      </w:divBdr>
    </w:div>
    <w:div w:id="188032246">
      <w:bodyDiv w:val="1"/>
      <w:marLeft w:val="0"/>
      <w:marRight w:val="0"/>
      <w:marTop w:val="0"/>
      <w:marBottom w:val="0"/>
      <w:divBdr>
        <w:top w:val="none" w:sz="0" w:space="0" w:color="auto"/>
        <w:left w:val="none" w:sz="0" w:space="0" w:color="auto"/>
        <w:bottom w:val="none" w:sz="0" w:space="0" w:color="auto"/>
        <w:right w:val="none" w:sz="0" w:space="0" w:color="auto"/>
      </w:divBdr>
    </w:div>
    <w:div w:id="189227803">
      <w:bodyDiv w:val="1"/>
      <w:marLeft w:val="0"/>
      <w:marRight w:val="0"/>
      <w:marTop w:val="0"/>
      <w:marBottom w:val="0"/>
      <w:divBdr>
        <w:top w:val="none" w:sz="0" w:space="0" w:color="auto"/>
        <w:left w:val="none" w:sz="0" w:space="0" w:color="auto"/>
        <w:bottom w:val="none" w:sz="0" w:space="0" w:color="auto"/>
        <w:right w:val="none" w:sz="0" w:space="0" w:color="auto"/>
      </w:divBdr>
    </w:div>
    <w:div w:id="189493390">
      <w:bodyDiv w:val="1"/>
      <w:marLeft w:val="0"/>
      <w:marRight w:val="0"/>
      <w:marTop w:val="0"/>
      <w:marBottom w:val="0"/>
      <w:divBdr>
        <w:top w:val="none" w:sz="0" w:space="0" w:color="auto"/>
        <w:left w:val="none" w:sz="0" w:space="0" w:color="auto"/>
        <w:bottom w:val="none" w:sz="0" w:space="0" w:color="auto"/>
        <w:right w:val="none" w:sz="0" w:space="0" w:color="auto"/>
      </w:divBdr>
    </w:div>
    <w:div w:id="190383314">
      <w:bodyDiv w:val="1"/>
      <w:marLeft w:val="0"/>
      <w:marRight w:val="0"/>
      <w:marTop w:val="0"/>
      <w:marBottom w:val="0"/>
      <w:divBdr>
        <w:top w:val="none" w:sz="0" w:space="0" w:color="auto"/>
        <w:left w:val="none" w:sz="0" w:space="0" w:color="auto"/>
        <w:bottom w:val="none" w:sz="0" w:space="0" w:color="auto"/>
        <w:right w:val="none" w:sz="0" w:space="0" w:color="auto"/>
      </w:divBdr>
    </w:div>
    <w:div w:id="190536822">
      <w:bodyDiv w:val="1"/>
      <w:marLeft w:val="0"/>
      <w:marRight w:val="0"/>
      <w:marTop w:val="0"/>
      <w:marBottom w:val="0"/>
      <w:divBdr>
        <w:top w:val="none" w:sz="0" w:space="0" w:color="auto"/>
        <w:left w:val="none" w:sz="0" w:space="0" w:color="auto"/>
        <w:bottom w:val="none" w:sz="0" w:space="0" w:color="auto"/>
        <w:right w:val="none" w:sz="0" w:space="0" w:color="auto"/>
      </w:divBdr>
    </w:div>
    <w:div w:id="192811741">
      <w:bodyDiv w:val="1"/>
      <w:marLeft w:val="0"/>
      <w:marRight w:val="0"/>
      <w:marTop w:val="0"/>
      <w:marBottom w:val="0"/>
      <w:divBdr>
        <w:top w:val="none" w:sz="0" w:space="0" w:color="auto"/>
        <w:left w:val="none" w:sz="0" w:space="0" w:color="auto"/>
        <w:bottom w:val="none" w:sz="0" w:space="0" w:color="auto"/>
        <w:right w:val="none" w:sz="0" w:space="0" w:color="auto"/>
      </w:divBdr>
    </w:div>
    <w:div w:id="193688258">
      <w:bodyDiv w:val="1"/>
      <w:marLeft w:val="0"/>
      <w:marRight w:val="0"/>
      <w:marTop w:val="0"/>
      <w:marBottom w:val="0"/>
      <w:divBdr>
        <w:top w:val="none" w:sz="0" w:space="0" w:color="auto"/>
        <w:left w:val="none" w:sz="0" w:space="0" w:color="auto"/>
        <w:bottom w:val="none" w:sz="0" w:space="0" w:color="auto"/>
        <w:right w:val="none" w:sz="0" w:space="0" w:color="auto"/>
      </w:divBdr>
    </w:div>
    <w:div w:id="193927834">
      <w:bodyDiv w:val="1"/>
      <w:marLeft w:val="0"/>
      <w:marRight w:val="0"/>
      <w:marTop w:val="0"/>
      <w:marBottom w:val="0"/>
      <w:divBdr>
        <w:top w:val="none" w:sz="0" w:space="0" w:color="auto"/>
        <w:left w:val="none" w:sz="0" w:space="0" w:color="auto"/>
        <w:bottom w:val="none" w:sz="0" w:space="0" w:color="auto"/>
        <w:right w:val="none" w:sz="0" w:space="0" w:color="auto"/>
      </w:divBdr>
    </w:div>
    <w:div w:id="195392816">
      <w:bodyDiv w:val="1"/>
      <w:marLeft w:val="0"/>
      <w:marRight w:val="0"/>
      <w:marTop w:val="0"/>
      <w:marBottom w:val="0"/>
      <w:divBdr>
        <w:top w:val="none" w:sz="0" w:space="0" w:color="auto"/>
        <w:left w:val="none" w:sz="0" w:space="0" w:color="auto"/>
        <w:bottom w:val="none" w:sz="0" w:space="0" w:color="auto"/>
        <w:right w:val="none" w:sz="0" w:space="0" w:color="auto"/>
      </w:divBdr>
    </w:div>
    <w:div w:id="196049669">
      <w:bodyDiv w:val="1"/>
      <w:marLeft w:val="0"/>
      <w:marRight w:val="0"/>
      <w:marTop w:val="0"/>
      <w:marBottom w:val="0"/>
      <w:divBdr>
        <w:top w:val="none" w:sz="0" w:space="0" w:color="auto"/>
        <w:left w:val="none" w:sz="0" w:space="0" w:color="auto"/>
        <w:bottom w:val="none" w:sz="0" w:space="0" w:color="auto"/>
        <w:right w:val="none" w:sz="0" w:space="0" w:color="auto"/>
      </w:divBdr>
    </w:div>
    <w:div w:id="196624382">
      <w:bodyDiv w:val="1"/>
      <w:marLeft w:val="0"/>
      <w:marRight w:val="0"/>
      <w:marTop w:val="0"/>
      <w:marBottom w:val="0"/>
      <w:divBdr>
        <w:top w:val="none" w:sz="0" w:space="0" w:color="auto"/>
        <w:left w:val="none" w:sz="0" w:space="0" w:color="auto"/>
        <w:bottom w:val="none" w:sz="0" w:space="0" w:color="auto"/>
        <w:right w:val="none" w:sz="0" w:space="0" w:color="auto"/>
      </w:divBdr>
    </w:div>
    <w:div w:id="196699785">
      <w:bodyDiv w:val="1"/>
      <w:marLeft w:val="0"/>
      <w:marRight w:val="0"/>
      <w:marTop w:val="0"/>
      <w:marBottom w:val="0"/>
      <w:divBdr>
        <w:top w:val="none" w:sz="0" w:space="0" w:color="auto"/>
        <w:left w:val="none" w:sz="0" w:space="0" w:color="auto"/>
        <w:bottom w:val="none" w:sz="0" w:space="0" w:color="auto"/>
        <w:right w:val="none" w:sz="0" w:space="0" w:color="auto"/>
      </w:divBdr>
    </w:div>
    <w:div w:id="197016766">
      <w:bodyDiv w:val="1"/>
      <w:marLeft w:val="0"/>
      <w:marRight w:val="0"/>
      <w:marTop w:val="0"/>
      <w:marBottom w:val="0"/>
      <w:divBdr>
        <w:top w:val="none" w:sz="0" w:space="0" w:color="auto"/>
        <w:left w:val="none" w:sz="0" w:space="0" w:color="auto"/>
        <w:bottom w:val="none" w:sz="0" w:space="0" w:color="auto"/>
        <w:right w:val="none" w:sz="0" w:space="0" w:color="auto"/>
      </w:divBdr>
    </w:div>
    <w:div w:id="197938676">
      <w:bodyDiv w:val="1"/>
      <w:marLeft w:val="0"/>
      <w:marRight w:val="0"/>
      <w:marTop w:val="0"/>
      <w:marBottom w:val="0"/>
      <w:divBdr>
        <w:top w:val="none" w:sz="0" w:space="0" w:color="auto"/>
        <w:left w:val="none" w:sz="0" w:space="0" w:color="auto"/>
        <w:bottom w:val="none" w:sz="0" w:space="0" w:color="auto"/>
        <w:right w:val="none" w:sz="0" w:space="0" w:color="auto"/>
      </w:divBdr>
    </w:div>
    <w:div w:id="198056715">
      <w:bodyDiv w:val="1"/>
      <w:marLeft w:val="0"/>
      <w:marRight w:val="0"/>
      <w:marTop w:val="0"/>
      <w:marBottom w:val="0"/>
      <w:divBdr>
        <w:top w:val="none" w:sz="0" w:space="0" w:color="auto"/>
        <w:left w:val="none" w:sz="0" w:space="0" w:color="auto"/>
        <w:bottom w:val="none" w:sz="0" w:space="0" w:color="auto"/>
        <w:right w:val="none" w:sz="0" w:space="0" w:color="auto"/>
      </w:divBdr>
    </w:div>
    <w:div w:id="198058363">
      <w:bodyDiv w:val="1"/>
      <w:marLeft w:val="0"/>
      <w:marRight w:val="0"/>
      <w:marTop w:val="0"/>
      <w:marBottom w:val="0"/>
      <w:divBdr>
        <w:top w:val="none" w:sz="0" w:space="0" w:color="auto"/>
        <w:left w:val="none" w:sz="0" w:space="0" w:color="auto"/>
        <w:bottom w:val="none" w:sz="0" w:space="0" w:color="auto"/>
        <w:right w:val="none" w:sz="0" w:space="0" w:color="auto"/>
      </w:divBdr>
    </w:div>
    <w:div w:id="200480358">
      <w:bodyDiv w:val="1"/>
      <w:marLeft w:val="0"/>
      <w:marRight w:val="0"/>
      <w:marTop w:val="0"/>
      <w:marBottom w:val="0"/>
      <w:divBdr>
        <w:top w:val="none" w:sz="0" w:space="0" w:color="auto"/>
        <w:left w:val="none" w:sz="0" w:space="0" w:color="auto"/>
        <w:bottom w:val="none" w:sz="0" w:space="0" w:color="auto"/>
        <w:right w:val="none" w:sz="0" w:space="0" w:color="auto"/>
      </w:divBdr>
    </w:div>
    <w:div w:id="200482659">
      <w:bodyDiv w:val="1"/>
      <w:marLeft w:val="0"/>
      <w:marRight w:val="0"/>
      <w:marTop w:val="0"/>
      <w:marBottom w:val="0"/>
      <w:divBdr>
        <w:top w:val="none" w:sz="0" w:space="0" w:color="auto"/>
        <w:left w:val="none" w:sz="0" w:space="0" w:color="auto"/>
        <w:bottom w:val="none" w:sz="0" w:space="0" w:color="auto"/>
        <w:right w:val="none" w:sz="0" w:space="0" w:color="auto"/>
      </w:divBdr>
    </w:div>
    <w:div w:id="202251075">
      <w:bodyDiv w:val="1"/>
      <w:marLeft w:val="0"/>
      <w:marRight w:val="0"/>
      <w:marTop w:val="0"/>
      <w:marBottom w:val="0"/>
      <w:divBdr>
        <w:top w:val="none" w:sz="0" w:space="0" w:color="auto"/>
        <w:left w:val="none" w:sz="0" w:space="0" w:color="auto"/>
        <w:bottom w:val="none" w:sz="0" w:space="0" w:color="auto"/>
        <w:right w:val="none" w:sz="0" w:space="0" w:color="auto"/>
      </w:divBdr>
    </w:div>
    <w:div w:id="202525455">
      <w:bodyDiv w:val="1"/>
      <w:marLeft w:val="0"/>
      <w:marRight w:val="0"/>
      <w:marTop w:val="0"/>
      <w:marBottom w:val="0"/>
      <w:divBdr>
        <w:top w:val="none" w:sz="0" w:space="0" w:color="auto"/>
        <w:left w:val="none" w:sz="0" w:space="0" w:color="auto"/>
        <w:bottom w:val="none" w:sz="0" w:space="0" w:color="auto"/>
        <w:right w:val="none" w:sz="0" w:space="0" w:color="auto"/>
      </w:divBdr>
    </w:div>
    <w:div w:id="203031354">
      <w:bodyDiv w:val="1"/>
      <w:marLeft w:val="0"/>
      <w:marRight w:val="0"/>
      <w:marTop w:val="0"/>
      <w:marBottom w:val="0"/>
      <w:divBdr>
        <w:top w:val="none" w:sz="0" w:space="0" w:color="auto"/>
        <w:left w:val="none" w:sz="0" w:space="0" w:color="auto"/>
        <w:bottom w:val="none" w:sz="0" w:space="0" w:color="auto"/>
        <w:right w:val="none" w:sz="0" w:space="0" w:color="auto"/>
      </w:divBdr>
    </w:div>
    <w:div w:id="203953230">
      <w:bodyDiv w:val="1"/>
      <w:marLeft w:val="0"/>
      <w:marRight w:val="0"/>
      <w:marTop w:val="0"/>
      <w:marBottom w:val="0"/>
      <w:divBdr>
        <w:top w:val="none" w:sz="0" w:space="0" w:color="auto"/>
        <w:left w:val="none" w:sz="0" w:space="0" w:color="auto"/>
        <w:bottom w:val="none" w:sz="0" w:space="0" w:color="auto"/>
        <w:right w:val="none" w:sz="0" w:space="0" w:color="auto"/>
      </w:divBdr>
    </w:div>
    <w:div w:id="204224701">
      <w:bodyDiv w:val="1"/>
      <w:marLeft w:val="0"/>
      <w:marRight w:val="0"/>
      <w:marTop w:val="0"/>
      <w:marBottom w:val="0"/>
      <w:divBdr>
        <w:top w:val="none" w:sz="0" w:space="0" w:color="auto"/>
        <w:left w:val="none" w:sz="0" w:space="0" w:color="auto"/>
        <w:bottom w:val="none" w:sz="0" w:space="0" w:color="auto"/>
        <w:right w:val="none" w:sz="0" w:space="0" w:color="auto"/>
      </w:divBdr>
    </w:div>
    <w:div w:id="205066289">
      <w:bodyDiv w:val="1"/>
      <w:marLeft w:val="0"/>
      <w:marRight w:val="0"/>
      <w:marTop w:val="0"/>
      <w:marBottom w:val="0"/>
      <w:divBdr>
        <w:top w:val="none" w:sz="0" w:space="0" w:color="auto"/>
        <w:left w:val="none" w:sz="0" w:space="0" w:color="auto"/>
        <w:bottom w:val="none" w:sz="0" w:space="0" w:color="auto"/>
        <w:right w:val="none" w:sz="0" w:space="0" w:color="auto"/>
      </w:divBdr>
    </w:div>
    <w:div w:id="205068317">
      <w:bodyDiv w:val="1"/>
      <w:marLeft w:val="0"/>
      <w:marRight w:val="0"/>
      <w:marTop w:val="0"/>
      <w:marBottom w:val="0"/>
      <w:divBdr>
        <w:top w:val="none" w:sz="0" w:space="0" w:color="auto"/>
        <w:left w:val="none" w:sz="0" w:space="0" w:color="auto"/>
        <w:bottom w:val="none" w:sz="0" w:space="0" w:color="auto"/>
        <w:right w:val="none" w:sz="0" w:space="0" w:color="auto"/>
      </w:divBdr>
    </w:div>
    <w:div w:id="205457839">
      <w:bodyDiv w:val="1"/>
      <w:marLeft w:val="0"/>
      <w:marRight w:val="0"/>
      <w:marTop w:val="0"/>
      <w:marBottom w:val="0"/>
      <w:divBdr>
        <w:top w:val="none" w:sz="0" w:space="0" w:color="auto"/>
        <w:left w:val="none" w:sz="0" w:space="0" w:color="auto"/>
        <w:bottom w:val="none" w:sz="0" w:space="0" w:color="auto"/>
        <w:right w:val="none" w:sz="0" w:space="0" w:color="auto"/>
      </w:divBdr>
    </w:div>
    <w:div w:id="205531584">
      <w:bodyDiv w:val="1"/>
      <w:marLeft w:val="0"/>
      <w:marRight w:val="0"/>
      <w:marTop w:val="0"/>
      <w:marBottom w:val="0"/>
      <w:divBdr>
        <w:top w:val="none" w:sz="0" w:space="0" w:color="auto"/>
        <w:left w:val="none" w:sz="0" w:space="0" w:color="auto"/>
        <w:bottom w:val="none" w:sz="0" w:space="0" w:color="auto"/>
        <w:right w:val="none" w:sz="0" w:space="0" w:color="auto"/>
      </w:divBdr>
    </w:div>
    <w:div w:id="207180152">
      <w:bodyDiv w:val="1"/>
      <w:marLeft w:val="0"/>
      <w:marRight w:val="0"/>
      <w:marTop w:val="0"/>
      <w:marBottom w:val="0"/>
      <w:divBdr>
        <w:top w:val="none" w:sz="0" w:space="0" w:color="auto"/>
        <w:left w:val="none" w:sz="0" w:space="0" w:color="auto"/>
        <w:bottom w:val="none" w:sz="0" w:space="0" w:color="auto"/>
        <w:right w:val="none" w:sz="0" w:space="0" w:color="auto"/>
      </w:divBdr>
    </w:div>
    <w:div w:id="208613940">
      <w:bodyDiv w:val="1"/>
      <w:marLeft w:val="0"/>
      <w:marRight w:val="0"/>
      <w:marTop w:val="0"/>
      <w:marBottom w:val="0"/>
      <w:divBdr>
        <w:top w:val="none" w:sz="0" w:space="0" w:color="auto"/>
        <w:left w:val="none" w:sz="0" w:space="0" w:color="auto"/>
        <w:bottom w:val="none" w:sz="0" w:space="0" w:color="auto"/>
        <w:right w:val="none" w:sz="0" w:space="0" w:color="auto"/>
      </w:divBdr>
    </w:div>
    <w:div w:id="208734813">
      <w:bodyDiv w:val="1"/>
      <w:marLeft w:val="0"/>
      <w:marRight w:val="0"/>
      <w:marTop w:val="0"/>
      <w:marBottom w:val="0"/>
      <w:divBdr>
        <w:top w:val="none" w:sz="0" w:space="0" w:color="auto"/>
        <w:left w:val="none" w:sz="0" w:space="0" w:color="auto"/>
        <w:bottom w:val="none" w:sz="0" w:space="0" w:color="auto"/>
        <w:right w:val="none" w:sz="0" w:space="0" w:color="auto"/>
      </w:divBdr>
    </w:div>
    <w:div w:id="209810546">
      <w:bodyDiv w:val="1"/>
      <w:marLeft w:val="0"/>
      <w:marRight w:val="0"/>
      <w:marTop w:val="0"/>
      <w:marBottom w:val="0"/>
      <w:divBdr>
        <w:top w:val="none" w:sz="0" w:space="0" w:color="auto"/>
        <w:left w:val="none" w:sz="0" w:space="0" w:color="auto"/>
        <w:bottom w:val="none" w:sz="0" w:space="0" w:color="auto"/>
        <w:right w:val="none" w:sz="0" w:space="0" w:color="auto"/>
      </w:divBdr>
    </w:div>
    <w:div w:id="210266636">
      <w:bodyDiv w:val="1"/>
      <w:marLeft w:val="0"/>
      <w:marRight w:val="0"/>
      <w:marTop w:val="0"/>
      <w:marBottom w:val="0"/>
      <w:divBdr>
        <w:top w:val="none" w:sz="0" w:space="0" w:color="auto"/>
        <w:left w:val="none" w:sz="0" w:space="0" w:color="auto"/>
        <w:bottom w:val="none" w:sz="0" w:space="0" w:color="auto"/>
        <w:right w:val="none" w:sz="0" w:space="0" w:color="auto"/>
      </w:divBdr>
    </w:div>
    <w:div w:id="210314406">
      <w:bodyDiv w:val="1"/>
      <w:marLeft w:val="0"/>
      <w:marRight w:val="0"/>
      <w:marTop w:val="0"/>
      <w:marBottom w:val="0"/>
      <w:divBdr>
        <w:top w:val="none" w:sz="0" w:space="0" w:color="auto"/>
        <w:left w:val="none" w:sz="0" w:space="0" w:color="auto"/>
        <w:bottom w:val="none" w:sz="0" w:space="0" w:color="auto"/>
        <w:right w:val="none" w:sz="0" w:space="0" w:color="auto"/>
      </w:divBdr>
    </w:div>
    <w:div w:id="212012558">
      <w:bodyDiv w:val="1"/>
      <w:marLeft w:val="0"/>
      <w:marRight w:val="0"/>
      <w:marTop w:val="0"/>
      <w:marBottom w:val="0"/>
      <w:divBdr>
        <w:top w:val="none" w:sz="0" w:space="0" w:color="auto"/>
        <w:left w:val="none" w:sz="0" w:space="0" w:color="auto"/>
        <w:bottom w:val="none" w:sz="0" w:space="0" w:color="auto"/>
        <w:right w:val="none" w:sz="0" w:space="0" w:color="auto"/>
      </w:divBdr>
    </w:div>
    <w:div w:id="212160337">
      <w:bodyDiv w:val="1"/>
      <w:marLeft w:val="0"/>
      <w:marRight w:val="0"/>
      <w:marTop w:val="0"/>
      <w:marBottom w:val="0"/>
      <w:divBdr>
        <w:top w:val="none" w:sz="0" w:space="0" w:color="auto"/>
        <w:left w:val="none" w:sz="0" w:space="0" w:color="auto"/>
        <w:bottom w:val="none" w:sz="0" w:space="0" w:color="auto"/>
        <w:right w:val="none" w:sz="0" w:space="0" w:color="auto"/>
      </w:divBdr>
    </w:div>
    <w:div w:id="212474557">
      <w:bodyDiv w:val="1"/>
      <w:marLeft w:val="0"/>
      <w:marRight w:val="0"/>
      <w:marTop w:val="0"/>
      <w:marBottom w:val="0"/>
      <w:divBdr>
        <w:top w:val="none" w:sz="0" w:space="0" w:color="auto"/>
        <w:left w:val="none" w:sz="0" w:space="0" w:color="auto"/>
        <w:bottom w:val="none" w:sz="0" w:space="0" w:color="auto"/>
        <w:right w:val="none" w:sz="0" w:space="0" w:color="auto"/>
      </w:divBdr>
    </w:div>
    <w:div w:id="212624364">
      <w:bodyDiv w:val="1"/>
      <w:marLeft w:val="0"/>
      <w:marRight w:val="0"/>
      <w:marTop w:val="0"/>
      <w:marBottom w:val="0"/>
      <w:divBdr>
        <w:top w:val="none" w:sz="0" w:space="0" w:color="auto"/>
        <w:left w:val="none" w:sz="0" w:space="0" w:color="auto"/>
        <w:bottom w:val="none" w:sz="0" w:space="0" w:color="auto"/>
        <w:right w:val="none" w:sz="0" w:space="0" w:color="auto"/>
      </w:divBdr>
    </w:div>
    <w:div w:id="215893623">
      <w:bodyDiv w:val="1"/>
      <w:marLeft w:val="0"/>
      <w:marRight w:val="0"/>
      <w:marTop w:val="0"/>
      <w:marBottom w:val="0"/>
      <w:divBdr>
        <w:top w:val="none" w:sz="0" w:space="0" w:color="auto"/>
        <w:left w:val="none" w:sz="0" w:space="0" w:color="auto"/>
        <w:bottom w:val="none" w:sz="0" w:space="0" w:color="auto"/>
        <w:right w:val="none" w:sz="0" w:space="0" w:color="auto"/>
      </w:divBdr>
    </w:div>
    <w:div w:id="216363423">
      <w:bodyDiv w:val="1"/>
      <w:marLeft w:val="0"/>
      <w:marRight w:val="0"/>
      <w:marTop w:val="0"/>
      <w:marBottom w:val="0"/>
      <w:divBdr>
        <w:top w:val="none" w:sz="0" w:space="0" w:color="auto"/>
        <w:left w:val="none" w:sz="0" w:space="0" w:color="auto"/>
        <w:bottom w:val="none" w:sz="0" w:space="0" w:color="auto"/>
        <w:right w:val="none" w:sz="0" w:space="0" w:color="auto"/>
      </w:divBdr>
    </w:div>
    <w:div w:id="217018397">
      <w:bodyDiv w:val="1"/>
      <w:marLeft w:val="0"/>
      <w:marRight w:val="0"/>
      <w:marTop w:val="0"/>
      <w:marBottom w:val="0"/>
      <w:divBdr>
        <w:top w:val="none" w:sz="0" w:space="0" w:color="auto"/>
        <w:left w:val="none" w:sz="0" w:space="0" w:color="auto"/>
        <w:bottom w:val="none" w:sz="0" w:space="0" w:color="auto"/>
        <w:right w:val="none" w:sz="0" w:space="0" w:color="auto"/>
      </w:divBdr>
    </w:div>
    <w:div w:id="217787472">
      <w:bodyDiv w:val="1"/>
      <w:marLeft w:val="0"/>
      <w:marRight w:val="0"/>
      <w:marTop w:val="0"/>
      <w:marBottom w:val="0"/>
      <w:divBdr>
        <w:top w:val="none" w:sz="0" w:space="0" w:color="auto"/>
        <w:left w:val="none" w:sz="0" w:space="0" w:color="auto"/>
        <w:bottom w:val="none" w:sz="0" w:space="0" w:color="auto"/>
        <w:right w:val="none" w:sz="0" w:space="0" w:color="auto"/>
      </w:divBdr>
    </w:div>
    <w:div w:id="218442993">
      <w:bodyDiv w:val="1"/>
      <w:marLeft w:val="0"/>
      <w:marRight w:val="0"/>
      <w:marTop w:val="0"/>
      <w:marBottom w:val="0"/>
      <w:divBdr>
        <w:top w:val="none" w:sz="0" w:space="0" w:color="auto"/>
        <w:left w:val="none" w:sz="0" w:space="0" w:color="auto"/>
        <w:bottom w:val="none" w:sz="0" w:space="0" w:color="auto"/>
        <w:right w:val="none" w:sz="0" w:space="0" w:color="auto"/>
      </w:divBdr>
    </w:div>
    <w:div w:id="219828859">
      <w:bodyDiv w:val="1"/>
      <w:marLeft w:val="0"/>
      <w:marRight w:val="0"/>
      <w:marTop w:val="0"/>
      <w:marBottom w:val="0"/>
      <w:divBdr>
        <w:top w:val="none" w:sz="0" w:space="0" w:color="auto"/>
        <w:left w:val="none" w:sz="0" w:space="0" w:color="auto"/>
        <w:bottom w:val="none" w:sz="0" w:space="0" w:color="auto"/>
        <w:right w:val="none" w:sz="0" w:space="0" w:color="auto"/>
      </w:divBdr>
    </w:div>
    <w:div w:id="222181748">
      <w:bodyDiv w:val="1"/>
      <w:marLeft w:val="0"/>
      <w:marRight w:val="0"/>
      <w:marTop w:val="0"/>
      <w:marBottom w:val="0"/>
      <w:divBdr>
        <w:top w:val="none" w:sz="0" w:space="0" w:color="auto"/>
        <w:left w:val="none" w:sz="0" w:space="0" w:color="auto"/>
        <w:bottom w:val="none" w:sz="0" w:space="0" w:color="auto"/>
        <w:right w:val="none" w:sz="0" w:space="0" w:color="auto"/>
      </w:divBdr>
    </w:div>
    <w:div w:id="222330627">
      <w:bodyDiv w:val="1"/>
      <w:marLeft w:val="0"/>
      <w:marRight w:val="0"/>
      <w:marTop w:val="0"/>
      <w:marBottom w:val="0"/>
      <w:divBdr>
        <w:top w:val="none" w:sz="0" w:space="0" w:color="auto"/>
        <w:left w:val="none" w:sz="0" w:space="0" w:color="auto"/>
        <w:bottom w:val="none" w:sz="0" w:space="0" w:color="auto"/>
        <w:right w:val="none" w:sz="0" w:space="0" w:color="auto"/>
      </w:divBdr>
    </w:div>
    <w:div w:id="223378060">
      <w:bodyDiv w:val="1"/>
      <w:marLeft w:val="0"/>
      <w:marRight w:val="0"/>
      <w:marTop w:val="0"/>
      <w:marBottom w:val="0"/>
      <w:divBdr>
        <w:top w:val="none" w:sz="0" w:space="0" w:color="auto"/>
        <w:left w:val="none" w:sz="0" w:space="0" w:color="auto"/>
        <w:bottom w:val="none" w:sz="0" w:space="0" w:color="auto"/>
        <w:right w:val="none" w:sz="0" w:space="0" w:color="auto"/>
      </w:divBdr>
    </w:div>
    <w:div w:id="223837926">
      <w:bodyDiv w:val="1"/>
      <w:marLeft w:val="0"/>
      <w:marRight w:val="0"/>
      <w:marTop w:val="0"/>
      <w:marBottom w:val="0"/>
      <w:divBdr>
        <w:top w:val="none" w:sz="0" w:space="0" w:color="auto"/>
        <w:left w:val="none" w:sz="0" w:space="0" w:color="auto"/>
        <w:bottom w:val="none" w:sz="0" w:space="0" w:color="auto"/>
        <w:right w:val="none" w:sz="0" w:space="0" w:color="auto"/>
      </w:divBdr>
    </w:div>
    <w:div w:id="223876084">
      <w:bodyDiv w:val="1"/>
      <w:marLeft w:val="0"/>
      <w:marRight w:val="0"/>
      <w:marTop w:val="0"/>
      <w:marBottom w:val="0"/>
      <w:divBdr>
        <w:top w:val="none" w:sz="0" w:space="0" w:color="auto"/>
        <w:left w:val="none" w:sz="0" w:space="0" w:color="auto"/>
        <w:bottom w:val="none" w:sz="0" w:space="0" w:color="auto"/>
        <w:right w:val="none" w:sz="0" w:space="0" w:color="auto"/>
      </w:divBdr>
    </w:div>
    <w:div w:id="224877802">
      <w:bodyDiv w:val="1"/>
      <w:marLeft w:val="0"/>
      <w:marRight w:val="0"/>
      <w:marTop w:val="0"/>
      <w:marBottom w:val="0"/>
      <w:divBdr>
        <w:top w:val="none" w:sz="0" w:space="0" w:color="auto"/>
        <w:left w:val="none" w:sz="0" w:space="0" w:color="auto"/>
        <w:bottom w:val="none" w:sz="0" w:space="0" w:color="auto"/>
        <w:right w:val="none" w:sz="0" w:space="0" w:color="auto"/>
      </w:divBdr>
    </w:div>
    <w:div w:id="225191121">
      <w:bodyDiv w:val="1"/>
      <w:marLeft w:val="0"/>
      <w:marRight w:val="0"/>
      <w:marTop w:val="0"/>
      <w:marBottom w:val="0"/>
      <w:divBdr>
        <w:top w:val="none" w:sz="0" w:space="0" w:color="auto"/>
        <w:left w:val="none" w:sz="0" w:space="0" w:color="auto"/>
        <w:bottom w:val="none" w:sz="0" w:space="0" w:color="auto"/>
        <w:right w:val="none" w:sz="0" w:space="0" w:color="auto"/>
      </w:divBdr>
    </w:div>
    <w:div w:id="225380866">
      <w:bodyDiv w:val="1"/>
      <w:marLeft w:val="0"/>
      <w:marRight w:val="0"/>
      <w:marTop w:val="0"/>
      <w:marBottom w:val="0"/>
      <w:divBdr>
        <w:top w:val="none" w:sz="0" w:space="0" w:color="auto"/>
        <w:left w:val="none" w:sz="0" w:space="0" w:color="auto"/>
        <w:bottom w:val="none" w:sz="0" w:space="0" w:color="auto"/>
        <w:right w:val="none" w:sz="0" w:space="0" w:color="auto"/>
      </w:divBdr>
    </w:div>
    <w:div w:id="227497910">
      <w:bodyDiv w:val="1"/>
      <w:marLeft w:val="0"/>
      <w:marRight w:val="0"/>
      <w:marTop w:val="0"/>
      <w:marBottom w:val="0"/>
      <w:divBdr>
        <w:top w:val="none" w:sz="0" w:space="0" w:color="auto"/>
        <w:left w:val="none" w:sz="0" w:space="0" w:color="auto"/>
        <w:bottom w:val="none" w:sz="0" w:space="0" w:color="auto"/>
        <w:right w:val="none" w:sz="0" w:space="0" w:color="auto"/>
      </w:divBdr>
    </w:div>
    <w:div w:id="227881826">
      <w:bodyDiv w:val="1"/>
      <w:marLeft w:val="0"/>
      <w:marRight w:val="0"/>
      <w:marTop w:val="0"/>
      <w:marBottom w:val="0"/>
      <w:divBdr>
        <w:top w:val="none" w:sz="0" w:space="0" w:color="auto"/>
        <w:left w:val="none" w:sz="0" w:space="0" w:color="auto"/>
        <w:bottom w:val="none" w:sz="0" w:space="0" w:color="auto"/>
        <w:right w:val="none" w:sz="0" w:space="0" w:color="auto"/>
      </w:divBdr>
    </w:div>
    <w:div w:id="228617871">
      <w:bodyDiv w:val="1"/>
      <w:marLeft w:val="0"/>
      <w:marRight w:val="0"/>
      <w:marTop w:val="0"/>
      <w:marBottom w:val="0"/>
      <w:divBdr>
        <w:top w:val="none" w:sz="0" w:space="0" w:color="auto"/>
        <w:left w:val="none" w:sz="0" w:space="0" w:color="auto"/>
        <w:bottom w:val="none" w:sz="0" w:space="0" w:color="auto"/>
        <w:right w:val="none" w:sz="0" w:space="0" w:color="auto"/>
      </w:divBdr>
    </w:div>
    <w:div w:id="229922704">
      <w:bodyDiv w:val="1"/>
      <w:marLeft w:val="0"/>
      <w:marRight w:val="0"/>
      <w:marTop w:val="0"/>
      <w:marBottom w:val="0"/>
      <w:divBdr>
        <w:top w:val="none" w:sz="0" w:space="0" w:color="auto"/>
        <w:left w:val="none" w:sz="0" w:space="0" w:color="auto"/>
        <w:bottom w:val="none" w:sz="0" w:space="0" w:color="auto"/>
        <w:right w:val="none" w:sz="0" w:space="0" w:color="auto"/>
      </w:divBdr>
    </w:div>
    <w:div w:id="230121732">
      <w:bodyDiv w:val="1"/>
      <w:marLeft w:val="0"/>
      <w:marRight w:val="0"/>
      <w:marTop w:val="0"/>
      <w:marBottom w:val="0"/>
      <w:divBdr>
        <w:top w:val="none" w:sz="0" w:space="0" w:color="auto"/>
        <w:left w:val="none" w:sz="0" w:space="0" w:color="auto"/>
        <w:bottom w:val="none" w:sz="0" w:space="0" w:color="auto"/>
        <w:right w:val="none" w:sz="0" w:space="0" w:color="auto"/>
      </w:divBdr>
    </w:div>
    <w:div w:id="230121837">
      <w:bodyDiv w:val="1"/>
      <w:marLeft w:val="0"/>
      <w:marRight w:val="0"/>
      <w:marTop w:val="0"/>
      <w:marBottom w:val="0"/>
      <w:divBdr>
        <w:top w:val="none" w:sz="0" w:space="0" w:color="auto"/>
        <w:left w:val="none" w:sz="0" w:space="0" w:color="auto"/>
        <w:bottom w:val="none" w:sz="0" w:space="0" w:color="auto"/>
        <w:right w:val="none" w:sz="0" w:space="0" w:color="auto"/>
      </w:divBdr>
    </w:div>
    <w:div w:id="231503419">
      <w:bodyDiv w:val="1"/>
      <w:marLeft w:val="0"/>
      <w:marRight w:val="0"/>
      <w:marTop w:val="0"/>
      <w:marBottom w:val="0"/>
      <w:divBdr>
        <w:top w:val="none" w:sz="0" w:space="0" w:color="auto"/>
        <w:left w:val="none" w:sz="0" w:space="0" w:color="auto"/>
        <w:bottom w:val="none" w:sz="0" w:space="0" w:color="auto"/>
        <w:right w:val="none" w:sz="0" w:space="0" w:color="auto"/>
      </w:divBdr>
    </w:div>
    <w:div w:id="232011706">
      <w:bodyDiv w:val="1"/>
      <w:marLeft w:val="0"/>
      <w:marRight w:val="0"/>
      <w:marTop w:val="0"/>
      <w:marBottom w:val="0"/>
      <w:divBdr>
        <w:top w:val="none" w:sz="0" w:space="0" w:color="auto"/>
        <w:left w:val="none" w:sz="0" w:space="0" w:color="auto"/>
        <w:bottom w:val="none" w:sz="0" w:space="0" w:color="auto"/>
        <w:right w:val="none" w:sz="0" w:space="0" w:color="auto"/>
      </w:divBdr>
    </w:div>
    <w:div w:id="233853832">
      <w:bodyDiv w:val="1"/>
      <w:marLeft w:val="0"/>
      <w:marRight w:val="0"/>
      <w:marTop w:val="0"/>
      <w:marBottom w:val="0"/>
      <w:divBdr>
        <w:top w:val="none" w:sz="0" w:space="0" w:color="auto"/>
        <w:left w:val="none" w:sz="0" w:space="0" w:color="auto"/>
        <w:bottom w:val="none" w:sz="0" w:space="0" w:color="auto"/>
        <w:right w:val="none" w:sz="0" w:space="0" w:color="auto"/>
      </w:divBdr>
    </w:div>
    <w:div w:id="233977740">
      <w:bodyDiv w:val="1"/>
      <w:marLeft w:val="0"/>
      <w:marRight w:val="0"/>
      <w:marTop w:val="0"/>
      <w:marBottom w:val="0"/>
      <w:divBdr>
        <w:top w:val="none" w:sz="0" w:space="0" w:color="auto"/>
        <w:left w:val="none" w:sz="0" w:space="0" w:color="auto"/>
        <w:bottom w:val="none" w:sz="0" w:space="0" w:color="auto"/>
        <w:right w:val="none" w:sz="0" w:space="0" w:color="auto"/>
      </w:divBdr>
    </w:div>
    <w:div w:id="234122356">
      <w:bodyDiv w:val="1"/>
      <w:marLeft w:val="0"/>
      <w:marRight w:val="0"/>
      <w:marTop w:val="0"/>
      <w:marBottom w:val="0"/>
      <w:divBdr>
        <w:top w:val="none" w:sz="0" w:space="0" w:color="auto"/>
        <w:left w:val="none" w:sz="0" w:space="0" w:color="auto"/>
        <w:bottom w:val="none" w:sz="0" w:space="0" w:color="auto"/>
        <w:right w:val="none" w:sz="0" w:space="0" w:color="auto"/>
      </w:divBdr>
    </w:div>
    <w:div w:id="234630332">
      <w:bodyDiv w:val="1"/>
      <w:marLeft w:val="0"/>
      <w:marRight w:val="0"/>
      <w:marTop w:val="0"/>
      <w:marBottom w:val="0"/>
      <w:divBdr>
        <w:top w:val="none" w:sz="0" w:space="0" w:color="auto"/>
        <w:left w:val="none" w:sz="0" w:space="0" w:color="auto"/>
        <w:bottom w:val="none" w:sz="0" w:space="0" w:color="auto"/>
        <w:right w:val="none" w:sz="0" w:space="0" w:color="auto"/>
      </w:divBdr>
    </w:div>
    <w:div w:id="234707304">
      <w:bodyDiv w:val="1"/>
      <w:marLeft w:val="0"/>
      <w:marRight w:val="0"/>
      <w:marTop w:val="0"/>
      <w:marBottom w:val="0"/>
      <w:divBdr>
        <w:top w:val="none" w:sz="0" w:space="0" w:color="auto"/>
        <w:left w:val="none" w:sz="0" w:space="0" w:color="auto"/>
        <w:bottom w:val="none" w:sz="0" w:space="0" w:color="auto"/>
        <w:right w:val="none" w:sz="0" w:space="0" w:color="auto"/>
      </w:divBdr>
    </w:div>
    <w:div w:id="235091926">
      <w:bodyDiv w:val="1"/>
      <w:marLeft w:val="0"/>
      <w:marRight w:val="0"/>
      <w:marTop w:val="0"/>
      <w:marBottom w:val="0"/>
      <w:divBdr>
        <w:top w:val="none" w:sz="0" w:space="0" w:color="auto"/>
        <w:left w:val="none" w:sz="0" w:space="0" w:color="auto"/>
        <w:bottom w:val="none" w:sz="0" w:space="0" w:color="auto"/>
        <w:right w:val="none" w:sz="0" w:space="0" w:color="auto"/>
      </w:divBdr>
    </w:div>
    <w:div w:id="235749130">
      <w:bodyDiv w:val="1"/>
      <w:marLeft w:val="0"/>
      <w:marRight w:val="0"/>
      <w:marTop w:val="0"/>
      <w:marBottom w:val="0"/>
      <w:divBdr>
        <w:top w:val="none" w:sz="0" w:space="0" w:color="auto"/>
        <w:left w:val="none" w:sz="0" w:space="0" w:color="auto"/>
        <w:bottom w:val="none" w:sz="0" w:space="0" w:color="auto"/>
        <w:right w:val="none" w:sz="0" w:space="0" w:color="auto"/>
      </w:divBdr>
    </w:div>
    <w:div w:id="237910764">
      <w:bodyDiv w:val="1"/>
      <w:marLeft w:val="0"/>
      <w:marRight w:val="0"/>
      <w:marTop w:val="0"/>
      <w:marBottom w:val="0"/>
      <w:divBdr>
        <w:top w:val="none" w:sz="0" w:space="0" w:color="auto"/>
        <w:left w:val="none" w:sz="0" w:space="0" w:color="auto"/>
        <w:bottom w:val="none" w:sz="0" w:space="0" w:color="auto"/>
        <w:right w:val="none" w:sz="0" w:space="0" w:color="auto"/>
      </w:divBdr>
    </w:div>
    <w:div w:id="238827262">
      <w:bodyDiv w:val="1"/>
      <w:marLeft w:val="0"/>
      <w:marRight w:val="0"/>
      <w:marTop w:val="0"/>
      <w:marBottom w:val="0"/>
      <w:divBdr>
        <w:top w:val="none" w:sz="0" w:space="0" w:color="auto"/>
        <w:left w:val="none" w:sz="0" w:space="0" w:color="auto"/>
        <w:bottom w:val="none" w:sz="0" w:space="0" w:color="auto"/>
        <w:right w:val="none" w:sz="0" w:space="0" w:color="auto"/>
      </w:divBdr>
    </w:div>
    <w:div w:id="238948001">
      <w:bodyDiv w:val="1"/>
      <w:marLeft w:val="0"/>
      <w:marRight w:val="0"/>
      <w:marTop w:val="0"/>
      <w:marBottom w:val="0"/>
      <w:divBdr>
        <w:top w:val="none" w:sz="0" w:space="0" w:color="auto"/>
        <w:left w:val="none" w:sz="0" w:space="0" w:color="auto"/>
        <w:bottom w:val="none" w:sz="0" w:space="0" w:color="auto"/>
        <w:right w:val="none" w:sz="0" w:space="0" w:color="auto"/>
      </w:divBdr>
    </w:div>
    <w:div w:id="239146885">
      <w:bodyDiv w:val="1"/>
      <w:marLeft w:val="0"/>
      <w:marRight w:val="0"/>
      <w:marTop w:val="0"/>
      <w:marBottom w:val="0"/>
      <w:divBdr>
        <w:top w:val="none" w:sz="0" w:space="0" w:color="auto"/>
        <w:left w:val="none" w:sz="0" w:space="0" w:color="auto"/>
        <w:bottom w:val="none" w:sz="0" w:space="0" w:color="auto"/>
        <w:right w:val="none" w:sz="0" w:space="0" w:color="auto"/>
      </w:divBdr>
    </w:div>
    <w:div w:id="242767376">
      <w:bodyDiv w:val="1"/>
      <w:marLeft w:val="0"/>
      <w:marRight w:val="0"/>
      <w:marTop w:val="0"/>
      <w:marBottom w:val="0"/>
      <w:divBdr>
        <w:top w:val="none" w:sz="0" w:space="0" w:color="auto"/>
        <w:left w:val="none" w:sz="0" w:space="0" w:color="auto"/>
        <w:bottom w:val="none" w:sz="0" w:space="0" w:color="auto"/>
        <w:right w:val="none" w:sz="0" w:space="0" w:color="auto"/>
      </w:divBdr>
    </w:div>
    <w:div w:id="243150916">
      <w:bodyDiv w:val="1"/>
      <w:marLeft w:val="0"/>
      <w:marRight w:val="0"/>
      <w:marTop w:val="0"/>
      <w:marBottom w:val="0"/>
      <w:divBdr>
        <w:top w:val="none" w:sz="0" w:space="0" w:color="auto"/>
        <w:left w:val="none" w:sz="0" w:space="0" w:color="auto"/>
        <w:bottom w:val="none" w:sz="0" w:space="0" w:color="auto"/>
        <w:right w:val="none" w:sz="0" w:space="0" w:color="auto"/>
      </w:divBdr>
    </w:div>
    <w:div w:id="244150684">
      <w:bodyDiv w:val="1"/>
      <w:marLeft w:val="0"/>
      <w:marRight w:val="0"/>
      <w:marTop w:val="0"/>
      <w:marBottom w:val="0"/>
      <w:divBdr>
        <w:top w:val="none" w:sz="0" w:space="0" w:color="auto"/>
        <w:left w:val="none" w:sz="0" w:space="0" w:color="auto"/>
        <w:bottom w:val="none" w:sz="0" w:space="0" w:color="auto"/>
        <w:right w:val="none" w:sz="0" w:space="0" w:color="auto"/>
      </w:divBdr>
    </w:div>
    <w:div w:id="244801568">
      <w:bodyDiv w:val="1"/>
      <w:marLeft w:val="0"/>
      <w:marRight w:val="0"/>
      <w:marTop w:val="0"/>
      <w:marBottom w:val="0"/>
      <w:divBdr>
        <w:top w:val="none" w:sz="0" w:space="0" w:color="auto"/>
        <w:left w:val="none" w:sz="0" w:space="0" w:color="auto"/>
        <w:bottom w:val="none" w:sz="0" w:space="0" w:color="auto"/>
        <w:right w:val="none" w:sz="0" w:space="0" w:color="auto"/>
      </w:divBdr>
    </w:div>
    <w:div w:id="244845652">
      <w:bodyDiv w:val="1"/>
      <w:marLeft w:val="0"/>
      <w:marRight w:val="0"/>
      <w:marTop w:val="0"/>
      <w:marBottom w:val="0"/>
      <w:divBdr>
        <w:top w:val="none" w:sz="0" w:space="0" w:color="auto"/>
        <w:left w:val="none" w:sz="0" w:space="0" w:color="auto"/>
        <w:bottom w:val="none" w:sz="0" w:space="0" w:color="auto"/>
        <w:right w:val="none" w:sz="0" w:space="0" w:color="auto"/>
      </w:divBdr>
    </w:div>
    <w:div w:id="246769041">
      <w:bodyDiv w:val="1"/>
      <w:marLeft w:val="0"/>
      <w:marRight w:val="0"/>
      <w:marTop w:val="0"/>
      <w:marBottom w:val="0"/>
      <w:divBdr>
        <w:top w:val="none" w:sz="0" w:space="0" w:color="auto"/>
        <w:left w:val="none" w:sz="0" w:space="0" w:color="auto"/>
        <w:bottom w:val="none" w:sz="0" w:space="0" w:color="auto"/>
        <w:right w:val="none" w:sz="0" w:space="0" w:color="auto"/>
      </w:divBdr>
    </w:div>
    <w:div w:id="246816688">
      <w:bodyDiv w:val="1"/>
      <w:marLeft w:val="0"/>
      <w:marRight w:val="0"/>
      <w:marTop w:val="0"/>
      <w:marBottom w:val="0"/>
      <w:divBdr>
        <w:top w:val="none" w:sz="0" w:space="0" w:color="auto"/>
        <w:left w:val="none" w:sz="0" w:space="0" w:color="auto"/>
        <w:bottom w:val="none" w:sz="0" w:space="0" w:color="auto"/>
        <w:right w:val="none" w:sz="0" w:space="0" w:color="auto"/>
      </w:divBdr>
    </w:div>
    <w:div w:id="248198514">
      <w:bodyDiv w:val="1"/>
      <w:marLeft w:val="0"/>
      <w:marRight w:val="0"/>
      <w:marTop w:val="0"/>
      <w:marBottom w:val="0"/>
      <w:divBdr>
        <w:top w:val="none" w:sz="0" w:space="0" w:color="auto"/>
        <w:left w:val="none" w:sz="0" w:space="0" w:color="auto"/>
        <w:bottom w:val="none" w:sz="0" w:space="0" w:color="auto"/>
        <w:right w:val="none" w:sz="0" w:space="0" w:color="auto"/>
      </w:divBdr>
    </w:div>
    <w:div w:id="249966453">
      <w:bodyDiv w:val="1"/>
      <w:marLeft w:val="0"/>
      <w:marRight w:val="0"/>
      <w:marTop w:val="0"/>
      <w:marBottom w:val="0"/>
      <w:divBdr>
        <w:top w:val="none" w:sz="0" w:space="0" w:color="auto"/>
        <w:left w:val="none" w:sz="0" w:space="0" w:color="auto"/>
        <w:bottom w:val="none" w:sz="0" w:space="0" w:color="auto"/>
        <w:right w:val="none" w:sz="0" w:space="0" w:color="auto"/>
      </w:divBdr>
    </w:div>
    <w:div w:id="249968254">
      <w:bodyDiv w:val="1"/>
      <w:marLeft w:val="0"/>
      <w:marRight w:val="0"/>
      <w:marTop w:val="0"/>
      <w:marBottom w:val="0"/>
      <w:divBdr>
        <w:top w:val="none" w:sz="0" w:space="0" w:color="auto"/>
        <w:left w:val="none" w:sz="0" w:space="0" w:color="auto"/>
        <w:bottom w:val="none" w:sz="0" w:space="0" w:color="auto"/>
        <w:right w:val="none" w:sz="0" w:space="0" w:color="auto"/>
      </w:divBdr>
    </w:div>
    <w:div w:id="250163757">
      <w:bodyDiv w:val="1"/>
      <w:marLeft w:val="0"/>
      <w:marRight w:val="0"/>
      <w:marTop w:val="0"/>
      <w:marBottom w:val="0"/>
      <w:divBdr>
        <w:top w:val="none" w:sz="0" w:space="0" w:color="auto"/>
        <w:left w:val="none" w:sz="0" w:space="0" w:color="auto"/>
        <w:bottom w:val="none" w:sz="0" w:space="0" w:color="auto"/>
        <w:right w:val="none" w:sz="0" w:space="0" w:color="auto"/>
      </w:divBdr>
    </w:div>
    <w:div w:id="252397629">
      <w:bodyDiv w:val="1"/>
      <w:marLeft w:val="0"/>
      <w:marRight w:val="0"/>
      <w:marTop w:val="0"/>
      <w:marBottom w:val="0"/>
      <w:divBdr>
        <w:top w:val="none" w:sz="0" w:space="0" w:color="auto"/>
        <w:left w:val="none" w:sz="0" w:space="0" w:color="auto"/>
        <w:bottom w:val="none" w:sz="0" w:space="0" w:color="auto"/>
        <w:right w:val="none" w:sz="0" w:space="0" w:color="auto"/>
      </w:divBdr>
    </w:div>
    <w:div w:id="253128193">
      <w:bodyDiv w:val="1"/>
      <w:marLeft w:val="0"/>
      <w:marRight w:val="0"/>
      <w:marTop w:val="0"/>
      <w:marBottom w:val="0"/>
      <w:divBdr>
        <w:top w:val="none" w:sz="0" w:space="0" w:color="auto"/>
        <w:left w:val="none" w:sz="0" w:space="0" w:color="auto"/>
        <w:bottom w:val="none" w:sz="0" w:space="0" w:color="auto"/>
        <w:right w:val="none" w:sz="0" w:space="0" w:color="auto"/>
      </w:divBdr>
    </w:div>
    <w:div w:id="253974450">
      <w:bodyDiv w:val="1"/>
      <w:marLeft w:val="0"/>
      <w:marRight w:val="0"/>
      <w:marTop w:val="0"/>
      <w:marBottom w:val="0"/>
      <w:divBdr>
        <w:top w:val="none" w:sz="0" w:space="0" w:color="auto"/>
        <w:left w:val="none" w:sz="0" w:space="0" w:color="auto"/>
        <w:bottom w:val="none" w:sz="0" w:space="0" w:color="auto"/>
        <w:right w:val="none" w:sz="0" w:space="0" w:color="auto"/>
      </w:divBdr>
    </w:div>
    <w:div w:id="254441918">
      <w:bodyDiv w:val="1"/>
      <w:marLeft w:val="0"/>
      <w:marRight w:val="0"/>
      <w:marTop w:val="0"/>
      <w:marBottom w:val="0"/>
      <w:divBdr>
        <w:top w:val="none" w:sz="0" w:space="0" w:color="auto"/>
        <w:left w:val="none" w:sz="0" w:space="0" w:color="auto"/>
        <w:bottom w:val="none" w:sz="0" w:space="0" w:color="auto"/>
        <w:right w:val="none" w:sz="0" w:space="0" w:color="auto"/>
      </w:divBdr>
    </w:div>
    <w:div w:id="255870254">
      <w:bodyDiv w:val="1"/>
      <w:marLeft w:val="0"/>
      <w:marRight w:val="0"/>
      <w:marTop w:val="0"/>
      <w:marBottom w:val="0"/>
      <w:divBdr>
        <w:top w:val="none" w:sz="0" w:space="0" w:color="auto"/>
        <w:left w:val="none" w:sz="0" w:space="0" w:color="auto"/>
        <w:bottom w:val="none" w:sz="0" w:space="0" w:color="auto"/>
        <w:right w:val="none" w:sz="0" w:space="0" w:color="auto"/>
      </w:divBdr>
    </w:div>
    <w:div w:id="256794038">
      <w:bodyDiv w:val="1"/>
      <w:marLeft w:val="0"/>
      <w:marRight w:val="0"/>
      <w:marTop w:val="0"/>
      <w:marBottom w:val="0"/>
      <w:divBdr>
        <w:top w:val="none" w:sz="0" w:space="0" w:color="auto"/>
        <w:left w:val="none" w:sz="0" w:space="0" w:color="auto"/>
        <w:bottom w:val="none" w:sz="0" w:space="0" w:color="auto"/>
        <w:right w:val="none" w:sz="0" w:space="0" w:color="auto"/>
      </w:divBdr>
    </w:div>
    <w:div w:id="257375640">
      <w:bodyDiv w:val="1"/>
      <w:marLeft w:val="0"/>
      <w:marRight w:val="0"/>
      <w:marTop w:val="0"/>
      <w:marBottom w:val="0"/>
      <w:divBdr>
        <w:top w:val="none" w:sz="0" w:space="0" w:color="auto"/>
        <w:left w:val="none" w:sz="0" w:space="0" w:color="auto"/>
        <w:bottom w:val="none" w:sz="0" w:space="0" w:color="auto"/>
        <w:right w:val="none" w:sz="0" w:space="0" w:color="auto"/>
      </w:divBdr>
    </w:div>
    <w:div w:id="258218994">
      <w:bodyDiv w:val="1"/>
      <w:marLeft w:val="0"/>
      <w:marRight w:val="0"/>
      <w:marTop w:val="0"/>
      <w:marBottom w:val="0"/>
      <w:divBdr>
        <w:top w:val="none" w:sz="0" w:space="0" w:color="auto"/>
        <w:left w:val="none" w:sz="0" w:space="0" w:color="auto"/>
        <w:bottom w:val="none" w:sz="0" w:space="0" w:color="auto"/>
        <w:right w:val="none" w:sz="0" w:space="0" w:color="auto"/>
      </w:divBdr>
    </w:div>
    <w:div w:id="259072690">
      <w:bodyDiv w:val="1"/>
      <w:marLeft w:val="0"/>
      <w:marRight w:val="0"/>
      <w:marTop w:val="0"/>
      <w:marBottom w:val="0"/>
      <w:divBdr>
        <w:top w:val="none" w:sz="0" w:space="0" w:color="auto"/>
        <w:left w:val="none" w:sz="0" w:space="0" w:color="auto"/>
        <w:bottom w:val="none" w:sz="0" w:space="0" w:color="auto"/>
        <w:right w:val="none" w:sz="0" w:space="0" w:color="auto"/>
      </w:divBdr>
    </w:div>
    <w:div w:id="259799876">
      <w:bodyDiv w:val="1"/>
      <w:marLeft w:val="0"/>
      <w:marRight w:val="0"/>
      <w:marTop w:val="0"/>
      <w:marBottom w:val="0"/>
      <w:divBdr>
        <w:top w:val="none" w:sz="0" w:space="0" w:color="auto"/>
        <w:left w:val="none" w:sz="0" w:space="0" w:color="auto"/>
        <w:bottom w:val="none" w:sz="0" w:space="0" w:color="auto"/>
        <w:right w:val="none" w:sz="0" w:space="0" w:color="auto"/>
      </w:divBdr>
    </w:div>
    <w:div w:id="260455422">
      <w:bodyDiv w:val="1"/>
      <w:marLeft w:val="0"/>
      <w:marRight w:val="0"/>
      <w:marTop w:val="0"/>
      <w:marBottom w:val="0"/>
      <w:divBdr>
        <w:top w:val="none" w:sz="0" w:space="0" w:color="auto"/>
        <w:left w:val="none" w:sz="0" w:space="0" w:color="auto"/>
        <w:bottom w:val="none" w:sz="0" w:space="0" w:color="auto"/>
        <w:right w:val="none" w:sz="0" w:space="0" w:color="auto"/>
      </w:divBdr>
    </w:div>
    <w:div w:id="260531916">
      <w:bodyDiv w:val="1"/>
      <w:marLeft w:val="0"/>
      <w:marRight w:val="0"/>
      <w:marTop w:val="0"/>
      <w:marBottom w:val="0"/>
      <w:divBdr>
        <w:top w:val="none" w:sz="0" w:space="0" w:color="auto"/>
        <w:left w:val="none" w:sz="0" w:space="0" w:color="auto"/>
        <w:bottom w:val="none" w:sz="0" w:space="0" w:color="auto"/>
        <w:right w:val="none" w:sz="0" w:space="0" w:color="auto"/>
      </w:divBdr>
    </w:div>
    <w:div w:id="260646602">
      <w:bodyDiv w:val="1"/>
      <w:marLeft w:val="0"/>
      <w:marRight w:val="0"/>
      <w:marTop w:val="0"/>
      <w:marBottom w:val="0"/>
      <w:divBdr>
        <w:top w:val="none" w:sz="0" w:space="0" w:color="auto"/>
        <w:left w:val="none" w:sz="0" w:space="0" w:color="auto"/>
        <w:bottom w:val="none" w:sz="0" w:space="0" w:color="auto"/>
        <w:right w:val="none" w:sz="0" w:space="0" w:color="auto"/>
      </w:divBdr>
    </w:div>
    <w:div w:id="260989984">
      <w:bodyDiv w:val="1"/>
      <w:marLeft w:val="0"/>
      <w:marRight w:val="0"/>
      <w:marTop w:val="0"/>
      <w:marBottom w:val="0"/>
      <w:divBdr>
        <w:top w:val="none" w:sz="0" w:space="0" w:color="auto"/>
        <w:left w:val="none" w:sz="0" w:space="0" w:color="auto"/>
        <w:bottom w:val="none" w:sz="0" w:space="0" w:color="auto"/>
        <w:right w:val="none" w:sz="0" w:space="0" w:color="auto"/>
      </w:divBdr>
    </w:div>
    <w:div w:id="261692001">
      <w:bodyDiv w:val="1"/>
      <w:marLeft w:val="0"/>
      <w:marRight w:val="0"/>
      <w:marTop w:val="0"/>
      <w:marBottom w:val="0"/>
      <w:divBdr>
        <w:top w:val="none" w:sz="0" w:space="0" w:color="auto"/>
        <w:left w:val="none" w:sz="0" w:space="0" w:color="auto"/>
        <w:bottom w:val="none" w:sz="0" w:space="0" w:color="auto"/>
        <w:right w:val="none" w:sz="0" w:space="0" w:color="auto"/>
      </w:divBdr>
    </w:div>
    <w:div w:id="262224393">
      <w:bodyDiv w:val="1"/>
      <w:marLeft w:val="0"/>
      <w:marRight w:val="0"/>
      <w:marTop w:val="0"/>
      <w:marBottom w:val="0"/>
      <w:divBdr>
        <w:top w:val="none" w:sz="0" w:space="0" w:color="auto"/>
        <w:left w:val="none" w:sz="0" w:space="0" w:color="auto"/>
        <w:bottom w:val="none" w:sz="0" w:space="0" w:color="auto"/>
        <w:right w:val="none" w:sz="0" w:space="0" w:color="auto"/>
      </w:divBdr>
    </w:div>
    <w:div w:id="262493082">
      <w:bodyDiv w:val="1"/>
      <w:marLeft w:val="0"/>
      <w:marRight w:val="0"/>
      <w:marTop w:val="0"/>
      <w:marBottom w:val="0"/>
      <w:divBdr>
        <w:top w:val="none" w:sz="0" w:space="0" w:color="auto"/>
        <w:left w:val="none" w:sz="0" w:space="0" w:color="auto"/>
        <w:bottom w:val="none" w:sz="0" w:space="0" w:color="auto"/>
        <w:right w:val="none" w:sz="0" w:space="0" w:color="auto"/>
      </w:divBdr>
    </w:div>
    <w:div w:id="262806894">
      <w:bodyDiv w:val="1"/>
      <w:marLeft w:val="0"/>
      <w:marRight w:val="0"/>
      <w:marTop w:val="0"/>
      <w:marBottom w:val="0"/>
      <w:divBdr>
        <w:top w:val="none" w:sz="0" w:space="0" w:color="auto"/>
        <w:left w:val="none" w:sz="0" w:space="0" w:color="auto"/>
        <w:bottom w:val="none" w:sz="0" w:space="0" w:color="auto"/>
        <w:right w:val="none" w:sz="0" w:space="0" w:color="auto"/>
      </w:divBdr>
    </w:div>
    <w:div w:id="262996396">
      <w:bodyDiv w:val="1"/>
      <w:marLeft w:val="0"/>
      <w:marRight w:val="0"/>
      <w:marTop w:val="0"/>
      <w:marBottom w:val="0"/>
      <w:divBdr>
        <w:top w:val="none" w:sz="0" w:space="0" w:color="auto"/>
        <w:left w:val="none" w:sz="0" w:space="0" w:color="auto"/>
        <w:bottom w:val="none" w:sz="0" w:space="0" w:color="auto"/>
        <w:right w:val="none" w:sz="0" w:space="0" w:color="auto"/>
      </w:divBdr>
    </w:div>
    <w:div w:id="264114323">
      <w:bodyDiv w:val="1"/>
      <w:marLeft w:val="0"/>
      <w:marRight w:val="0"/>
      <w:marTop w:val="0"/>
      <w:marBottom w:val="0"/>
      <w:divBdr>
        <w:top w:val="none" w:sz="0" w:space="0" w:color="auto"/>
        <w:left w:val="none" w:sz="0" w:space="0" w:color="auto"/>
        <w:bottom w:val="none" w:sz="0" w:space="0" w:color="auto"/>
        <w:right w:val="none" w:sz="0" w:space="0" w:color="auto"/>
      </w:divBdr>
    </w:div>
    <w:div w:id="265042789">
      <w:bodyDiv w:val="1"/>
      <w:marLeft w:val="0"/>
      <w:marRight w:val="0"/>
      <w:marTop w:val="0"/>
      <w:marBottom w:val="0"/>
      <w:divBdr>
        <w:top w:val="none" w:sz="0" w:space="0" w:color="auto"/>
        <w:left w:val="none" w:sz="0" w:space="0" w:color="auto"/>
        <w:bottom w:val="none" w:sz="0" w:space="0" w:color="auto"/>
        <w:right w:val="none" w:sz="0" w:space="0" w:color="auto"/>
      </w:divBdr>
    </w:div>
    <w:div w:id="266155349">
      <w:bodyDiv w:val="1"/>
      <w:marLeft w:val="0"/>
      <w:marRight w:val="0"/>
      <w:marTop w:val="0"/>
      <w:marBottom w:val="0"/>
      <w:divBdr>
        <w:top w:val="none" w:sz="0" w:space="0" w:color="auto"/>
        <w:left w:val="none" w:sz="0" w:space="0" w:color="auto"/>
        <w:bottom w:val="none" w:sz="0" w:space="0" w:color="auto"/>
        <w:right w:val="none" w:sz="0" w:space="0" w:color="auto"/>
      </w:divBdr>
    </w:div>
    <w:div w:id="266624700">
      <w:bodyDiv w:val="1"/>
      <w:marLeft w:val="0"/>
      <w:marRight w:val="0"/>
      <w:marTop w:val="0"/>
      <w:marBottom w:val="0"/>
      <w:divBdr>
        <w:top w:val="none" w:sz="0" w:space="0" w:color="auto"/>
        <w:left w:val="none" w:sz="0" w:space="0" w:color="auto"/>
        <w:bottom w:val="none" w:sz="0" w:space="0" w:color="auto"/>
        <w:right w:val="none" w:sz="0" w:space="0" w:color="auto"/>
      </w:divBdr>
    </w:div>
    <w:div w:id="266932886">
      <w:bodyDiv w:val="1"/>
      <w:marLeft w:val="0"/>
      <w:marRight w:val="0"/>
      <w:marTop w:val="0"/>
      <w:marBottom w:val="0"/>
      <w:divBdr>
        <w:top w:val="none" w:sz="0" w:space="0" w:color="auto"/>
        <w:left w:val="none" w:sz="0" w:space="0" w:color="auto"/>
        <w:bottom w:val="none" w:sz="0" w:space="0" w:color="auto"/>
        <w:right w:val="none" w:sz="0" w:space="0" w:color="auto"/>
      </w:divBdr>
    </w:div>
    <w:div w:id="267859696">
      <w:bodyDiv w:val="1"/>
      <w:marLeft w:val="0"/>
      <w:marRight w:val="0"/>
      <w:marTop w:val="0"/>
      <w:marBottom w:val="0"/>
      <w:divBdr>
        <w:top w:val="none" w:sz="0" w:space="0" w:color="auto"/>
        <w:left w:val="none" w:sz="0" w:space="0" w:color="auto"/>
        <w:bottom w:val="none" w:sz="0" w:space="0" w:color="auto"/>
        <w:right w:val="none" w:sz="0" w:space="0" w:color="auto"/>
      </w:divBdr>
    </w:div>
    <w:div w:id="267931802">
      <w:bodyDiv w:val="1"/>
      <w:marLeft w:val="0"/>
      <w:marRight w:val="0"/>
      <w:marTop w:val="0"/>
      <w:marBottom w:val="0"/>
      <w:divBdr>
        <w:top w:val="none" w:sz="0" w:space="0" w:color="auto"/>
        <w:left w:val="none" w:sz="0" w:space="0" w:color="auto"/>
        <w:bottom w:val="none" w:sz="0" w:space="0" w:color="auto"/>
        <w:right w:val="none" w:sz="0" w:space="0" w:color="auto"/>
      </w:divBdr>
    </w:div>
    <w:div w:id="268973588">
      <w:bodyDiv w:val="1"/>
      <w:marLeft w:val="0"/>
      <w:marRight w:val="0"/>
      <w:marTop w:val="0"/>
      <w:marBottom w:val="0"/>
      <w:divBdr>
        <w:top w:val="none" w:sz="0" w:space="0" w:color="auto"/>
        <w:left w:val="none" w:sz="0" w:space="0" w:color="auto"/>
        <w:bottom w:val="none" w:sz="0" w:space="0" w:color="auto"/>
        <w:right w:val="none" w:sz="0" w:space="0" w:color="auto"/>
      </w:divBdr>
    </w:div>
    <w:div w:id="269440158">
      <w:bodyDiv w:val="1"/>
      <w:marLeft w:val="0"/>
      <w:marRight w:val="0"/>
      <w:marTop w:val="0"/>
      <w:marBottom w:val="0"/>
      <w:divBdr>
        <w:top w:val="none" w:sz="0" w:space="0" w:color="auto"/>
        <w:left w:val="none" w:sz="0" w:space="0" w:color="auto"/>
        <w:bottom w:val="none" w:sz="0" w:space="0" w:color="auto"/>
        <w:right w:val="none" w:sz="0" w:space="0" w:color="auto"/>
      </w:divBdr>
    </w:div>
    <w:div w:id="269512590">
      <w:bodyDiv w:val="1"/>
      <w:marLeft w:val="0"/>
      <w:marRight w:val="0"/>
      <w:marTop w:val="0"/>
      <w:marBottom w:val="0"/>
      <w:divBdr>
        <w:top w:val="none" w:sz="0" w:space="0" w:color="auto"/>
        <w:left w:val="none" w:sz="0" w:space="0" w:color="auto"/>
        <w:bottom w:val="none" w:sz="0" w:space="0" w:color="auto"/>
        <w:right w:val="none" w:sz="0" w:space="0" w:color="auto"/>
      </w:divBdr>
    </w:div>
    <w:div w:id="269625616">
      <w:bodyDiv w:val="1"/>
      <w:marLeft w:val="0"/>
      <w:marRight w:val="0"/>
      <w:marTop w:val="0"/>
      <w:marBottom w:val="0"/>
      <w:divBdr>
        <w:top w:val="none" w:sz="0" w:space="0" w:color="auto"/>
        <w:left w:val="none" w:sz="0" w:space="0" w:color="auto"/>
        <w:bottom w:val="none" w:sz="0" w:space="0" w:color="auto"/>
        <w:right w:val="none" w:sz="0" w:space="0" w:color="auto"/>
      </w:divBdr>
    </w:div>
    <w:div w:id="270090737">
      <w:bodyDiv w:val="1"/>
      <w:marLeft w:val="0"/>
      <w:marRight w:val="0"/>
      <w:marTop w:val="0"/>
      <w:marBottom w:val="0"/>
      <w:divBdr>
        <w:top w:val="none" w:sz="0" w:space="0" w:color="auto"/>
        <w:left w:val="none" w:sz="0" w:space="0" w:color="auto"/>
        <w:bottom w:val="none" w:sz="0" w:space="0" w:color="auto"/>
        <w:right w:val="none" w:sz="0" w:space="0" w:color="auto"/>
      </w:divBdr>
    </w:div>
    <w:div w:id="270170079">
      <w:bodyDiv w:val="1"/>
      <w:marLeft w:val="0"/>
      <w:marRight w:val="0"/>
      <w:marTop w:val="0"/>
      <w:marBottom w:val="0"/>
      <w:divBdr>
        <w:top w:val="none" w:sz="0" w:space="0" w:color="auto"/>
        <w:left w:val="none" w:sz="0" w:space="0" w:color="auto"/>
        <w:bottom w:val="none" w:sz="0" w:space="0" w:color="auto"/>
        <w:right w:val="none" w:sz="0" w:space="0" w:color="auto"/>
      </w:divBdr>
    </w:div>
    <w:div w:id="270431718">
      <w:bodyDiv w:val="1"/>
      <w:marLeft w:val="0"/>
      <w:marRight w:val="0"/>
      <w:marTop w:val="0"/>
      <w:marBottom w:val="0"/>
      <w:divBdr>
        <w:top w:val="none" w:sz="0" w:space="0" w:color="auto"/>
        <w:left w:val="none" w:sz="0" w:space="0" w:color="auto"/>
        <w:bottom w:val="none" w:sz="0" w:space="0" w:color="auto"/>
        <w:right w:val="none" w:sz="0" w:space="0" w:color="auto"/>
      </w:divBdr>
    </w:div>
    <w:div w:id="271284846">
      <w:bodyDiv w:val="1"/>
      <w:marLeft w:val="0"/>
      <w:marRight w:val="0"/>
      <w:marTop w:val="0"/>
      <w:marBottom w:val="0"/>
      <w:divBdr>
        <w:top w:val="none" w:sz="0" w:space="0" w:color="auto"/>
        <w:left w:val="none" w:sz="0" w:space="0" w:color="auto"/>
        <w:bottom w:val="none" w:sz="0" w:space="0" w:color="auto"/>
        <w:right w:val="none" w:sz="0" w:space="0" w:color="auto"/>
      </w:divBdr>
    </w:div>
    <w:div w:id="271401436">
      <w:bodyDiv w:val="1"/>
      <w:marLeft w:val="0"/>
      <w:marRight w:val="0"/>
      <w:marTop w:val="0"/>
      <w:marBottom w:val="0"/>
      <w:divBdr>
        <w:top w:val="none" w:sz="0" w:space="0" w:color="auto"/>
        <w:left w:val="none" w:sz="0" w:space="0" w:color="auto"/>
        <w:bottom w:val="none" w:sz="0" w:space="0" w:color="auto"/>
        <w:right w:val="none" w:sz="0" w:space="0" w:color="auto"/>
      </w:divBdr>
    </w:div>
    <w:div w:id="271985392">
      <w:bodyDiv w:val="1"/>
      <w:marLeft w:val="0"/>
      <w:marRight w:val="0"/>
      <w:marTop w:val="0"/>
      <w:marBottom w:val="0"/>
      <w:divBdr>
        <w:top w:val="none" w:sz="0" w:space="0" w:color="auto"/>
        <w:left w:val="none" w:sz="0" w:space="0" w:color="auto"/>
        <w:bottom w:val="none" w:sz="0" w:space="0" w:color="auto"/>
        <w:right w:val="none" w:sz="0" w:space="0" w:color="auto"/>
      </w:divBdr>
    </w:div>
    <w:div w:id="272518512">
      <w:bodyDiv w:val="1"/>
      <w:marLeft w:val="0"/>
      <w:marRight w:val="0"/>
      <w:marTop w:val="0"/>
      <w:marBottom w:val="0"/>
      <w:divBdr>
        <w:top w:val="none" w:sz="0" w:space="0" w:color="auto"/>
        <w:left w:val="none" w:sz="0" w:space="0" w:color="auto"/>
        <w:bottom w:val="none" w:sz="0" w:space="0" w:color="auto"/>
        <w:right w:val="none" w:sz="0" w:space="0" w:color="auto"/>
      </w:divBdr>
    </w:div>
    <w:div w:id="272903244">
      <w:bodyDiv w:val="1"/>
      <w:marLeft w:val="0"/>
      <w:marRight w:val="0"/>
      <w:marTop w:val="0"/>
      <w:marBottom w:val="0"/>
      <w:divBdr>
        <w:top w:val="none" w:sz="0" w:space="0" w:color="auto"/>
        <w:left w:val="none" w:sz="0" w:space="0" w:color="auto"/>
        <w:bottom w:val="none" w:sz="0" w:space="0" w:color="auto"/>
        <w:right w:val="none" w:sz="0" w:space="0" w:color="auto"/>
      </w:divBdr>
    </w:div>
    <w:div w:id="273555772">
      <w:bodyDiv w:val="1"/>
      <w:marLeft w:val="0"/>
      <w:marRight w:val="0"/>
      <w:marTop w:val="0"/>
      <w:marBottom w:val="0"/>
      <w:divBdr>
        <w:top w:val="none" w:sz="0" w:space="0" w:color="auto"/>
        <w:left w:val="none" w:sz="0" w:space="0" w:color="auto"/>
        <w:bottom w:val="none" w:sz="0" w:space="0" w:color="auto"/>
        <w:right w:val="none" w:sz="0" w:space="0" w:color="auto"/>
      </w:divBdr>
    </w:div>
    <w:div w:id="275254318">
      <w:bodyDiv w:val="1"/>
      <w:marLeft w:val="0"/>
      <w:marRight w:val="0"/>
      <w:marTop w:val="0"/>
      <w:marBottom w:val="0"/>
      <w:divBdr>
        <w:top w:val="none" w:sz="0" w:space="0" w:color="auto"/>
        <w:left w:val="none" w:sz="0" w:space="0" w:color="auto"/>
        <w:bottom w:val="none" w:sz="0" w:space="0" w:color="auto"/>
        <w:right w:val="none" w:sz="0" w:space="0" w:color="auto"/>
      </w:divBdr>
    </w:div>
    <w:div w:id="275333541">
      <w:bodyDiv w:val="1"/>
      <w:marLeft w:val="0"/>
      <w:marRight w:val="0"/>
      <w:marTop w:val="0"/>
      <w:marBottom w:val="0"/>
      <w:divBdr>
        <w:top w:val="none" w:sz="0" w:space="0" w:color="auto"/>
        <w:left w:val="none" w:sz="0" w:space="0" w:color="auto"/>
        <w:bottom w:val="none" w:sz="0" w:space="0" w:color="auto"/>
        <w:right w:val="none" w:sz="0" w:space="0" w:color="auto"/>
      </w:divBdr>
    </w:div>
    <w:div w:id="276103957">
      <w:bodyDiv w:val="1"/>
      <w:marLeft w:val="0"/>
      <w:marRight w:val="0"/>
      <w:marTop w:val="0"/>
      <w:marBottom w:val="0"/>
      <w:divBdr>
        <w:top w:val="none" w:sz="0" w:space="0" w:color="auto"/>
        <w:left w:val="none" w:sz="0" w:space="0" w:color="auto"/>
        <w:bottom w:val="none" w:sz="0" w:space="0" w:color="auto"/>
        <w:right w:val="none" w:sz="0" w:space="0" w:color="auto"/>
      </w:divBdr>
    </w:div>
    <w:div w:id="276108350">
      <w:bodyDiv w:val="1"/>
      <w:marLeft w:val="0"/>
      <w:marRight w:val="0"/>
      <w:marTop w:val="0"/>
      <w:marBottom w:val="0"/>
      <w:divBdr>
        <w:top w:val="none" w:sz="0" w:space="0" w:color="auto"/>
        <w:left w:val="none" w:sz="0" w:space="0" w:color="auto"/>
        <w:bottom w:val="none" w:sz="0" w:space="0" w:color="auto"/>
        <w:right w:val="none" w:sz="0" w:space="0" w:color="auto"/>
      </w:divBdr>
    </w:div>
    <w:div w:id="276446030">
      <w:bodyDiv w:val="1"/>
      <w:marLeft w:val="0"/>
      <w:marRight w:val="0"/>
      <w:marTop w:val="0"/>
      <w:marBottom w:val="0"/>
      <w:divBdr>
        <w:top w:val="none" w:sz="0" w:space="0" w:color="auto"/>
        <w:left w:val="none" w:sz="0" w:space="0" w:color="auto"/>
        <w:bottom w:val="none" w:sz="0" w:space="0" w:color="auto"/>
        <w:right w:val="none" w:sz="0" w:space="0" w:color="auto"/>
      </w:divBdr>
    </w:div>
    <w:div w:id="277301629">
      <w:bodyDiv w:val="1"/>
      <w:marLeft w:val="0"/>
      <w:marRight w:val="0"/>
      <w:marTop w:val="0"/>
      <w:marBottom w:val="0"/>
      <w:divBdr>
        <w:top w:val="none" w:sz="0" w:space="0" w:color="auto"/>
        <w:left w:val="none" w:sz="0" w:space="0" w:color="auto"/>
        <w:bottom w:val="none" w:sz="0" w:space="0" w:color="auto"/>
        <w:right w:val="none" w:sz="0" w:space="0" w:color="auto"/>
      </w:divBdr>
    </w:div>
    <w:div w:id="278074637">
      <w:bodyDiv w:val="1"/>
      <w:marLeft w:val="0"/>
      <w:marRight w:val="0"/>
      <w:marTop w:val="0"/>
      <w:marBottom w:val="0"/>
      <w:divBdr>
        <w:top w:val="none" w:sz="0" w:space="0" w:color="auto"/>
        <w:left w:val="none" w:sz="0" w:space="0" w:color="auto"/>
        <w:bottom w:val="none" w:sz="0" w:space="0" w:color="auto"/>
        <w:right w:val="none" w:sz="0" w:space="0" w:color="auto"/>
      </w:divBdr>
    </w:div>
    <w:div w:id="279184954">
      <w:bodyDiv w:val="1"/>
      <w:marLeft w:val="0"/>
      <w:marRight w:val="0"/>
      <w:marTop w:val="0"/>
      <w:marBottom w:val="0"/>
      <w:divBdr>
        <w:top w:val="none" w:sz="0" w:space="0" w:color="auto"/>
        <w:left w:val="none" w:sz="0" w:space="0" w:color="auto"/>
        <w:bottom w:val="none" w:sz="0" w:space="0" w:color="auto"/>
        <w:right w:val="none" w:sz="0" w:space="0" w:color="auto"/>
      </w:divBdr>
    </w:div>
    <w:div w:id="279338631">
      <w:bodyDiv w:val="1"/>
      <w:marLeft w:val="0"/>
      <w:marRight w:val="0"/>
      <w:marTop w:val="0"/>
      <w:marBottom w:val="0"/>
      <w:divBdr>
        <w:top w:val="none" w:sz="0" w:space="0" w:color="auto"/>
        <w:left w:val="none" w:sz="0" w:space="0" w:color="auto"/>
        <w:bottom w:val="none" w:sz="0" w:space="0" w:color="auto"/>
        <w:right w:val="none" w:sz="0" w:space="0" w:color="auto"/>
      </w:divBdr>
    </w:div>
    <w:div w:id="279923289">
      <w:bodyDiv w:val="1"/>
      <w:marLeft w:val="0"/>
      <w:marRight w:val="0"/>
      <w:marTop w:val="0"/>
      <w:marBottom w:val="0"/>
      <w:divBdr>
        <w:top w:val="none" w:sz="0" w:space="0" w:color="auto"/>
        <w:left w:val="none" w:sz="0" w:space="0" w:color="auto"/>
        <w:bottom w:val="none" w:sz="0" w:space="0" w:color="auto"/>
        <w:right w:val="none" w:sz="0" w:space="0" w:color="auto"/>
      </w:divBdr>
    </w:div>
    <w:div w:id="279924693">
      <w:bodyDiv w:val="1"/>
      <w:marLeft w:val="0"/>
      <w:marRight w:val="0"/>
      <w:marTop w:val="0"/>
      <w:marBottom w:val="0"/>
      <w:divBdr>
        <w:top w:val="none" w:sz="0" w:space="0" w:color="auto"/>
        <w:left w:val="none" w:sz="0" w:space="0" w:color="auto"/>
        <w:bottom w:val="none" w:sz="0" w:space="0" w:color="auto"/>
        <w:right w:val="none" w:sz="0" w:space="0" w:color="auto"/>
      </w:divBdr>
    </w:div>
    <w:div w:id="280651471">
      <w:bodyDiv w:val="1"/>
      <w:marLeft w:val="0"/>
      <w:marRight w:val="0"/>
      <w:marTop w:val="0"/>
      <w:marBottom w:val="0"/>
      <w:divBdr>
        <w:top w:val="none" w:sz="0" w:space="0" w:color="auto"/>
        <w:left w:val="none" w:sz="0" w:space="0" w:color="auto"/>
        <w:bottom w:val="none" w:sz="0" w:space="0" w:color="auto"/>
        <w:right w:val="none" w:sz="0" w:space="0" w:color="auto"/>
      </w:divBdr>
    </w:div>
    <w:div w:id="280960682">
      <w:bodyDiv w:val="1"/>
      <w:marLeft w:val="0"/>
      <w:marRight w:val="0"/>
      <w:marTop w:val="0"/>
      <w:marBottom w:val="0"/>
      <w:divBdr>
        <w:top w:val="none" w:sz="0" w:space="0" w:color="auto"/>
        <w:left w:val="none" w:sz="0" w:space="0" w:color="auto"/>
        <w:bottom w:val="none" w:sz="0" w:space="0" w:color="auto"/>
        <w:right w:val="none" w:sz="0" w:space="0" w:color="auto"/>
      </w:divBdr>
    </w:div>
    <w:div w:id="282732574">
      <w:bodyDiv w:val="1"/>
      <w:marLeft w:val="0"/>
      <w:marRight w:val="0"/>
      <w:marTop w:val="0"/>
      <w:marBottom w:val="0"/>
      <w:divBdr>
        <w:top w:val="none" w:sz="0" w:space="0" w:color="auto"/>
        <w:left w:val="none" w:sz="0" w:space="0" w:color="auto"/>
        <w:bottom w:val="none" w:sz="0" w:space="0" w:color="auto"/>
        <w:right w:val="none" w:sz="0" w:space="0" w:color="auto"/>
      </w:divBdr>
    </w:div>
    <w:div w:id="282805967">
      <w:bodyDiv w:val="1"/>
      <w:marLeft w:val="0"/>
      <w:marRight w:val="0"/>
      <w:marTop w:val="0"/>
      <w:marBottom w:val="0"/>
      <w:divBdr>
        <w:top w:val="none" w:sz="0" w:space="0" w:color="auto"/>
        <w:left w:val="none" w:sz="0" w:space="0" w:color="auto"/>
        <w:bottom w:val="none" w:sz="0" w:space="0" w:color="auto"/>
        <w:right w:val="none" w:sz="0" w:space="0" w:color="auto"/>
      </w:divBdr>
    </w:div>
    <w:div w:id="283125022">
      <w:bodyDiv w:val="1"/>
      <w:marLeft w:val="0"/>
      <w:marRight w:val="0"/>
      <w:marTop w:val="0"/>
      <w:marBottom w:val="0"/>
      <w:divBdr>
        <w:top w:val="none" w:sz="0" w:space="0" w:color="auto"/>
        <w:left w:val="none" w:sz="0" w:space="0" w:color="auto"/>
        <w:bottom w:val="none" w:sz="0" w:space="0" w:color="auto"/>
        <w:right w:val="none" w:sz="0" w:space="0" w:color="auto"/>
      </w:divBdr>
    </w:div>
    <w:div w:id="283192848">
      <w:bodyDiv w:val="1"/>
      <w:marLeft w:val="0"/>
      <w:marRight w:val="0"/>
      <w:marTop w:val="0"/>
      <w:marBottom w:val="0"/>
      <w:divBdr>
        <w:top w:val="none" w:sz="0" w:space="0" w:color="auto"/>
        <w:left w:val="none" w:sz="0" w:space="0" w:color="auto"/>
        <w:bottom w:val="none" w:sz="0" w:space="0" w:color="auto"/>
        <w:right w:val="none" w:sz="0" w:space="0" w:color="auto"/>
      </w:divBdr>
    </w:div>
    <w:div w:id="283925608">
      <w:bodyDiv w:val="1"/>
      <w:marLeft w:val="0"/>
      <w:marRight w:val="0"/>
      <w:marTop w:val="0"/>
      <w:marBottom w:val="0"/>
      <w:divBdr>
        <w:top w:val="none" w:sz="0" w:space="0" w:color="auto"/>
        <w:left w:val="none" w:sz="0" w:space="0" w:color="auto"/>
        <w:bottom w:val="none" w:sz="0" w:space="0" w:color="auto"/>
        <w:right w:val="none" w:sz="0" w:space="0" w:color="auto"/>
      </w:divBdr>
    </w:div>
    <w:div w:id="285743245">
      <w:bodyDiv w:val="1"/>
      <w:marLeft w:val="0"/>
      <w:marRight w:val="0"/>
      <w:marTop w:val="0"/>
      <w:marBottom w:val="0"/>
      <w:divBdr>
        <w:top w:val="none" w:sz="0" w:space="0" w:color="auto"/>
        <w:left w:val="none" w:sz="0" w:space="0" w:color="auto"/>
        <w:bottom w:val="none" w:sz="0" w:space="0" w:color="auto"/>
        <w:right w:val="none" w:sz="0" w:space="0" w:color="auto"/>
      </w:divBdr>
    </w:div>
    <w:div w:id="285821734">
      <w:bodyDiv w:val="1"/>
      <w:marLeft w:val="0"/>
      <w:marRight w:val="0"/>
      <w:marTop w:val="0"/>
      <w:marBottom w:val="0"/>
      <w:divBdr>
        <w:top w:val="none" w:sz="0" w:space="0" w:color="auto"/>
        <w:left w:val="none" w:sz="0" w:space="0" w:color="auto"/>
        <w:bottom w:val="none" w:sz="0" w:space="0" w:color="auto"/>
        <w:right w:val="none" w:sz="0" w:space="0" w:color="auto"/>
      </w:divBdr>
    </w:div>
    <w:div w:id="286013573">
      <w:bodyDiv w:val="1"/>
      <w:marLeft w:val="0"/>
      <w:marRight w:val="0"/>
      <w:marTop w:val="0"/>
      <w:marBottom w:val="0"/>
      <w:divBdr>
        <w:top w:val="none" w:sz="0" w:space="0" w:color="auto"/>
        <w:left w:val="none" w:sz="0" w:space="0" w:color="auto"/>
        <w:bottom w:val="none" w:sz="0" w:space="0" w:color="auto"/>
        <w:right w:val="none" w:sz="0" w:space="0" w:color="auto"/>
      </w:divBdr>
    </w:div>
    <w:div w:id="286392454">
      <w:bodyDiv w:val="1"/>
      <w:marLeft w:val="0"/>
      <w:marRight w:val="0"/>
      <w:marTop w:val="0"/>
      <w:marBottom w:val="0"/>
      <w:divBdr>
        <w:top w:val="none" w:sz="0" w:space="0" w:color="auto"/>
        <w:left w:val="none" w:sz="0" w:space="0" w:color="auto"/>
        <w:bottom w:val="none" w:sz="0" w:space="0" w:color="auto"/>
        <w:right w:val="none" w:sz="0" w:space="0" w:color="auto"/>
      </w:divBdr>
    </w:div>
    <w:div w:id="286858806">
      <w:bodyDiv w:val="1"/>
      <w:marLeft w:val="0"/>
      <w:marRight w:val="0"/>
      <w:marTop w:val="0"/>
      <w:marBottom w:val="0"/>
      <w:divBdr>
        <w:top w:val="none" w:sz="0" w:space="0" w:color="auto"/>
        <w:left w:val="none" w:sz="0" w:space="0" w:color="auto"/>
        <w:bottom w:val="none" w:sz="0" w:space="0" w:color="auto"/>
        <w:right w:val="none" w:sz="0" w:space="0" w:color="auto"/>
      </w:divBdr>
    </w:div>
    <w:div w:id="287588972">
      <w:bodyDiv w:val="1"/>
      <w:marLeft w:val="0"/>
      <w:marRight w:val="0"/>
      <w:marTop w:val="0"/>
      <w:marBottom w:val="0"/>
      <w:divBdr>
        <w:top w:val="none" w:sz="0" w:space="0" w:color="auto"/>
        <w:left w:val="none" w:sz="0" w:space="0" w:color="auto"/>
        <w:bottom w:val="none" w:sz="0" w:space="0" w:color="auto"/>
        <w:right w:val="none" w:sz="0" w:space="0" w:color="auto"/>
      </w:divBdr>
    </w:div>
    <w:div w:id="288360118">
      <w:bodyDiv w:val="1"/>
      <w:marLeft w:val="0"/>
      <w:marRight w:val="0"/>
      <w:marTop w:val="0"/>
      <w:marBottom w:val="0"/>
      <w:divBdr>
        <w:top w:val="none" w:sz="0" w:space="0" w:color="auto"/>
        <w:left w:val="none" w:sz="0" w:space="0" w:color="auto"/>
        <w:bottom w:val="none" w:sz="0" w:space="0" w:color="auto"/>
        <w:right w:val="none" w:sz="0" w:space="0" w:color="auto"/>
      </w:divBdr>
    </w:div>
    <w:div w:id="288366491">
      <w:bodyDiv w:val="1"/>
      <w:marLeft w:val="0"/>
      <w:marRight w:val="0"/>
      <w:marTop w:val="0"/>
      <w:marBottom w:val="0"/>
      <w:divBdr>
        <w:top w:val="none" w:sz="0" w:space="0" w:color="auto"/>
        <w:left w:val="none" w:sz="0" w:space="0" w:color="auto"/>
        <w:bottom w:val="none" w:sz="0" w:space="0" w:color="auto"/>
        <w:right w:val="none" w:sz="0" w:space="0" w:color="auto"/>
      </w:divBdr>
    </w:div>
    <w:div w:id="289016876">
      <w:bodyDiv w:val="1"/>
      <w:marLeft w:val="0"/>
      <w:marRight w:val="0"/>
      <w:marTop w:val="0"/>
      <w:marBottom w:val="0"/>
      <w:divBdr>
        <w:top w:val="none" w:sz="0" w:space="0" w:color="auto"/>
        <w:left w:val="none" w:sz="0" w:space="0" w:color="auto"/>
        <w:bottom w:val="none" w:sz="0" w:space="0" w:color="auto"/>
        <w:right w:val="none" w:sz="0" w:space="0" w:color="auto"/>
      </w:divBdr>
    </w:div>
    <w:div w:id="289287877">
      <w:bodyDiv w:val="1"/>
      <w:marLeft w:val="0"/>
      <w:marRight w:val="0"/>
      <w:marTop w:val="0"/>
      <w:marBottom w:val="0"/>
      <w:divBdr>
        <w:top w:val="none" w:sz="0" w:space="0" w:color="auto"/>
        <w:left w:val="none" w:sz="0" w:space="0" w:color="auto"/>
        <w:bottom w:val="none" w:sz="0" w:space="0" w:color="auto"/>
        <w:right w:val="none" w:sz="0" w:space="0" w:color="auto"/>
      </w:divBdr>
    </w:div>
    <w:div w:id="291131094">
      <w:bodyDiv w:val="1"/>
      <w:marLeft w:val="0"/>
      <w:marRight w:val="0"/>
      <w:marTop w:val="0"/>
      <w:marBottom w:val="0"/>
      <w:divBdr>
        <w:top w:val="none" w:sz="0" w:space="0" w:color="auto"/>
        <w:left w:val="none" w:sz="0" w:space="0" w:color="auto"/>
        <w:bottom w:val="none" w:sz="0" w:space="0" w:color="auto"/>
        <w:right w:val="none" w:sz="0" w:space="0" w:color="auto"/>
      </w:divBdr>
    </w:div>
    <w:div w:id="291331953">
      <w:bodyDiv w:val="1"/>
      <w:marLeft w:val="0"/>
      <w:marRight w:val="0"/>
      <w:marTop w:val="0"/>
      <w:marBottom w:val="0"/>
      <w:divBdr>
        <w:top w:val="none" w:sz="0" w:space="0" w:color="auto"/>
        <w:left w:val="none" w:sz="0" w:space="0" w:color="auto"/>
        <w:bottom w:val="none" w:sz="0" w:space="0" w:color="auto"/>
        <w:right w:val="none" w:sz="0" w:space="0" w:color="auto"/>
      </w:divBdr>
    </w:div>
    <w:div w:id="291785490">
      <w:bodyDiv w:val="1"/>
      <w:marLeft w:val="0"/>
      <w:marRight w:val="0"/>
      <w:marTop w:val="0"/>
      <w:marBottom w:val="0"/>
      <w:divBdr>
        <w:top w:val="none" w:sz="0" w:space="0" w:color="auto"/>
        <w:left w:val="none" w:sz="0" w:space="0" w:color="auto"/>
        <w:bottom w:val="none" w:sz="0" w:space="0" w:color="auto"/>
        <w:right w:val="none" w:sz="0" w:space="0" w:color="auto"/>
      </w:divBdr>
    </w:div>
    <w:div w:id="293099735">
      <w:bodyDiv w:val="1"/>
      <w:marLeft w:val="0"/>
      <w:marRight w:val="0"/>
      <w:marTop w:val="0"/>
      <w:marBottom w:val="0"/>
      <w:divBdr>
        <w:top w:val="none" w:sz="0" w:space="0" w:color="auto"/>
        <w:left w:val="none" w:sz="0" w:space="0" w:color="auto"/>
        <w:bottom w:val="none" w:sz="0" w:space="0" w:color="auto"/>
        <w:right w:val="none" w:sz="0" w:space="0" w:color="auto"/>
      </w:divBdr>
    </w:div>
    <w:div w:id="293491170">
      <w:bodyDiv w:val="1"/>
      <w:marLeft w:val="0"/>
      <w:marRight w:val="0"/>
      <w:marTop w:val="0"/>
      <w:marBottom w:val="0"/>
      <w:divBdr>
        <w:top w:val="none" w:sz="0" w:space="0" w:color="auto"/>
        <w:left w:val="none" w:sz="0" w:space="0" w:color="auto"/>
        <w:bottom w:val="none" w:sz="0" w:space="0" w:color="auto"/>
        <w:right w:val="none" w:sz="0" w:space="0" w:color="auto"/>
      </w:divBdr>
    </w:div>
    <w:div w:id="293605470">
      <w:bodyDiv w:val="1"/>
      <w:marLeft w:val="0"/>
      <w:marRight w:val="0"/>
      <w:marTop w:val="0"/>
      <w:marBottom w:val="0"/>
      <w:divBdr>
        <w:top w:val="none" w:sz="0" w:space="0" w:color="auto"/>
        <w:left w:val="none" w:sz="0" w:space="0" w:color="auto"/>
        <w:bottom w:val="none" w:sz="0" w:space="0" w:color="auto"/>
        <w:right w:val="none" w:sz="0" w:space="0" w:color="auto"/>
      </w:divBdr>
    </w:div>
    <w:div w:id="293876869">
      <w:bodyDiv w:val="1"/>
      <w:marLeft w:val="0"/>
      <w:marRight w:val="0"/>
      <w:marTop w:val="0"/>
      <w:marBottom w:val="0"/>
      <w:divBdr>
        <w:top w:val="none" w:sz="0" w:space="0" w:color="auto"/>
        <w:left w:val="none" w:sz="0" w:space="0" w:color="auto"/>
        <w:bottom w:val="none" w:sz="0" w:space="0" w:color="auto"/>
        <w:right w:val="none" w:sz="0" w:space="0" w:color="auto"/>
      </w:divBdr>
    </w:div>
    <w:div w:id="294720641">
      <w:bodyDiv w:val="1"/>
      <w:marLeft w:val="0"/>
      <w:marRight w:val="0"/>
      <w:marTop w:val="0"/>
      <w:marBottom w:val="0"/>
      <w:divBdr>
        <w:top w:val="none" w:sz="0" w:space="0" w:color="auto"/>
        <w:left w:val="none" w:sz="0" w:space="0" w:color="auto"/>
        <w:bottom w:val="none" w:sz="0" w:space="0" w:color="auto"/>
        <w:right w:val="none" w:sz="0" w:space="0" w:color="auto"/>
      </w:divBdr>
    </w:div>
    <w:div w:id="294868569">
      <w:bodyDiv w:val="1"/>
      <w:marLeft w:val="0"/>
      <w:marRight w:val="0"/>
      <w:marTop w:val="0"/>
      <w:marBottom w:val="0"/>
      <w:divBdr>
        <w:top w:val="none" w:sz="0" w:space="0" w:color="auto"/>
        <w:left w:val="none" w:sz="0" w:space="0" w:color="auto"/>
        <w:bottom w:val="none" w:sz="0" w:space="0" w:color="auto"/>
        <w:right w:val="none" w:sz="0" w:space="0" w:color="auto"/>
      </w:divBdr>
    </w:div>
    <w:div w:id="296227511">
      <w:bodyDiv w:val="1"/>
      <w:marLeft w:val="0"/>
      <w:marRight w:val="0"/>
      <w:marTop w:val="0"/>
      <w:marBottom w:val="0"/>
      <w:divBdr>
        <w:top w:val="none" w:sz="0" w:space="0" w:color="auto"/>
        <w:left w:val="none" w:sz="0" w:space="0" w:color="auto"/>
        <w:bottom w:val="none" w:sz="0" w:space="0" w:color="auto"/>
        <w:right w:val="none" w:sz="0" w:space="0" w:color="auto"/>
      </w:divBdr>
    </w:div>
    <w:div w:id="296228933">
      <w:bodyDiv w:val="1"/>
      <w:marLeft w:val="0"/>
      <w:marRight w:val="0"/>
      <w:marTop w:val="0"/>
      <w:marBottom w:val="0"/>
      <w:divBdr>
        <w:top w:val="none" w:sz="0" w:space="0" w:color="auto"/>
        <w:left w:val="none" w:sz="0" w:space="0" w:color="auto"/>
        <w:bottom w:val="none" w:sz="0" w:space="0" w:color="auto"/>
        <w:right w:val="none" w:sz="0" w:space="0" w:color="auto"/>
      </w:divBdr>
    </w:div>
    <w:div w:id="296451651">
      <w:bodyDiv w:val="1"/>
      <w:marLeft w:val="0"/>
      <w:marRight w:val="0"/>
      <w:marTop w:val="0"/>
      <w:marBottom w:val="0"/>
      <w:divBdr>
        <w:top w:val="none" w:sz="0" w:space="0" w:color="auto"/>
        <w:left w:val="none" w:sz="0" w:space="0" w:color="auto"/>
        <w:bottom w:val="none" w:sz="0" w:space="0" w:color="auto"/>
        <w:right w:val="none" w:sz="0" w:space="0" w:color="auto"/>
      </w:divBdr>
    </w:div>
    <w:div w:id="296567797">
      <w:bodyDiv w:val="1"/>
      <w:marLeft w:val="0"/>
      <w:marRight w:val="0"/>
      <w:marTop w:val="0"/>
      <w:marBottom w:val="0"/>
      <w:divBdr>
        <w:top w:val="none" w:sz="0" w:space="0" w:color="auto"/>
        <w:left w:val="none" w:sz="0" w:space="0" w:color="auto"/>
        <w:bottom w:val="none" w:sz="0" w:space="0" w:color="auto"/>
        <w:right w:val="none" w:sz="0" w:space="0" w:color="auto"/>
      </w:divBdr>
    </w:div>
    <w:div w:id="297077983">
      <w:bodyDiv w:val="1"/>
      <w:marLeft w:val="0"/>
      <w:marRight w:val="0"/>
      <w:marTop w:val="0"/>
      <w:marBottom w:val="0"/>
      <w:divBdr>
        <w:top w:val="none" w:sz="0" w:space="0" w:color="auto"/>
        <w:left w:val="none" w:sz="0" w:space="0" w:color="auto"/>
        <w:bottom w:val="none" w:sz="0" w:space="0" w:color="auto"/>
        <w:right w:val="none" w:sz="0" w:space="0" w:color="auto"/>
      </w:divBdr>
    </w:div>
    <w:div w:id="297952011">
      <w:bodyDiv w:val="1"/>
      <w:marLeft w:val="0"/>
      <w:marRight w:val="0"/>
      <w:marTop w:val="0"/>
      <w:marBottom w:val="0"/>
      <w:divBdr>
        <w:top w:val="none" w:sz="0" w:space="0" w:color="auto"/>
        <w:left w:val="none" w:sz="0" w:space="0" w:color="auto"/>
        <w:bottom w:val="none" w:sz="0" w:space="0" w:color="auto"/>
        <w:right w:val="none" w:sz="0" w:space="0" w:color="auto"/>
      </w:divBdr>
    </w:div>
    <w:div w:id="297953338">
      <w:bodyDiv w:val="1"/>
      <w:marLeft w:val="0"/>
      <w:marRight w:val="0"/>
      <w:marTop w:val="0"/>
      <w:marBottom w:val="0"/>
      <w:divBdr>
        <w:top w:val="none" w:sz="0" w:space="0" w:color="auto"/>
        <w:left w:val="none" w:sz="0" w:space="0" w:color="auto"/>
        <w:bottom w:val="none" w:sz="0" w:space="0" w:color="auto"/>
        <w:right w:val="none" w:sz="0" w:space="0" w:color="auto"/>
      </w:divBdr>
    </w:div>
    <w:div w:id="298145015">
      <w:bodyDiv w:val="1"/>
      <w:marLeft w:val="0"/>
      <w:marRight w:val="0"/>
      <w:marTop w:val="0"/>
      <w:marBottom w:val="0"/>
      <w:divBdr>
        <w:top w:val="none" w:sz="0" w:space="0" w:color="auto"/>
        <w:left w:val="none" w:sz="0" w:space="0" w:color="auto"/>
        <w:bottom w:val="none" w:sz="0" w:space="0" w:color="auto"/>
        <w:right w:val="none" w:sz="0" w:space="0" w:color="auto"/>
      </w:divBdr>
    </w:div>
    <w:div w:id="298343030">
      <w:bodyDiv w:val="1"/>
      <w:marLeft w:val="0"/>
      <w:marRight w:val="0"/>
      <w:marTop w:val="0"/>
      <w:marBottom w:val="0"/>
      <w:divBdr>
        <w:top w:val="none" w:sz="0" w:space="0" w:color="auto"/>
        <w:left w:val="none" w:sz="0" w:space="0" w:color="auto"/>
        <w:bottom w:val="none" w:sz="0" w:space="0" w:color="auto"/>
        <w:right w:val="none" w:sz="0" w:space="0" w:color="auto"/>
      </w:divBdr>
    </w:div>
    <w:div w:id="298609818">
      <w:bodyDiv w:val="1"/>
      <w:marLeft w:val="0"/>
      <w:marRight w:val="0"/>
      <w:marTop w:val="0"/>
      <w:marBottom w:val="0"/>
      <w:divBdr>
        <w:top w:val="none" w:sz="0" w:space="0" w:color="auto"/>
        <w:left w:val="none" w:sz="0" w:space="0" w:color="auto"/>
        <w:bottom w:val="none" w:sz="0" w:space="0" w:color="auto"/>
        <w:right w:val="none" w:sz="0" w:space="0" w:color="auto"/>
      </w:divBdr>
    </w:div>
    <w:div w:id="299116739">
      <w:bodyDiv w:val="1"/>
      <w:marLeft w:val="0"/>
      <w:marRight w:val="0"/>
      <w:marTop w:val="0"/>
      <w:marBottom w:val="0"/>
      <w:divBdr>
        <w:top w:val="none" w:sz="0" w:space="0" w:color="auto"/>
        <w:left w:val="none" w:sz="0" w:space="0" w:color="auto"/>
        <w:bottom w:val="none" w:sz="0" w:space="0" w:color="auto"/>
        <w:right w:val="none" w:sz="0" w:space="0" w:color="auto"/>
      </w:divBdr>
    </w:div>
    <w:div w:id="299118913">
      <w:bodyDiv w:val="1"/>
      <w:marLeft w:val="0"/>
      <w:marRight w:val="0"/>
      <w:marTop w:val="0"/>
      <w:marBottom w:val="0"/>
      <w:divBdr>
        <w:top w:val="none" w:sz="0" w:space="0" w:color="auto"/>
        <w:left w:val="none" w:sz="0" w:space="0" w:color="auto"/>
        <w:bottom w:val="none" w:sz="0" w:space="0" w:color="auto"/>
        <w:right w:val="none" w:sz="0" w:space="0" w:color="auto"/>
      </w:divBdr>
    </w:div>
    <w:div w:id="299696900">
      <w:bodyDiv w:val="1"/>
      <w:marLeft w:val="0"/>
      <w:marRight w:val="0"/>
      <w:marTop w:val="0"/>
      <w:marBottom w:val="0"/>
      <w:divBdr>
        <w:top w:val="none" w:sz="0" w:space="0" w:color="auto"/>
        <w:left w:val="none" w:sz="0" w:space="0" w:color="auto"/>
        <w:bottom w:val="none" w:sz="0" w:space="0" w:color="auto"/>
        <w:right w:val="none" w:sz="0" w:space="0" w:color="auto"/>
      </w:divBdr>
    </w:div>
    <w:div w:id="300429127">
      <w:bodyDiv w:val="1"/>
      <w:marLeft w:val="0"/>
      <w:marRight w:val="0"/>
      <w:marTop w:val="0"/>
      <w:marBottom w:val="0"/>
      <w:divBdr>
        <w:top w:val="none" w:sz="0" w:space="0" w:color="auto"/>
        <w:left w:val="none" w:sz="0" w:space="0" w:color="auto"/>
        <w:bottom w:val="none" w:sz="0" w:space="0" w:color="auto"/>
        <w:right w:val="none" w:sz="0" w:space="0" w:color="auto"/>
      </w:divBdr>
    </w:div>
    <w:div w:id="300690900">
      <w:bodyDiv w:val="1"/>
      <w:marLeft w:val="0"/>
      <w:marRight w:val="0"/>
      <w:marTop w:val="0"/>
      <w:marBottom w:val="0"/>
      <w:divBdr>
        <w:top w:val="none" w:sz="0" w:space="0" w:color="auto"/>
        <w:left w:val="none" w:sz="0" w:space="0" w:color="auto"/>
        <w:bottom w:val="none" w:sz="0" w:space="0" w:color="auto"/>
        <w:right w:val="none" w:sz="0" w:space="0" w:color="auto"/>
      </w:divBdr>
    </w:div>
    <w:div w:id="300891573">
      <w:bodyDiv w:val="1"/>
      <w:marLeft w:val="0"/>
      <w:marRight w:val="0"/>
      <w:marTop w:val="0"/>
      <w:marBottom w:val="0"/>
      <w:divBdr>
        <w:top w:val="none" w:sz="0" w:space="0" w:color="auto"/>
        <w:left w:val="none" w:sz="0" w:space="0" w:color="auto"/>
        <w:bottom w:val="none" w:sz="0" w:space="0" w:color="auto"/>
        <w:right w:val="none" w:sz="0" w:space="0" w:color="auto"/>
      </w:divBdr>
    </w:div>
    <w:div w:id="301234217">
      <w:bodyDiv w:val="1"/>
      <w:marLeft w:val="0"/>
      <w:marRight w:val="0"/>
      <w:marTop w:val="0"/>
      <w:marBottom w:val="0"/>
      <w:divBdr>
        <w:top w:val="none" w:sz="0" w:space="0" w:color="auto"/>
        <w:left w:val="none" w:sz="0" w:space="0" w:color="auto"/>
        <w:bottom w:val="none" w:sz="0" w:space="0" w:color="auto"/>
        <w:right w:val="none" w:sz="0" w:space="0" w:color="auto"/>
      </w:divBdr>
    </w:div>
    <w:div w:id="301732664">
      <w:bodyDiv w:val="1"/>
      <w:marLeft w:val="0"/>
      <w:marRight w:val="0"/>
      <w:marTop w:val="0"/>
      <w:marBottom w:val="0"/>
      <w:divBdr>
        <w:top w:val="none" w:sz="0" w:space="0" w:color="auto"/>
        <w:left w:val="none" w:sz="0" w:space="0" w:color="auto"/>
        <w:bottom w:val="none" w:sz="0" w:space="0" w:color="auto"/>
        <w:right w:val="none" w:sz="0" w:space="0" w:color="auto"/>
      </w:divBdr>
    </w:div>
    <w:div w:id="303049358">
      <w:bodyDiv w:val="1"/>
      <w:marLeft w:val="0"/>
      <w:marRight w:val="0"/>
      <w:marTop w:val="0"/>
      <w:marBottom w:val="0"/>
      <w:divBdr>
        <w:top w:val="none" w:sz="0" w:space="0" w:color="auto"/>
        <w:left w:val="none" w:sz="0" w:space="0" w:color="auto"/>
        <w:bottom w:val="none" w:sz="0" w:space="0" w:color="auto"/>
        <w:right w:val="none" w:sz="0" w:space="0" w:color="auto"/>
      </w:divBdr>
    </w:div>
    <w:div w:id="303051462">
      <w:bodyDiv w:val="1"/>
      <w:marLeft w:val="0"/>
      <w:marRight w:val="0"/>
      <w:marTop w:val="0"/>
      <w:marBottom w:val="0"/>
      <w:divBdr>
        <w:top w:val="none" w:sz="0" w:space="0" w:color="auto"/>
        <w:left w:val="none" w:sz="0" w:space="0" w:color="auto"/>
        <w:bottom w:val="none" w:sz="0" w:space="0" w:color="auto"/>
        <w:right w:val="none" w:sz="0" w:space="0" w:color="auto"/>
      </w:divBdr>
    </w:div>
    <w:div w:id="304119262">
      <w:bodyDiv w:val="1"/>
      <w:marLeft w:val="0"/>
      <w:marRight w:val="0"/>
      <w:marTop w:val="0"/>
      <w:marBottom w:val="0"/>
      <w:divBdr>
        <w:top w:val="none" w:sz="0" w:space="0" w:color="auto"/>
        <w:left w:val="none" w:sz="0" w:space="0" w:color="auto"/>
        <w:bottom w:val="none" w:sz="0" w:space="0" w:color="auto"/>
        <w:right w:val="none" w:sz="0" w:space="0" w:color="auto"/>
      </w:divBdr>
    </w:div>
    <w:div w:id="304354986">
      <w:bodyDiv w:val="1"/>
      <w:marLeft w:val="0"/>
      <w:marRight w:val="0"/>
      <w:marTop w:val="0"/>
      <w:marBottom w:val="0"/>
      <w:divBdr>
        <w:top w:val="none" w:sz="0" w:space="0" w:color="auto"/>
        <w:left w:val="none" w:sz="0" w:space="0" w:color="auto"/>
        <w:bottom w:val="none" w:sz="0" w:space="0" w:color="auto"/>
        <w:right w:val="none" w:sz="0" w:space="0" w:color="auto"/>
      </w:divBdr>
    </w:div>
    <w:div w:id="305430421">
      <w:bodyDiv w:val="1"/>
      <w:marLeft w:val="0"/>
      <w:marRight w:val="0"/>
      <w:marTop w:val="0"/>
      <w:marBottom w:val="0"/>
      <w:divBdr>
        <w:top w:val="none" w:sz="0" w:space="0" w:color="auto"/>
        <w:left w:val="none" w:sz="0" w:space="0" w:color="auto"/>
        <w:bottom w:val="none" w:sz="0" w:space="0" w:color="auto"/>
        <w:right w:val="none" w:sz="0" w:space="0" w:color="auto"/>
      </w:divBdr>
    </w:div>
    <w:div w:id="306663062">
      <w:bodyDiv w:val="1"/>
      <w:marLeft w:val="0"/>
      <w:marRight w:val="0"/>
      <w:marTop w:val="0"/>
      <w:marBottom w:val="0"/>
      <w:divBdr>
        <w:top w:val="none" w:sz="0" w:space="0" w:color="auto"/>
        <w:left w:val="none" w:sz="0" w:space="0" w:color="auto"/>
        <w:bottom w:val="none" w:sz="0" w:space="0" w:color="auto"/>
        <w:right w:val="none" w:sz="0" w:space="0" w:color="auto"/>
      </w:divBdr>
    </w:div>
    <w:div w:id="306710956">
      <w:bodyDiv w:val="1"/>
      <w:marLeft w:val="0"/>
      <w:marRight w:val="0"/>
      <w:marTop w:val="0"/>
      <w:marBottom w:val="0"/>
      <w:divBdr>
        <w:top w:val="none" w:sz="0" w:space="0" w:color="auto"/>
        <w:left w:val="none" w:sz="0" w:space="0" w:color="auto"/>
        <w:bottom w:val="none" w:sz="0" w:space="0" w:color="auto"/>
        <w:right w:val="none" w:sz="0" w:space="0" w:color="auto"/>
      </w:divBdr>
    </w:div>
    <w:div w:id="307441955">
      <w:bodyDiv w:val="1"/>
      <w:marLeft w:val="0"/>
      <w:marRight w:val="0"/>
      <w:marTop w:val="0"/>
      <w:marBottom w:val="0"/>
      <w:divBdr>
        <w:top w:val="none" w:sz="0" w:space="0" w:color="auto"/>
        <w:left w:val="none" w:sz="0" w:space="0" w:color="auto"/>
        <w:bottom w:val="none" w:sz="0" w:space="0" w:color="auto"/>
        <w:right w:val="none" w:sz="0" w:space="0" w:color="auto"/>
      </w:divBdr>
    </w:div>
    <w:div w:id="307588459">
      <w:bodyDiv w:val="1"/>
      <w:marLeft w:val="0"/>
      <w:marRight w:val="0"/>
      <w:marTop w:val="0"/>
      <w:marBottom w:val="0"/>
      <w:divBdr>
        <w:top w:val="none" w:sz="0" w:space="0" w:color="auto"/>
        <w:left w:val="none" w:sz="0" w:space="0" w:color="auto"/>
        <w:bottom w:val="none" w:sz="0" w:space="0" w:color="auto"/>
        <w:right w:val="none" w:sz="0" w:space="0" w:color="auto"/>
      </w:divBdr>
    </w:div>
    <w:div w:id="307827806">
      <w:bodyDiv w:val="1"/>
      <w:marLeft w:val="0"/>
      <w:marRight w:val="0"/>
      <w:marTop w:val="0"/>
      <w:marBottom w:val="0"/>
      <w:divBdr>
        <w:top w:val="none" w:sz="0" w:space="0" w:color="auto"/>
        <w:left w:val="none" w:sz="0" w:space="0" w:color="auto"/>
        <w:bottom w:val="none" w:sz="0" w:space="0" w:color="auto"/>
        <w:right w:val="none" w:sz="0" w:space="0" w:color="auto"/>
      </w:divBdr>
    </w:div>
    <w:div w:id="308823079">
      <w:bodyDiv w:val="1"/>
      <w:marLeft w:val="0"/>
      <w:marRight w:val="0"/>
      <w:marTop w:val="0"/>
      <w:marBottom w:val="0"/>
      <w:divBdr>
        <w:top w:val="none" w:sz="0" w:space="0" w:color="auto"/>
        <w:left w:val="none" w:sz="0" w:space="0" w:color="auto"/>
        <w:bottom w:val="none" w:sz="0" w:space="0" w:color="auto"/>
        <w:right w:val="none" w:sz="0" w:space="0" w:color="auto"/>
      </w:divBdr>
    </w:div>
    <w:div w:id="309477535">
      <w:bodyDiv w:val="1"/>
      <w:marLeft w:val="0"/>
      <w:marRight w:val="0"/>
      <w:marTop w:val="0"/>
      <w:marBottom w:val="0"/>
      <w:divBdr>
        <w:top w:val="none" w:sz="0" w:space="0" w:color="auto"/>
        <w:left w:val="none" w:sz="0" w:space="0" w:color="auto"/>
        <w:bottom w:val="none" w:sz="0" w:space="0" w:color="auto"/>
        <w:right w:val="none" w:sz="0" w:space="0" w:color="auto"/>
      </w:divBdr>
    </w:div>
    <w:div w:id="309598227">
      <w:bodyDiv w:val="1"/>
      <w:marLeft w:val="0"/>
      <w:marRight w:val="0"/>
      <w:marTop w:val="0"/>
      <w:marBottom w:val="0"/>
      <w:divBdr>
        <w:top w:val="none" w:sz="0" w:space="0" w:color="auto"/>
        <w:left w:val="none" w:sz="0" w:space="0" w:color="auto"/>
        <w:bottom w:val="none" w:sz="0" w:space="0" w:color="auto"/>
        <w:right w:val="none" w:sz="0" w:space="0" w:color="auto"/>
      </w:divBdr>
    </w:div>
    <w:div w:id="309680298">
      <w:bodyDiv w:val="1"/>
      <w:marLeft w:val="0"/>
      <w:marRight w:val="0"/>
      <w:marTop w:val="0"/>
      <w:marBottom w:val="0"/>
      <w:divBdr>
        <w:top w:val="none" w:sz="0" w:space="0" w:color="auto"/>
        <w:left w:val="none" w:sz="0" w:space="0" w:color="auto"/>
        <w:bottom w:val="none" w:sz="0" w:space="0" w:color="auto"/>
        <w:right w:val="none" w:sz="0" w:space="0" w:color="auto"/>
      </w:divBdr>
    </w:div>
    <w:div w:id="309943434">
      <w:bodyDiv w:val="1"/>
      <w:marLeft w:val="0"/>
      <w:marRight w:val="0"/>
      <w:marTop w:val="0"/>
      <w:marBottom w:val="0"/>
      <w:divBdr>
        <w:top w:val="none" w:sz="0" w:space="0" w:color="auto"/>
        <w:left w:val="none" w:sz="0" w:space="0" w:color="auto"/>
        <w:bottom w:val="none" w:sz="0" w:space="0" w:color="auto"/>
        <w:right w:val="none" w:sz="0" w:space="0" w:color="auto"/>
      </w:divBdr>
    </w:div>
    <w:div w:id="311565870">
      <w:bodyDiv w:val="1"/>
      <w:marLeft w:val="0"/>
      <w:marRight w:val="0"/>
      <w:marTop w:val="0"/>
      <w:marBottom w:val="0"/>
      <w:divBdr>
        <w:top w:val="none" w:sz="0" w:space="0" w:color="auto"/>
        <w:left w:val="none" w:sz="0" w:space="0" w:color="auto"/>
        <w:bottom w:val="none" w:sz="0" w:space="0" w:color="auto"/>
        <w:right w:val="none" w:sz="0" w:space="0" w:color="auto"/>
      </w:divBdr>
    </w:div>
    <w:div w:id="311831248">
      <w:bodyDiv w:val="1"/>
      <w:marLeft w:val="0"/>
      <w:marRight w:val="0"/>
      <w:marTop w:val="0"/>
      <w:marBottom w:val="0"/>
      <w:divBdr>
        <w:top w:val="none" w:sz="0" w:space="0" w:color="auto"/>
        <w:left w:val="none" w:sz="0" w:space="0" w:color="auto"/>
        <w:bottom w:val="none" w:sz="0" w:space="0" w:color="auto"/>
        <w:right w:val="none" w:sz="0" w:space="0" w:color="auto"/>
      </w:divBdr>
    </w:div>
    <w:div w:id="312684789">
      <w:bodyDiv w:val="1"/>
      <w:marLeft w:val="0"/>
      <w:marRight w:val="0"/>
      <w:marTop w:val="0"/>
      <w:marBottom w:val="0"/>
      <w:divBdr>
        <w:top w:val="none" w:sz="0" w:space="0" w:color="auto"/>
        <w:left w:val="none" w:sz="0" w:space="0" w:color="auto"/>
        <w:bottom w:val="none" w:sz="0" w:space="0" w:color="auto"/>
        <w:right w:val="none" w:sz="0" w:space="0" w:color="auto"/>
      </w:divBdr>
    </w:div>
    <w:div w:id="313143115">
      <w:bodyDiv w:val="1"/>
      <w:marLeft w:val="0"/>
      <w:marRight w:val="0"/>
      <w:marTop w:val="0"/>
      <w:marBottom w:val="0"/>
      <w:divBdr>
        <w:top w:val="none" w:sz="0" w:space="0" w:color="auto"/>
        <w:left w:val="none" w:sz="0" w:space="0" w:color="auto"/>
        <w:bottom w:val="none" w:sz="0" w:space="0" w:color="auto"/>
        <w:right w:val="none" w:sz="0" w:space="0" w:color="auto"/>
      </w:divBdr>
    </w:div>
    <w:div w:id="313535639">
      <w:bodyDiv w:val="1"/>
      <w:marLeft w:val="0"/>
      <w:marRight w:val="0"/>
      <w:marTop w:val="0"/>
      <w:marBottom w:val="0"/>
      <w:divBdr>
        <w:top w:val="none" w:sz="0" w:space="0" w:color="auto"/>
        <w:left w:val="none" w:sz="0" w:space="0" w:color="auto"/>
        <w:bottom w:val="none" w:sz="0" w:space="0" w:color="auto"/>
        <w:right w:val="none" w:sz="0" w:space="0" w:color="auto"/>
      </w:divBdr>
    </w:div>
    <w:div w:id="316108757">
      <w:bodyDiv w:val="1"/>
      <w:marLeft w:val="0"/>
      <w:marRight w:val="0"/>
      <w:marTop w:val="0"/>
      <w:marBottom w:val="0"/>
      <w:divBdr>
        <w:top w:val="none" w:sz="0" w:space="0" w:color="auto"/>
        <w:left w:val="none" w:sz="0" w:space="0" w:color="auto"/>
        <w:bottom w:val="none" w:sz="0" w:space="0" w:color="auto"/>
        <w:right w:val="none" w:sz="0" w:space="0" w:color="auto"/>
      </w:divBdr>
    </w:div>
    <w:div w:id="316810123">
      <w:bodyDiv w:val="1"/>
      <w:marLeft w:val="0"/>
      <w:marRight w:val="0"/>
      <w:marTop w:val="0"/>
      <w:marBottom w:val="0"/>
      <w:divBdr>
        <w:top w:val="none" w:sz="0" w:space="0" w:color="auto"/>
        <w:left w:val="none" w:sz="0" w:space="0" w:color="auto"/>
        <w:bottom w:val="none" w:sz="0" w:space="0" w:color="auto"/>
        <w:right w:val="none" w:sz="0" w:space="0" w:color="auto"/>
      </w:divBdr>
    </w:div>
    <w:div w:id="318002388">
      <w:bodyDiv w:val="1"/>
      <w:marLeft w:val="0"/>
      <w:marRight w:val="0"/>
      <w:marTop w:val="0"/>
      <w:marBottom w:val="0"/>
      <w:divBdr>
        <w:top w:val="none" w:sz="0" w:space="0" w:color="auto"/>
        <w:left w:val="none" w:sz="0" w:space="0" w:color="auto"/>
        <w:bottom w:val="none" w:sz="0" w:space="0" w:color="auto"/>
        <w:right w:val="none" w:sz="0" w:space="0" w:color="auto"/>
      </w:divBdr>
    </w:div>
    <w:div w:id="318651524">
      <w:bodyDiv w:val="1"/>
      <w:marLeft w:val="0"/>
      <w:marRight w:val="0"/>
      <w:marTop w:val="0"/>
      <w:marBottom w:val="0"/>
      <w:divBdr>
        <w:top w:val="none" w:sz="0" w:space="0" w:color="auto"/>
        <w:left w:val="none" w:sz="0" w:space="0" w:color="auto"/>
        <w:bottom w:val="none" w:sz="0" w:space="0" w:color="auto"/>
        <w:right w:val="none" w:sz="0" w:space="0" w:color="auto"/>
      </w:divBdr>
    </w:div>
    <w:div w:id="318966460">
      <w:bodyDiv w:val="1"/>
      <w:marLeft w:val="0"/>
      <w:marRight w:val="0"/>
      <w:marTop w:val="0"/>
      <w:marBottom w:val="0"/>
      <w:divBdr>
        <w:top w:val="none" w:sz="0" w:space="0" w:color="auto"/>
        <w:left w:val="none" w:sz="0" w:space="0" w:color="auto"/>
        <w:bottom w:val="none" w:sz="0" w:space="0" w:color="auto"/>
        <w:right w:val="none" w:sz="0" w:space="0" w:color="auto"/>
      </w:divBdr>
    </w:div>
    <w:div w:id="319238228">
      <w:bodyDiv w:val="1"/>
      <w:marLeft w:val="0"/>
      <w:marRight w:val="0"/>
      <w:marTop w:val="0"/>
      <w:marBottom w:val="0"/>
      <w:divBdr>
        <w:top w:val="none" w:sz="0" w:space="0" w:color="auto"/>
        <w:left w:val="none" w:sz="0" w:space="0" w:color="auto"/>
        <w:bottom w:val="none" w:sz="0" w:space="0" w:color="auto"/>
        <w:right w:val="none" w:sz="0" w:space="0" w:color="auto"/>
      </w:divBdr>
    </w:div>
    <w:div w:id="320088427">
      <w:bodyDiv w:val="1"/>
      <w:marLeft w:val="0"/>
      <w:marRight w:val="0"/>
      <w:marTop w:val="0"/>
      <w:marBottom w:val="0"/>
      <w:divBdr>
        <w:top w:val="none" w:sz="0" w:space="0" w:color="auto"/>
        <w:left w:val="none" w:sz="0" w:space="0" w:color="auto"/>
        <w:bottom w:val="none" w:sz="0" w:space="0" w:color="auto"/>
        <w:right w:val="none" w:sz="0" w:space="0" w:color="auto"/>
      </w:divBdr>
    </w:div>
    <w:div w:id="320894911">
      <w:bodyDiv w:val="1"/>
      <w:marLeft w:val="0"/>
      <w:marRight w:val="0"/>
      <w:marTop w:val="0"/>
      <w:marBottom w:val="0"/>
      <w:divBdr>
        <w:top w:val="none" w:sz="0" w:space="0" w:color="auto"/>
        <w:left w:val="none" w:sz="0" w:space="0" w:color="auto"/>
        <w:bottom w:val="none" w:sz="0" w:space="0" w:color="auto"/>
        <w:right w:val="none" w:sz="0" w:space="0" w:color="auto"/>
      </w:divBdr>
    </w:div>
    <w:div w:id="321009958">
      <w:bodyDiv w:val="1"/>
      <w:marLeft w:val="0"/>
      <w:marRight w:val="0"/>
      <w:marTop w:val="0"/>
      <w:marBottom w:val="0"/>
      <w:divBdr>
        <w:top w:val="none" w:sz="0" w:space="0" w:color="auto"/>
        <w:left w:val="none" w:sz="0" w:space="0" w:color="auto"/>
        <w:bottom w:val="none" w:sz="0" w:space="0" w:color="auto"/>
        <w:right w:val="none" w:sz="0" w:space="0" w:color="auto"/>
      </w:divBdr>
    </w:div>
    <w:div w:id="321281214">
      <w:bodyDiv w:val="1"/>
      <w:marLeft w:val="0"/>
      <w:marRight w:val="0"/>
      <w:marTop w:val="0"/>
      <w:marBottom w:val="0"/>
      <w:divBdr>
        <w:top w:val="none" w:sz="0" w:space="0" w:color="auto"/>
        <w:left w:val="none" w:sz="0" w:space="0" w:color="auto"/>
        <w:bottom w:val="none" w:sz="0" w:space="0" w:color="auto"/>
        <w:right w:val="none" w:sz="0" w:space="0" w:color="auto"/>
      </w:divBdr>
    </w:div>
    <w:div w:id="322978170">
      <w:bodyDiv w:val="1"/>
      <w:marLeft w:val="0"/>
      <w:marRight w:val="0"/>
      <w:marTop w:val="0"/>
      <w:marBottom w:val="0"/>
      <w:divBdr>
        <w:top w:val="none" w:sz="0" w:space="0" w:color="auto"/>
        <w:left w:val="none" w:sz="0" w:space="0" w:color="auto"/>
        <w:bottom w:val="none" w:sz="0" w:space="0" w:color="auto"/>
        <w:right w:val="none" w:sz="0" w:space="0" w:color="auto"/>
      </w:divBdr>
    </w:div>
    <w:div w:id="323244024">
      <w:bodyDiv w:val="1"/>
      <w:marLeft w:val="0"/>
      <w:marRight w:val="0"/>
      <w:marTop w:val="0"/>
      <w:marBottom w:val="0"/>
      <w:divBdr>
        <w:top w:val="none" w:sz="0" w:space="0" w:color="auto"/>
        <w:left w:val="none" w:sz="0" w:space="0" w:color="auto"/>
        <w:bottom w:val="none" w:sz="0" w:space="0" w:color="auto"/>
        <w:right w:val="none" w:sz="0" w:space="0" w:color="auto"/>
      </w:divBdr>
    </w:div>
    <w:div w:id="323901958">
      <w:bodyDiv w:val="1"/>
      <w:marLeft w:val="0"/>
      <w:marRight w:val="0"/>
      <w:marTop w:val="0"/>
      <w:marBottom w:val="0"/>
      <w:divBdr>
        <w:top w:val="none" w:sz="0" w:space="0" w:color="auto"/>
        <w:left w:val="none" w:sz="0" w:space="0" w:color="auto"/>
        <w:bottom w:val="none" w:sz="0" w:space="0" w:color="auto"/>
        <w:right w:val="none" w:sz="0" w:space="0" w:color="auto"/>
      </w:divBdr>
    </w:div>
    <w:div w:id="324170823">
      <w:bodyDiv w:val="1"/>
      <w:marLeft w:val="0"/>
      <w:marRight w:val="0"/>
      <w:marTop w:val="0"/>
      <w:marBottom w:val="0"/>
      <w:divBdr>
        <w:top w:val="none" w:sz="0" w:space="0" w:color="auto"/>
        <w:left w:val="none" w:sz="0" w:space="0" w:color="auto"/>
        <w:bottom w:val="none" w:sz="0" w:space="0" w:color="auto"/>
        <w:right w:val="none" w:sz="0" w:space="0" w:color="auto"/>
      </w:divBdr>
    </w:div>
    <w:div w:id="324404531">
      <w:bodyDiv w:val="1"/>
      <w:marLeft w:val="0"/>
      <w:marRight w:val="0"/>
      <w:marTop w:val="0"/>
      <w:marBottom w:val="0"/>
      <w:divBdr>
        <w:top w:val="none" w:sz="0" w:space="0" w:color="auto"/>
        <w:left w:val="none" w:sz="0" w:space="0" w:color="auto"/>
        <w:bottom w:val="none" w:sz="0" w:space="0" w:color="auto"/>
        <w:right w:val="none" w:sz="0" w:space="0" w:color="auto"/>
      </w:divBdr>
    </w:div>
    <w:div w:id="325128845">
      <w:bodyDiv w:val="1"/>
      <w:marLeft w:val="0"/>
      <w:marRight w:val="0"/>
      <w:marTop w:val="0"/>
      <w:marBottom w:val="0"/>
      <w:divBdr>
        <w:top w:val="none" w:sz="0" w:space="0" w:color="auto"/>
        <w:left w:val="none" w:sz="0" w:space="0" w:color="auto"/>
        <w:bottom w:val="none" w:sz="0" w:space="0" w:color="auto"/>
        <w:right w:val="none" w:sz="0" w:space="0" w:color="auto"/>
      </w:divBdr>
    </w:div>
    <w:div w:id="325204830">
      <w:bodyDiv w:val="1"/>
      <w:marLeft w:val="0"/>
      <w:marRight w:val="0"/>
      <w:marTop w:val="0"/>
      <w:marBottom w:val="0"/>
      <w:divBdr>
        <w:top w:val="none" w:sz="0" w:space="0" w:color="auto"/>
        <w:left w:val="none" w:sz="0" w:space="0" w:color="auto"/>
        <w:bottom w:val="none" w:sz="0" w:space="0" w:color="auto"/>
        <w:right w:val="none" w:sz="0" w:space="0" w:color="auto"/>
      </w:divBdr>
    </w:div>
    <w:div w:id="325285569">
      <w:bodyDiv w:val="1"/>
      <w:marLeft w:val="0"/>
      <w:marRight w:val="0"/>
      <w:marTop w:val="0"/>
      <w:marBottom w:val="0"/>
      <w:divBdr>
        <w:top w:val="none" w:sz="0" w:space="0" w:color="auto"/>
        <w:left w:val="none" w:sz="0" w:space="0" w:color="auto"/>
        <w:bottom w:val="none" w:sz="0" w:space="0" w:color="auto"/>
        <w:right w:val="none" w:sz="0" w:space="0" w:color="auto"/>
      </w:divBdr>
    </w:div>
    <w:div w:id="325477873">
      <w:bodyDiv w:val="1"/>
      <w:marLeft w:val="0"/>
      <w:marRight w:val="0"/>
      <w:marTop w:val="0"/>
      <w:marBottom w:val="0"/>
      <w:divBdr>
        <w:top w:val="none" w:sz="0" w:space="0" w:color="auto"/>
        <w:left w:val="none" w:sz="0" w:space="0" w:color="auto"/>
        <w:bottom w:val="none" w:sz="0" w:space="0" w:color="auto"/>
        <w:right w:val="none" w:sz="0" w:space="0" w:color="auto"/>
      </w:divBdr>
    </w:div>
    <w:div w:id="325521045">
      <w:bodyDiv w:val="1"/>
      <w:marLeft w:val="0"/>
      <w:marRight w:val="0"/>
      <w:marTop w:val="0"/>
      <w:marBottom w:val="0"/>
      <w:divBdr>
        <w:top w:val="none" w:sz="0" w:space="0" w:color="auto"/>
        <w:left w:val="none" w:sz="0" w:space="0" w:color="auto"/>
        <w:bottom w:val="none" w:sz="0" w:space="0" w:color="auto"/>
        <w:right w:val="none" w:sz="0" w:space="0" w:color="auto"/>
      </w:divBdr>
    </w:div>
    <w:div w:id="325590762">
      <w:bodyDiv w:val="1"/>
      <w:marLeft w:val="0"/>
      <w:marRight w:val="0"/>
      <w:marTop w:val="0"/>
      <w:marBottom w:val="0"/>
      <w:divBdr>
        <w:top w:val="none" w:sz="0" w:space="0" w:color="auto"/>
        <w:left w:val="none" w:sz="0" w:space="0" w:color="auto"/>
        <w:bottom w:val="none" w:sz="0" w:space="0" w:color="auto"/>
        <w:right w:val="none" w:sz="0" w:space="0" w:color="auto"/>
      </w:divBdr>
    </w:div>
    <w:div w:id="325935413">
      <w:bodyDiv w:val="1"/>
      <w:marLeft w:val="0"/>
      <w:marRight w:val="0"/>
      <w:marTop w:val="0"/>
      <w:marBottom w:val="0"/>
      <w:divBdr>
        <w:top w:val="none" w:sz="0" w:space="0" w:color="auto"/>
        <w:left w:val="none" w:sz="0" w:space="0" w:color="auto"/>
        <w:bottom w:val="none" w:sz="0" w:space="0" w:color="auto"/>
        <w:right w:val="none" w:sz="0" w:space="0" w:color="auto"/>
      </w:divBdr>
    </w:div>
    <w:div w:id="326910384">
      <w:bodyDiv w:val="1"/>
      <w:marLeft w:val="0"/>
      <w:marRight w:val="0"/>
      <w:marTop w:val="0"/>
      <w:marBottom w:val="0"/>
      <w:divBdr>
        <w:top w:val="none" w:sz="0" w:space="0" w:color="auto"/>
        <w:left w:val="none" w:sz="0" w:space="0" w:color="auto"/>
        <w:bottom w:val="none" w:sz="0" w:space="0" w:color="auto"/>
        <w:right w:val="none" w:sz="0" w:space="0" w:color="auto"/>
      </w:divBdr>
    </w:div>
    <w:div w:id="327171014">
      <w:bodyDiv w:val="1"/>
      <w:marLeft w:val="0"/>
      <w:marRight w:val="0"/>
      <w:marTop w:val="0"/>
      <w:marBottom w:val="0"/>
      <w:divBdr>
        <w:top w:val="none" w:sz="0" w:space="0" w:color="auto"/>
        <w:left w:val="none" w:sz="0" w:space="0" w:color="auto"/>
        <w:bottom w:val="none" w:sz="0" w:space="0" w:color="auto"/>
        <w:right w:val="none" w:sz="0" w:space="0" w:color="auto"/>
      </w:divBdr>
    </w:div>
    <w:div w:id="327441532">
      <w:bodyDiv w:val="1"/>
      <w:marLeft w:val="0"/>
      <w:marRight w:val="0"/>
      <w:marTop w:val="0"/>
      <w:marBottom w:val="0"/>
      <w:divBdr>
        <w:top w:val="none" w:sz="0" w:space="0" w:color="auto"/>
        <w:left w:val="none" w:sz="0" w:space="0" w:color="auto"/>
        <w:bottom w:val="none" w:sz="0" w:space="0" w:color="auto"/>
        <w:right w:val="none" w:sz="0" w:space="0" w:color="auto"/>
      </w:divBdr>
    </w:div>
    <w:div w:id="328095711">
      <w:bodyDiv w:val="1"/>
      <w:marLeft w:val="0"/>
      <w:marRight w:val="0"/>
      <w:marTop w:val="0"/>
      <w:marBottom w:val="0"/>
      <w:divBdr>
        <w:top w:val="none" w:sz="0" w:space="0" w:color="auto"/>
        <w:left w:val="none" w:sz="0" w:space="0" w:color="auto"/>
        <w:bottom w:val="none" w:sz="0" w:space="0" w:color="auto"/>
        <w:right w:val="none" w:sz="0" w:space="0" w:color="auto"/>
      </w:divBdr>
    </w:div>
    <w:div w:id="328867330">
      <w:bodyDiv w:val="1"/>
      <w:marLeft w:val="0"/>
      <w:marRight w:val="0"/>
      <w:marTop w:val="0"/>
      <w:marBottom w:val="0"/>
      <w:divBdr>
        <w:top w:val="none" w:sz="0" w:space="0" w:color="auto"/>
        <w:left w:val="none" w:sz="0" w:space="0" w:color="auto"/>
        <w:bottom w:val="none" w:sz="0" w:space="0" w:color="auto"/>
        <w:right w:val="none" w:sz="0" w:space="0" w:color="auto"/>
      </w:divBdr>
    </w:div>
    <w:div w:id="329331358">
      <w:bodyDiv w:val="1"/>
      <w:marLeft w:val="0"/>
      <w:marRight w:val="0"/>
      <w:marTop w:val="0"/>
      <w:marBottom w:val="0"/>
      <w:divBdr>
        <w:top w:val="none" w:sz="0" w:space="0" w:color="auto"/>
        <w:left w:val="none" w:sz="0" w:space="0" w:color="auto"/>
        <w:bottom w:val="none" w:sz="0" w:space="0" w:color="auto"/>
        <w:right w:val="none" w:sz="0" w:space="0" w:color="auto"/>
      </w:divBdr>
    </w:div>
    <w:div w:id="330452468">
      <w:bodyDiv w:val="1"/>
      <w:marLeft w:val="0"/>
      <w:marRight w:val="0"/>
      <w:marTop w:val="0"/>
      <w:marBottom w:val="0"/>
      <w:divBdr>
        <w:top w:val="none" w:sz="0" w:space="0" w:color="auto"/>
        <w:left w:val="none" w:sz="0" w:space="0" w:color="auto"/>
        <w:bottom w:val="none" w:sz="0" w:space="0" w:color="auto"/>
        <w:right w:val="none" w:sz="0" w:space="0" w:color="auto"/>
      </w:divBdr>
    </w:div>
    <w:div w:id="331222515">
      <w:bodyDiv w:val="1"/>
      <w:marLeft w:val="0"/>
      <w:marRight w:val="0"/>
      <w:marTop w:val="0"/>
      <w:marBottom w:val="0"/>
      <w:divBdr>
        <w:top w:val="none" w:sz="0" w:space="0" w:color="auto"/>
        <w:left w:val="none" w:sz="0" w:space="0" w:color="auto"/>
        <w:bottom w:val="none" w:sz="0" w:space="0" w:color="auto"/>
        <w:right w:val="none" w:sz="0" w:space="0" w:color="auto"/>
      </w:divBdr>
    </w:div>
    <w:div w:id="331613306">
      <w:bodyDiv w:val="1"/>
      <w:marLeft w:val="0"/>
      <w:marRight w:val="0"/>
      <w:marTop w:val="0"/>
      <w:marBottom w:val="0"/>
      <w:divBdr>
        <w:top w:val="none" w:sz="0" w:space="0" w:color="auto"/>
        <w:left w:val="none" w:sz="0" w:space="0" w:color="auto"/>
        <w:bottom w:val="none" w:sz="0" w:space="0" w:color="auto"/>
        <w:right w:val="none" w:sz="0" w:space="0" w:color="auto"/>
      </w:divBdr>
    </w:div>
    <w:div w:id="331613777">
      <w:bodyDiv w:val="1"/>
      <w:marLeft w:val="0"/>
      <w:marRight w:val="0"/>
      <w:marTop w:val="0"/>
      <w:marBottom w:val="0"/>
      <w:divBdr>
        <w:top w:val="none" w:sz="0" w:space="0" w:color="auto"/>
        <w:left w:val="none" w:sz="0" w:space="0" w:color="auto"/>
        <w:bottom w:val="none" w:sz="0" w:space="0" w:color="auto"/>
        <w:right w:val="none" w:sz="0" w:space="0" w:color="auto"/>
      </w:divBdr>
    </w:div>
    <w:div w:id="331615332">
      <w:bodyDiv w:val="1"/>
      <w:marLeft w:val="0"/>
      <w:marRight w:val="0"/>
      <w:marTop w:val="0"/>
      <w:marBottom w:val="0"/>
      <w:divBdr>
        <w:top w:val="none" w:sz="0" w:space="0" w:color="auto"/>
        <w:left w:val="none" w:sz="0" w:space="0" w:color="auto"/>
        <w:bottom w:val="none" w:sz="0" w:space="0" w:color="auto"/>
        <w:right w:val="none" w:sz="0" w:space="0" w:color="auto"/>
      </w:divBdr>
    </w:div>
    <w:div w:id="331883106">
      <w:bodyDiv w:val="1"/>
      <w:marLeft w:val="0"/>
      <w:marRight w:val="0"/>
      <w:marTop w:val="0"/>
      <w:marBottom w:val="0"/>
      <w:divBdr>
        <w:top w:val="none" w:sz="0" w:space="0" w:color="auto"/>
        <w:left w:val="none" w:sz="0" w:space="0" w:color="auto"/>
        <w:bottom w:val="none" w:sz="0" w:space="0" w:color="auto"/>
        <w:right w:val="none" w:sz="0" w:space="0" w:color="auto"/>
      </w:divBdr>
    </w:div>
    <w:div w:id="332219221">
      <w:bodyDiv w:val="1"/>
      <w:marLeft w:val="0"/>
      <w:marRight w:val="0"/>
      <w:marTop w:val="0"/>
      <w:marBottom w:val="0"/>
      <w:divBdr>
        <w:top w:val="none" w:sz="0" w:space="0" w:color="auto"/>
        <w:left w:val="none" w:sz="0" w:space="0" w:color="auto"/>
        <w:bottom w:val="none" w:sz="0" w:space="0" w:color="auto"/>
        <w:right w:val="none" w:sz="0" w:space="0" w:color="auto"/>
      </w:divBdr>
    </w:div>
    <w:div w:id="334038599">
      <w:bodyDiv w:val="1"/>
      <w:marLeft w:val="0"/>
      <w:marRight w:val="0"/>
      <w:marTop w:val="0"/>
      <w:marBottom w:val="0"/>
      <w:divBdr>
        <w:top w:val="none" w:sz="0" w:space="0" w:color="auto"/>
        <w:left w:val="none" w:sz="0" w:space="0" w:color="auto"/>
        <w:bottom w:val="none" w:sz="0" w:space="0" w:color="auto"/>
        <w:right w:val="none" w:sz="0" w:space="0" w:color="auto"/>
      </w:divBdr>
    </w:div>
    <w:div w:id="334455465">
      <w:bodyDiv w:val="1"/>
      <w:marLeft w:val="0"/>
      <w:marRight w:val="0"/>
      <w:marTop w:val="0"/>
      <w:marBottom w:val="0"/>
      <w:divBdr>
        <w:top w:val="none" w:sz="0" w:space="0" w:color="auto"/>
        <w:left w:val="none" w:sz="0" w:space="0" w:color="auto"/>
        <w:bottom w:val="none" w:sz="0" w:space="0" w:color="auto"/>
        <w:right w:val="none" w:sz="0" w:space="0" w:color="auto"/>
      </w:divBdr>
    </w:div>
    <w:div w:id="334696478">
      <w:bodyDiv w:val="1"/>
      <w:marLeft w:val="0"/>
      <w:marRight w:val="0"/>
      <w:marTop w:val="0"/>
      <w:marBottom w:val="0"/>
      <w:divBdr>
        <w:top w:val="none" w:sz="0" w:space="0" w:color="auto"/>
        <w:left w:val="none" w:sz="0" w:space="0" w:color="auto"/>
        <w:bottom w:val="none" w:sz="0" w:space="0" w:color="auto"/>
        <w:right w:val="none" w:sz="0" w:space="0" w:color="auto"/>
      </w:divBdr>
    </w:div>
    <w:div w:id="334915179">
      <w:bodyDiv w:val="1"/>
      <w:marLeft w:val="0"/>
      <w:marRight w:val="0"/>
      <w:marTop w:val="0"/>
      <w:marBottom w:val="0"/>
      <w:divBdr>
        <w:top w:val="none" w:sz="0" w:space="0" w:color="auto"/>
        <w:left w:val="none" w:sz="0" w:space="0" w:color="auto"/>
        <w:bottom w:val="none" w:sz="0" w:space="0" w:color="auto"/>
        <w:right w:val="none" w:sz="0" w:space="0" w:color="auto"/>
      </w:divBdr>
    </w:div>
    <w:div w:id="334920193">
      <w:bodyDiv w:val="1"/>
      <w:marLeft w:val="0"/>
      <w:marRight w:val="0"/>
      <w:marTop w:val="0"/>
      <w:marBottom w:val="0"/>
      <w:divBdr>
        <w:top w:val="none" w:sz="0" w:space="0" w:color="auto"/>
        <w:left w:val="none" w:sz="0" w:space="0" w:color="auto"/>
        <w:bottom w:val="none" w:sz="0" w:space="0" w:color="auto"/>
        <w:right w:val="none" w:sz="0" w:space="0" w:color="auto"/>
      </w:divBdr>
    </w:div>
    <w:div w:id="335226630">
      <w:bodyDiv w:val="1"/>
      <w:marLeft w:val="0"/>
      <w:marRight w:val="0"/>
      <w:marTop w:val="0"/>
      <w:marBottom w:val="0"/>
      <w:divBdr>
        <w:top w:val="none" w:sz="0" w:space="0" w:color="auto"/>
        <w:left w:val="none" w:sz="0" w:space="0" w:color="auto"/>
        <w:bottom w:val="none" w:sz="0" w:space="0" w:color="auto"/>
        <w:right w:val="none" w:sz="0" w:space="0" w:color="auto"/>
      </w:divBdr>
    </w:div>
    <w:div w:id="336427983">
      <w:bodyDiv w:val="1"/>
      <w:marLeft w:val="0"/>
      <w:marRight w:val="0"/>
      <w:marTop w:val="0"/>
      <w:marBottom w:val="0"/>
      <w:divBdr>
        <w:top w:val="none" w:sz="0" w:space="0" w:color="auto"/>
        <w:left w:val="none" w:sz="0" w:space="0" w:color="auto"/>
        <w:bottom w:val="none" w:sz="0" w:space="0" w:color="auto"/>
        <w:right w:val="none" w:sz="0" w:space="0" w:color="auto"/>
      </w:divBdr>
    </w:div>
    <w:div w:id="337006149">
      <w:bodyDiv w:val="1"/>
      <w:marLeft w:val="0"/>
      <w:marRight w:val="0"/>
      <w:marTop w:val="0"/>
      <w:marBottom w:val="0"/>
      <w:divBdr>
        <w:top w:val="none" w:sz="0" w:space="0" w:color="auto"/>
        <w:left w:val="none" w:sz="0" w:space="0" w:color="auto"/>
        <w:bottom w:val="none" w:sz="0" w:space="0" w:color="auto"/>
        <w:right w:val="none" w:sz="0" w:space="0" w:color="auto"/>
      </w:divBdr>
    </w:div>
    <w:div w:id="337192385">
      <w:bodyDiv w:val="1"/>
      <w:marLeft w:val="0"/>
      <w:marRight w:val="0"/>
      <w:marTop w:val="0"/>
      <w:marBottom w:val="0"/>
      <w:divBdr>
        <w:top w:val="none" w:sz="0" w:space="0" w:color="auto"/>
        <w:left w:val="none" w:sz="0" w:space="0" w:color="auto"/>
        <w:bottom w:val="none" w:sz="0" w:space="0" w:color="auto"/>
        <w:right w:val="none" w:sz="0" w:space="0" w:color="auto"/>
      </w:divBdr>
    </w:div>
    <w:div w:id="339048212">
      <w:bodyDiv w:val="1"/>
      <w:marLeft w:val="0"/>
      <w:marRight w:val="0"/>
      <w:marTop w:val="0"/>
      <w:marBottom w:val="0"/>
      <w:divBdr>
        <w:top w:val="none" w:sz="0" w:space="0" w:color="auto"/>
        <w:left w:val="none" w:sz="0" w:space="0" w:color="auto"/>
        <w:bottom w:val="none" w:sz="0" w:space="0" w:color="auto"/>
        <w:right w:val="none" w:sz="0" w:space="0" w:color="auto"/>
      </w:divBdr>
    </w:div>
    <w:div w:id="339817204">
      <w:bodyDiv w:val="1"/>
      <w:marLeft w:val="0"/>
      <w:marRight w:val="0"/>
      <w:marTop w:val="0"/>
      <w:marBottom w:val="0"/>
      <w:divBdr>
        <w:top w:val="none" w:sz="0" w:space="0" w:color="auto"/>
        <w:left w:val="none" w:sz="0" w:space="0" w:color="auto"/>
        <w:bottom w:val="none" w:sz="0" w:space="0" w:color="auto"/>
        <w:right w:val="none" w:sz="0" w:space="0" w:color="auto"/>
      </w:divBdr>
    </w:div>
    <w:div w:id="340399655">
      <w:bodyDiv w:val="1"/>
      <w:marLeft w:val="0"/>
      <w:marRight w:val="0"/>
      <w:marTop w:val="0"/>
      <w:marBottom w:val="0"/>
      <w:divBdr>
        <w:top w:val="none" w:sz="0" w:space="0" w:color="auto"/>
        <w:left w:val="none" w:sz="0" w:space="0" w:color="auto"/>
        <w:bottom w:val="none" w:sz="0" w:space="0" w:color="auto"/>
        <w:right w:val="none" w:sz="0" w:space="0" w:color="auto"/>
      </w:divBdr>
    </w:div>
    <w:div w:id="340400121">
      <w:bodyDiv w:val="1"/>
      <w:marLeft w:val="0"/>
      <w:marRight w:val="0"/>
      <w:marTop w:val="0"/>
      <w:marBottom w:val="0"/>
      <w:divBdr>
        <w:top w:val="none" w:sz="0" w:space="0" w:color="auto"/>
        <w:left w:val="none" w:sz="0" w:space="0" w:color="auto"/>
        <w:bottom w:val="none" w:sz="0" w:space="0" w:color="auto"/>
        <w:right w:val="none" w:sz="0" w:space="0" w:color="auto"/>
      </w:divBdr>
    </w:div>
    <w:div w:id="340667348">
      <w:bodyDiv w:val="1"/>
      <w:marLeft w:val="0"/>
      <w:marRight w:val="0"/>
      <w:marTop w:val="0"/>
      <w:marBottom w:val="0"/>
      <w:divBdr>
        <w:top w:val="none" w:sz="0" w:space="0" w:color="auto"/>
        <w:left w:val="none" w:sz="0" w:space="0" w:color="auto"/>
        <w:bottom w:val="none" w:sz="0" w:space="0" w:color="auto"/>
        <w:right w:val="none" w:sz="0" w:space="0" w:color="auto"/>
      </w:divBdr>
    </w:div>
    <w:div w:id="340740178">
      <w:bodyDiv w:val="1"/>
      <w:marLeft w:val="0"/>
      <w:marRight w:val="0"/>
      <w:marTop w:val="0"/>
      <w:marBottom w:val="0"/>
      <w:divBdr>
        <w:top w:val="none" w:sz="0" w:space="0" w:color="auto"/>
        <w:left w:val="none" w:sz="0" w:space="0" w:color="auto"/>
        <w:bottom w:val="none" w:sz="0" w:space="0" w:color="auto"/>
        <w:right w:val="none" w:sz="0" w:space="0" w:color="auto"/>
      </w:divBdr>
    </w:div>
    <w:div w:id="343675189">
      <w:bodyDiv w:val="1"/>
      <w:marLeft w:val="0"/>
      <w:marRight w:val="0"/>
      <w:marTop w:val="0"/>
      <w:marBottom w:val="0"/>
      <w:divBdr>
        <w:top w:val="none" w:sz="0" w:space="0" w:color="auto"/>
        <w:left w:val="none" w:sz="0" w:space="0" w:color="auto"/>
        <w:bottom w:val="none" w:sz="0" w:space="0" w:color="auto"/>
        <w:right w:val="none" w:sz="0" w:space="0" w:color="auto"/>
      </w:divBdr>
    </w:div>
    <w:div w:id="344014190">
      <w:bodyDiv w:val="1"/>
      <w:marLeft w:val="0"/>
      <w:marRight w:val="0"/>
      <w:marTop w:val="0"/>
      <w:marBottom w:val="0"/>
      <w:divBdr>
        <w:top w:val="none" w:sz="0" w:space="0" w:color="auto"/>
        <w:left w:val="none" w:sz="0" w:space="0" w:color="auto"/>
        <w:bottom w:val="none" w:sz="0" w:space="0" w:color="auto"/>
        <w:right w:val="none" w:sz="0" w:space="0" w:color="auto"/>
      </w:divBdr>
    </w:div>
    <w:div w:id="344090015">
      <w:bodyDiv w:val="1"/>
      <w:marLeft w:val="0"/>
      <w:marRight w:val="0"/>
      <w:marTop w:val="0"/>
      <w:marBottom w:val="0"/>
      <w:divBdr>
        <w:top w:val="none" w:sz="0" w:space="0" w:color="auto"/>
        <w:left w:val="none" w:sz="0" w:space="0" w:color="auto"/>
        <w:bottom w:val="none" w:sz="0" w:space="0" w:color="auto"/>
        <w:right w:val="none" w:sz="0" w:space="0" w:color="auto"/>
      </w:divBdr>
    </w:div>
    <w:div w:id="344287009">
      <w:bodyDiv w:val="1"/>
      <w:marLeft w:val="0"/>
      <w:marRight w:val="0"/>
      <w:marTop w:val="0"/>
      <w:marBottom w:val="0"/>
      <w:divBdr>
        <w:top w:val="none" w:sz="0" w:space="0" w:color="auto"/>
        <w:left w:val="none" w:sz="0" w:space="0" w:color="auto"/>
        <w:bottom w:val="none" w:sz="0" w:space="0" w:color="auto"/>
        <w:right w:val="none" w:sz="0" w:space="0" w:color="auto"/>
      </w:divBdr>
    </w:div>
    <w:div w:id="346296625">
      <w:bodyDiv w:val="1"/>
      <w:marLeft w:val="0"/>
      <w:marRight w:val="0"/>
      <w:marTop w:val="0"/>
      <w:marBottom w:val="0"/>
      <w:divBdr>
        <w:top w:val="none" w:sz="0" w:space="0" w:color="auto"/>
        <w:left w:val="none" w:sz="0" w:space="0" w:color="auto"/>
        <w:bottom w:val="none" w:sz="0" w:space="0" w:color="auto"/>
        <w:right w:val="none" w:sz="0" w:space="0" w:color="auto"/>
      </w:divBdr>
    </w:div>
    <w:div w:id="346374854">
      <w:bodyDiv w:val="1"/>
      <w:marLeft w:val="0"/>
      <w:marRight w:val="0"/>
      <w:marTop w:val="0"/>
      <w:marBottom w:val="0"/>
      <w:divBdr>
        <w:top w:val="none" w:sz="0" w:space="0" w:color="auto"/>
        <w:left w:val="none" w:sz="0" w:space="0" w:color="auto"/>
        <w:bottom w:val="none" w:sz="0" w:space="0" w:color="auto"/>
        <w:right w:val="none" w:sz="0" w:space="0" w:color="auto"/>
      </w:divBdr>
    </w:div>
    <w:div w:id="346447542">
      <w:bodyDiv w:val="1"/>
      <w:marLeft w:val="0"/>
      <w:marRight w:val="0"/>
      <w:marTop w:val="0"/>
      <w:marBottom w:val="0"/>
      <w:divBdr>
        <w:top w:val="none" w:sz="0" w:space="0" w:color="auto"/>
        <w:left w:val="none" w:sz="0" w:space="0" w:color="auto"/>
        <w:bottom w:val="none" w:sz="0" w:space="0" w:color="auto"/>
        <w:right w:val="none" w:sz="0" w:space="0" w:color="auto"/>
      </w:divBdr>
    </w:div>
    <w:div w:id="346904722">
      <w:bodyDiv w:val="1"/>
      <w:marLeft w:val="0"/>
      <w:marRight w:val="0"/>
      <w:marTop w:val="0"/>
      <w:marBottom w:val="0"/>
      <w:divBdr>
        <w:top w:val="none" w:sz="0" w:space="0" w:color="auto"/>
        <w:left w:val="none" w:sz="0" w:space="0" w:color="auto"/>
        <w:bottom w:val="none" w:sz="0" w:space="0" w:color="auto"/>
        <w:right w:val="none" w:sz="0" w:space="0" w:color="auto"/>
      </w:divBdr>
    </w:div>
    <w:div w:id="347145833">
      <w:bodyDiv w:val="1"/>
      <w:marLeft w:val="0"/>
      <w:marRight w:val="0"/>
      <w:marTop w:val="0"/>
      <w:marBottom w:val="0"/>
      <w:divBdr>
        <w:top w:val="none" w:sz="0" w:space="0" w:color="auto"/>
        <w:left w:val="none" w:sz="0" w:space="0" w:color="auto"/>
        <w:bottom w:val="none" w:sz="0" w:space="0" w:color="auto"/>
        <w:right w:val="none" w:sz="0" w:space="0" w:color="auto"/>
      </w:divBdr>
    </w:div>
    <w:div w:id="347951977">
      <w:bodyDiv w:val="1"/>
      <w:marLeft w:val="0"/>
      <w:marRight w:val="0"/>
      <w:marTop w:val="0"/>
      <w:marBottom w:val="0"/>
      <w:divBdr>
        <w:top w:val="none" w:sz="0" w:space="0" w:color="auto"/>
        <w:left w:val="none" w:sz="0" w:space="0" w:color="auto"/>
        <w:bottom w:val="none" w:sz="0" w:space="0" w:color="auto"/>
        <w:right w:val="none" w:sz="0" w:space="0" w:color="auto"/>
      </w:divBdr>
    </w:div>
    <w:div w:id="350377251">
      <w:bodyDiv w:val="1"/>
      <w:marLeft w:val="0"/>
      <w:marRight w:val="0"/>
      <w:marTop w:val="0"/>
      <w:marBottom w:val="0"/>
      <w:divBdr>
        <w:top w:val="none" w:sz="0" w:space="0" w:color="auto"/>
        <w:left w:val="none" w:sz="0" w:space="0" w:color="auto"/>
        <w:bottom w:val="none" w:sz="0" w:space="0" w:color="auto"/>
        <w:right w:val="none" w:sz="0" w:space="0" w:color="auto"/>
      </w:divBdr>
    </w:div>
    <w:div w:id="350452599">
      <w:bodyDiv w:val="1"/>
      <w:marLeft w:val="0"/>
      <w:marRight w:val="0"/>
      <w:marTop w:val="0"/>
      <w:marBottom w:val="0"/>
      <w:divBdr>
        <w:top w:val="none" w:sz="0" w:space="0" w:color="auto"/>
        <w:left w:val="none" w:sz="0" w:space="0" w:color="auto"/>
        <w:bottom w:val="none" w:sz="0" w:space="0" w:color="auto"/>
        <w:right w:val="none" w:sz="0" w:space="0" w:color="auto"/>
      </w:divBdr>
    </w:div>
    <w:div w:id="350649832">
      <w:bodyDiv w:val="1"/>
      <w:marLeft w:val="0"/>
      <w:marRight w:val="0"/>
      <w:marTop w:val="0"/>
      <w:marBottom w:val="0"/>
      <w:divBdr>
        <w:top w:val="none" w:sz="0" w:space="0" w:color="auto"/>
        <w:left w:val="none" w:sz="0" w:space="0" w:color="auto"/>
        <w:bottom w:val="none" w:sz="0" w:space="0" w:color="auto"/>
        <w:right w:val="none" w:sz="0" w:space="0" w:color="auto"/>
      </w:divBdr>
    </w:div>
    <w:div w:id="351499050">
      <w:bodyDiv w:val="1"/>
      <w:marLeft w:val="0"/>
      <w:marRight w:val="0"/>
      <w:marTop w:val="0"/>
      <w:marBottom w:val="0"/>
      <w:divBdr>
        <w:top w:val="none" w:sz="0" w:space="0" w:color="auto"/>
        <w:left w:val="none" w:sz="0" w:space="0" w:color="auto"/>
        <w:bottom w:val="none" w:sz="0" w:space="0" w:color="auto"/>
        <w:right w:val="none" w:sz="0" w:space="0" w:color="auto"/>
      </w:divBdr>
    </w:div>
    <w:div w:id="351617470">
      <w:bodyDiv w:val="1"/>
      <w:marLeft w:val="0"/>
      <w:marRight w:val="0"/>
      <w:marTop w:val="0"/>
      <w:marBottom w:val="0"/>
      <w:divBdr>
        <w:top w:val="none" w:sz="0" w:space="0" w:color="auto"/>
        <w:left w:val="none" w:sz="0" w:space="0" w:color="auto"/>
        <w:bottom w:val="none" w:sz="0" w:space="0" w:color="auto"/>
        <w:right w:val="none" w:sz="0" w:space="0" w:color="auto"/>
      </w:divBdr>
    </w:div>
    <w:div w:id="352075644">
      <w:bodyDiv w:val="1"/>
      <w:marLeft w:val="0"/>
      <w:marRight w:val="0"/>
      <w:marTop w:val="0"/>
      <w:marBottom w:val="0"/>
      <w:divBdr>
        <w:top w:val="none" w:sz="0" w:space="0" w:color="auto"/>
        <w:left w:val="none" w:sz="0" w:space="0" w:color="auto"/>
        <w:bottom w:val="none" w:sz="0" w:space="0" w:color="auto"/>
        <w:right w:val="none" w:sz="0" w:space="0" w:color="auto"/>
      </w:divBdr>
    </w:div>
    <w:div w:id="352539355">
      <w:bodyDiv w:val="1"/>
      <w:marLeft w:val="0"/>
      <w:marRight w:val="0"/>
      <w:marTop w:val="0"/>
      <w:marBottom w:val="0"/>
      <w:divBdr>
        <w:top w:val="none" w:sz="0" w:space="0" w:color="auto"/>
        <w:left w:val="none" w:sz="0" w:space="0" w:color="auto"/>
        <w:bottom w:val="none" w:sz="0" w:space="0" w:color="auto"/>
        <w:right w:val="none" w:sz="0" w:space="0" w:color="auto"/>
      </w:divBdr>
    </w:div>
    <w:div w:id="353114530">
      <w:bodyDiv w:val="1"/>
      <w:marLeft w:val="0"/>
      <w:marRight w:val="0"/>
      <w:marTop w:val="0"/>
      <w:marBottom w:val="0"/>
      <w:divBdr>
        <w:top w:val="none" w:sz="0" w:space="0" w:color="auto"/>
        <w:left w:val="none" w:sz="0" w:space="0" w:color="auto"/>
        <w:bottom w:val="none" w:sz="0" w:space="0" w:color="auto"/>
        <w:right w:val="none" w:sz="0" w:space="0" w:color="auto"/>
      </w:divBdr>
    </w:div>
    <w:div w:id="353461983">
      <w:bodyDiv w:val="1"/>
      <w:marLeft w:val="0"/>
      <w:marRight w:val="0"/>
      <w:marTop w:val="0"/>
      <w:marBottom w:val="0"/>
      <w:divBdr>
        <w:top w:val="none" w:sz="0" w:space="0" w:color="auto"/>
        <w:left w:val="none" w:sz="0" w:space="0" w:color="auto"/>
        <w:bottom w:val="none" w:sz="0" w:space="0" w:color="auto"/>
        <w:right w:val="none" w:sz="0" w:space="0" w:color="auto"/>
      </w:divBdr>
    </w:div>
    <w:div w:id="354157079">
      <w:bodyDiv w:val="1"/>
      <w:marLeft w:val="0"/>
      <w:marRight w:val="0"/>
      <w:marTop w:val="0"/>
      <w:marBottom w:val="0"/>
      <w:divBdr>
        <w:top w:val="none" w:sz="0" w:space="0" w:color="auto"/>
        <w:left w:val="none" w:sz="0" w:space="0" w:color="auto"/>
        <w:bottom w:val="none" w:sz="0" w:space="0" w:color="auto"/>
        <w:right w:val="none" w:sz="0" w:space="0" w:color="auto"/>
      </w:divBdr>
    </w:div>
    <w:div w:id="354426188">
      <w:bodyDiv w:val="1"/>
      <w:marLeft w:val="0"/>
      <w:marRight w:val="0"/>
      <w:marTop w:val="0"/>
      <w:marBottom w:val="0"/>
      <w:divBdr>
        <w:top w:val="none" w:sz="0" w:space="0" w:color="auto"/>
        <w:left w:val="none" w:sz="0" w:space="0" w:color="auto"/>
        <w:bottom w:val="none" w:sz="0" w:space="0" w:color="auto"/>
        <w:right w:val="none" w:sz="0" w:space="0" w:color="auto"/>
      </w:divBdr>
    </w:div>
    <w:div w:id="354893986">
      <w:bodyDiv w:val="1"/>
      <w:marLeft w:val="0"/>
      <w:marRight w:val="0"/>
      <w:marTop w:val="0"/>
      <w:marBottom w:val="0"/>
      <w:divBdr>
        <w:top w:val="none" w:sz="0" w:space="0" w:color="auto"/>
        <w:left w:val="none" w:sz="0" w:space="0" w:color="auto"/>
        <w:bottom w:val="none" w:sz="0" w:space="0" w:color="auto"/>
        <w:right w:val="none" w:sz="0" w:space="0" w:color="auto"/>
      </w:divBdr>
    </w:div>
    <w:div w:id="355542214">
      <w:bodyDiv w:val="1"/>
      <w:marLeft w:val="0"/>
      <w:marRight w:val="0"/>
      <w:marTop w:val="0"/>
      <w:marBottom w:val="0"/>
      <w:divBdr>
        <w:top w:val="none" w:sz="0" w:space="0" w:color="auto"/>
        <w:left w:val="none" w:sz="0" w:space="0" w:color="auto"/>
        <w:bottom w:val="none" w:sz="0" w:space="0" w:color="auto"/>
        <w:right w:val="none" w:sz="0" w:space="0" w:color="auto"/>
      </w:divBdr>
    </w:div>
    <w:div w:id="359088494">
      <w:bodyDiv w:val="1"/>
      <w:marLeft w:val="0"/>
      <w:marRight w:val="0"/>
      <w:marTop w:val="0"/>
      <w:marBottom w:val="0"/>
      <w:divBdr>
        <w:top w:val="none" w:sz="0" w:space="0" w:color="auto"/>
        <w:left w:val="none" w:sz="0" w:space="0" w:color="auto"/>
        <w:bottom w:val="none" w:sz="0" w:space="0" w:color="auto"/>
        <w:right w:val="none" w:sz="0" w:space="0" w:color="auto"/>
      </w:divBdr>
    </w:div>
    <w:div w:id="360056461">
      <w:bodyDiv w:val="1"/>
      <w:marLeft w:val="0"/>
      <w:marRight w:val="0"/>
      <w:marTop w:val="0"/>
      <w:marBottom w:val="0"/>
      <w:divBdr>
        <w:top w:val="none" w:sz="0" w:space="0" w:color="auto"/>
        <w:left w:val="none" w:sz="0" w:space="0" w:color="auto"/>
        <w:bottom w:val="none" w:sz="0" w:space="0" w:color="auto"/>
        <w:right w:val="none" w:sz="0" w:space="0" w:color="auto"/>
      </w:divBdr>
    </w:div>
    <w:div w:id="361369374">
      <w:bodyDiv w:val="1"/>
      <w:marLeft w:val="0"/>
      <w:marRight w:val="0"/>
      <w:marTop w:val="0"/>
      <w:marBottom w:val="0"/>
      <w:divBdr>
        <w:top w:val="none" w:sz="0" w:space="0" w:color="auto"/>
        <w:left w:val="none" w:sz="0" w:space="0" w:color="auto"/>
        <w:bottom w:val="none" w:sz="0" w:space="0" w:color="auto"/>
        <w:right w:val="none" w:sz="0" w:space="0" w:color="auto"/>
      </w:divBdr>
    </w:div>
    <w:div w:id="362437521">
      <w:bodyDiv w:val="1"/>
      <w:marLeft w:val="0"/>
      <w:marRight w:val="0"/>
      <w:marTop w:val="0"/>
      <w:marBottom w:val="0"/>
      <w:divBdr>
        <w:top w:val="none" w:sz="0" w:space="0" w:color="auto"/>
        <w:left w:val="none" w:sz="0" w:space="0" w:color="auto"/>
        <w:bottom w:val="none" w:sz="0" w:space="0" w:color="auto"/>
        <w:right w:val="none" w:sz="0" w:space="0" w:color="auto"/>
      </w:divBdr>
    </w:div>
    <w:div w:id="362874615">
      <w:bodyDiv w:val="1"/>
      <w:marLeft w:val="0"/>
      <w:marRight w:val="0"/>
      <w:marTop w:val="0"/>
      <w:marBottom w:val="0"/>
      <w:divBdr>
        <w:top w:val="none" w:sz="0" w:space="0" w:color="auto"/>
        <w:left w:val="none" w:sz="0" w:space="0" w:color="auto"/>
        <w:bottom w:val="none" w:sz="0" w:space="0" w:color="auto"/>
        <w:right w:val="none" w:sz="0" w:space="0" w:color="auto"/>
      </w:divBdr>
    </w:div>
    <w:div w:id="363408844">
      <w:bodyDiv w:val="1"/>
      <w:marLeft w:val="0"/>
      <w:marRight w:val="0"/>
      <w:marTop w:val="0"/>
      <w:marBottom w:val="0"/>
      <w:divBdr>
        <w:top w:val="none" w:sz="0" w:space="0" w:color="auto"/>
        <w:left w:val="none" w:sz="0" w:space="0" w:color="auto"/>
        <w:bottom w:val="none" w:sz="0" w:space="0" w:color="auto"/>
        <w:right w:val="none" w:sz="0" w:space="0" w:color="auto"/>
      </w:divBdr>
    </w:div>
    <w:div w:id="364212945">
      <w:bodyDiv w:val="1"/>
      <w:marLeft w:val="0"/>
      <w:marRight w:val="0"/>
      <w:marTop w:val="0"/>
      <w:marBottom w:val="0"/>
      <w:divBdr>
        <w:top w:val="none" w:sz="0" w:space="0" w:color="auto"/>
        <w:left w:val="none" w:sz="0" w:space="0" w:color="auto"/>
        <w:bottom w:val="none" w:sz="0" w:space="0" w:color="auto"/>
        <w:right w:val="none" w:sz="0" w:space="0" w:color="auto"/>
      </w:divBdr>
    </w:div>
    <w:div w:id="364213835">
      <w:bodyDiv w:val="1"/>
      <w:marLeft w:val="0"/>
      <w:marRight w:val="0"/>
      <w:marTop w:val="0"/>
      <w:marBottom w:val="0"/>
      <w:divBdr>
        <w:top w:val="none" w:sz="0" w:space="0" w:color="auto"/>
        <w:left w:val="none" w:sz="0" w:space="0" w:color="auto"/>
        <w:bottom w:val="none" w:sz="0" w:space="0" w:color="auto"/>
        <w:right w:val="none" w:sz="0" w:space="0" w:color="auto"/>
      </w:divBdr>
    </w:div>
    <w:div w:id="364256643">
      <w:bodyDiv w:val="1"/>
      <w:marLeft w:val="0"/>
      <w:marRight w:val="0"/>
      <w:marTop w:val="0"/>
      <w:marBottom w:val="0"/>
      <w:divBdr>
        <w:top w:val="none" w:sz="0" w:space="0" w:color="auto"/>
        <w:left w:val="none" w:sz="0" w:space="0" w:color="auto"/>
        <w:bottom w:val="none" w:sz="0" w:space="0" w:color="auto"/>
        <w:right w:val="none" w:sz="0" w:space="0" w:color="auto"/>
      </w:divBdr>
    </w:div>
    <w:div w:id="364520807">
      <w:bodyDiv w:val="1"/>
      <w:marLeft w:val="0"/>
      <w:marRight w:val="0"/>
      <w:marTop w:val="0"/>
      <w:marBottom w:val="0"/>
      <w:divBdr>
        <w:top w:val="none" w:sz="0" w:space="0" w:color="auto"/>
        <w:left w:val="none" w:sz="0" w:space="0" w:color="auto"/>
        <w:bottom w:val="none" w:sz="0" w:space="0" w:color="auto"/>
        <w:right w:val="none" w:sz="0" w:space="0" w:color="auto"/>
      </w:divBdr>
    </w:div>
    <w:div w:id="365789057">
      <w:bodyDiv w:val="1"/>
      <w:marLeft w:val="0"/>
      <w:marRight w:val="0"/>
      <w:marTop w:val="0"/>
      <w:marBottom w:val="0"/>
      <w:divBdr>
        <w:top w:val="none" w:sz="0" w:space="0" w:color="auto"/>
        <w:left w:val="none" w:sz="0" w:space="0" w:color="auto"/>
        <w:bottom w:val="none" w:sz="0" w:space="0" w:color="auto"/>
        <w:right w:val="none" w:sz="0" w:space="0" w:color="auto"/>
      </w:divBdr>
    </w:div>
    <w:div w:id="365907023">
      <w:bodyDiv w:val="1"/>
      <w:marLeft w:val="0"/>
      <w:marRight w:val="0"/>
      <w:marTop w:val="0"/>
      <w:marBottom w:val="0"/>
      <w:divBdr>
        <w:top w:val="none" w:sz="0" w:space="0" w:color="auto"/>
        <w:left w:val="none" w:sz="0" w:space="0" w:color="auto"/>
        <w:bottom w:val="none" w:sz="0" w:space="0" w:color="auto"/>
        <w:right w:val="none" w:sz="0" w:space="0" w:color="auto"/>
      </w:divBdr>
    </w:div>
    <w:div w:id="366488049">
      <w:bodyDiv w:val="1"/>
      <w:marLeft w:val="0"/>
      <w:marRight w:val="0"/>
      <w:marTop w:val="0"/>
      <w:marBottom w:val="0"/>
      <w:divBdr>
        <w:top w:val="none" w:sz="0" w:space="0" w:color="auto"/>
        <w:left w:val="none" w:sz="0" w:space="0" w:color="auto"/>
        <w:bottom w:val="none" w:sz="0" w:space="0" w:color="auto"/>
        <w:right w:val="none" w:sz="0" w:space="0" w:color="auto"/>
      </w:divBdr>
    </w:div>
    <w:div w:id="367073374">
      <w:bodyDiv w:val="1"/>
      <w:marLeft w:val="0"/>
      <w:marRight w:val="0"/>
      <w:marTop w:val="0"/>
      <w:marBottom w:val="0"/>
      <w:divBdr>
        <w:top w:val="none" w:sz="0" w:space="0" w:color="auto"/>
        <w:left w:val="none" w:sz="0" w:space="0" w:color="auto"/>
        <w:bottom w:val="none" w:sz="0" w:space="0" w:color="auto"/>
        <w:right w:val="none" w:sz="0" w:space="0" w:color="auto"/>
      </w:divBdr>
    </w:div>
    <w:div w:id="369108910">
      <w:bodyDiv w:val="1"/>
      <w:marLeft w:val="0"/>
      <w:marRight w:val="0"/>
      <w:marTop w:val="0"/>
      <w:marBottom w:val="0"/>
      <w:divBdr>
        <w:top w:val="none" w:sz="0" w:space="0" w:color="auto"/>
        <w:left w:val="none" w:sz="0" w:space="0" w:color="auto"/>
        <w:bottom w:val="none" w:sz="0" w:space="0" w:color="auto"/>
        <w:right w:val="none" w:sz="0" w:space="0" w:color="auto"/>
      </w:divBdr>
    </w:div>
    <w:div w:id="369888356">
      <w:bodyDiv w:val="1"/>
      <w:marLeft w:val="0"/>
      <w:marRight w:val="0"/>
      <w:marTop w:val="0"/>
      <w:marBottom w:val="0"/>
      <w:divBdr>
        <w:top w:val="none" w:sz="0" w:space="0" w:color="auto"/>
        <w:left w:val="none" w:sz="0" w:space="0" w:color="auto"/>
        <w:bottom w:val="none" w:sz="0" w:space="0" w:color="auto"/>
        <w:right w:val="none" w:sz="0" w:space="0" w:color="auto"/>
      </w:divBdr>
    </w:div>
    <w:div w:id="370690632">
      <w:bodyDiv w:val="1"/>
      <w:marLeft w:val="0"/>
      <w:marRight w:val="0"/>
      <w:marTop w:val="0"/>
      <w:marBottom w:val="0"/>
      <w:divBdr>
        <w:top w:val="none" w:sz="0" w:space="0" w:color="auto"/>
        <w:left w:val="none" w:sz="0" w:space="0" w:color="auto"/>
        <w:bottom w:val="none" w:sz="0" w:space="0" w:color="auto"/>
        <w:right w:val="none" w:sz="0" w:space="0" w:color="auto"/>
      </w:divBdr>
    </w:div>
    <w:div w:id="371344213">
      <w:bodyDiv w:val="1"/>
      <w:marLeft w:val="0"/>
      <w:marRight w:val="0"/>
      <w:marTop w:val="0"/>
      <w:marBottom w:val="0"/>
      <w:divBdr>
        <w:top w:val="none" w:sz="0" w:space="0" w:color="auto"/>
        <w:left w:val="none" w:sz="0" w:space="0" w:color="auto"/>
        <w:bottom w:val="none" w:sz="0" w:space="0" w:color="auto"/>
        <w:right w:val="none" w:sz="0" w:space="0" w:color="auto"/>
      </w:divBdr>
    </w:div>
    <w:div w:id="371347160">
      <w:bodyDiv w:val="1"/>
      <w:marLeft w:val="0"/>
      <w:marRight w:val="0"/>
      <w:marTop w:val="0"/>
      <w:marBottom w:val="0"/>
      <w:divBdr>
        <w:top w:val="none" w:sz="0" w:space="0" w:color="auto"/>
        <w:left w:val="none" w:sz="0" w:space="0" w:color="auto"/>
        <w:bottom w:val="none" w:sz="0" w:space="0" w:color="auto"/>
        <w:right w:val="none" w:sz="0" w:space="0" w:color="auto"/>
      </w:divBdr>
    </w:div>
    <w:div w:id="371735785">
      <w:bodyDiv w:val="1"/>
      <w:marLeft w:val="0"/>
      <w:marRight w:val="0"/>
      <w:marTop w:val="0"/>
      <w:marBottom w:val="0"/>
      <w:divBdr>
        <w:top w:val="none" w:sz="0" w:space="0" w:color="auto"/>
        <w:left w:val="none" w:sz="0" w:space="0" w:color="auto"/>
        <w:bottom w:val="none" w:sz="0" w:space="0" w:color="auto"/>
        <w:right w:val="none" w:sz="0" w:space="0" w:color="auto"/>
      </w:divBdr>
    </w:div>
    <w:div w:id="371925889">
      <w:bodyDiv w:val="1"/>
      <w:marLeft w:val="0"/>
      <w:marRight w:val="0"/>
      <w:marTop w:val="0"/>
      <w:marBottom w:val="0"/>
      <w:divBdr>
        <w:top w:val="none" w:sz="0" w:space="0" w:color="auto"/>
        <w:left w:val="none" w:sz="0" w:space="0" w:color="auto"/>
        <w:bottom w:val="none" w:sz="0" w:space="0" w:color="auto"/>
        <w:right w:val="none" w:sz="0" w:space="0" w:color="auto"/>
      </w:divBdr>
    </w:div>
    <w:div w:id="372730966">
      <w:bodyDiv w:val="1"/>
      <w:marLeft w:val="0"/>
      <w:marRight w:val="0"/>
      <w:marTop w:val="0"/>
      <w:marBottom w:val="0"/>
      <w:divBdr>
        <w:top w:val="none" w:sz="0" w:space="0" w:color="auto"/>
        <w:left w:val="none" w:sz="0" w:space="0" w:color="auto"/>
        <w:bottom w:val="none" w:sz="0" w:space="0" w:color="auto"/>
        <w:right w:val="none" w:sz="0" w:space="0" w:color="auto"/>
      </w:divBdr>
    </w:div>
    <w:div w:id="373045647">
      <w:bodyDiv w:val="1"/>
      <w:marLeft w:val="0"/>
      <w:marRight w:val="0"/>
      <w:marTop w:val="0"/>
      <w:marBottom w:val="0"/>
      <w:divBdr>
        <w:top w:val="none" w:sz="0" w:space="0" w:color="auto"/>
        <w:left w:val="none" w:sz="0" w:space="0" w:color="auto"/>
        <w:bottom w:val="none" w:sz="0" w:space="0" w:color="auto"/>
        <w:right w:val="none" w:sz="0" w:space="0" w:color="auto"/>
      </w:divBdr>
    </w:div>
    <w:div w:id="373389346">
      <w:bodyDiv w:val="1"/>
      <w:marLeft w:val="0"/>
      <w:marRight w:val="0"/>
      <w:marTop w:val="0"/>
      <w:marBottom w:val="0"/>
      <w:divBdr>
        <w:top w:val="none" w:sz="0" w:space="0" w:color="auto"/>
        <w:left w:val="none" w:sz="0" w:space="0" w:color="auto"/>
        <w:bottom w:val="none" w:sz="0" w:space="0" w:color="auto"/>
        <w:right w:val="none" w:sz="0" w:space="0" w:color="auto"/>
      </w:divBdr>
    </w:div>
    <w:div w:id="374282548">
      <w:bodyDiv w:val="1"/>
      <w:marLeft w:val="0"/>
      <w:marRight w:val="0"/>
      <w:marTop w:val="0"/>
      <w:marBottom w:val="0"/>
      <w:divBdr>
        <w:top w:val="none" w:sz="0" w:space="0" w:color="auto"/>
        <w:left w:val="none" w:sz="0" w:space="0" w:color="auto"/>
        <w:bottom w:val="none" w:sz="0" w:space="0" w:color="auto"/>
        <w:right w:val="none" w:sz="0" w:space="0" w:color="auto"/>
      </w:divBdr>
    </w:div>
    <w:div w:id="374735678">
      <w:bodyDiv w:val="1"/>
      <w:marLeft w:val="0"/>
      <w:marRight w:val="0"/>
      <w:marTop w:val="0"/>
      <w:marBottom w:val="0"/>
      <w:divBdr>
        <w:top w:val="none" w:sz="0" w:space="0" w:color="auto"/>
        <w:left w:val="none" w:sz="0" w:space="0" w:color="auto"/>
        <w:bottom w:val="none" w:sz="0" w:space="0" w:color="auto"/>
        <w:right w:val="none" w:sz="0" w:space="0" w:color="auto"/>
      </w:divBdr>
    </w:div>
    <w:div w:id="374817114">
      <w:bodyDiv w:val="1"/>
      <w:marLeft w:val="0"/>
      <w:marRight w:val="0"/>
      <w:marTop w:val="0"/>
      <w:marBottom w:val="0"/>
      <w:divBdr>
        <w:top w:val="none" w:sz="0" w:space="0" w:color="auto"/>
        <w:left w:val="none" w:sz="0" w:space="0" w:color="auto"/>
        <w:bottom w:val="none" w:sz="0" w:space="0" w:color="auto"/>
        <w:right w:val="none" w:sz="0" w:space="0" w:color="auto"/>
      </w:divBdr>
    </w:div>
    <w:div w:id="375130473">
      <w:bodyDiv w:val="1"/>
      <w:marLeft w:val="0"/>
      <w:marRight w:val="0"/>
      <w:marTop w:val="0"/>
      <w:marBottom w:val="0"/>
      <w:divBdr>
        <w:top w:val="none" w:sz="0" w:space="0" w:color="auto"/>
        <w:left w:val="none" w:sz="0" w:space="0" w:color="auto"/>
        <w:bottom w:val="none" w:sz="0" w:space="0" w:color="auto"/>
        <w:right w:val="none" w:sz="0" w:space="0" w:color="auto"/>
      </w:divBdr>
    </w:div>
    <w:div w:id="376977059">
      <w:bodyDiv w:val="1"/>
      <w:marLeft w:val="0"/>
      <w:marRight w:val="0"/>
      <w:marTop w:val="0"/>
      <w:marBottom w:val="0"/>
      <w:divBdr>
        <w:top w:val="none" w:sz="0" w:space="0" w:color="auto"/>
        <w:left w:val="none" w:sz="0" w:space="0" w:color="auto"/>
        <w:bottom w:val="none" w:sz="0" w:space="0" w:color="auto"/>
        <w:right w:val="none" w:sz="0" w:space="0" w:color="auto"/>
      </w:divBdr>
    </w:div>
    <w:div w:id="377360689">
      <w:bodyDiv w:val="1"/>
      <w:marLeft w:val="0"/>
      <w:marRight w:val="0"/>
      <w:marTop w:val="0"/>
      <w:marBottom w:val="0"/>
      <w:divBdr>
        <w:top w:val="none" w:sz="0" w:space="0" w:color="auto"/>
        <w:left w:val="none" w:sz="0" w:space="0" w:color="auto"/>
        <w:bottom w:val="none" w:sz="0" w:space="0" w:color="auto"/>
        <w:right w:val="none" w:sz="0" w:space="0" w:color="auto"/>
      </w:divBdr>
    </w:div>
    <w:div w:id="378020754">
      <w:bodyDiv w:val="1"/>
      <w:marLeft w:val="0"/>
      <w:marRight w:val="0"/>
      <w:marTop w:val="0"/>
      <w:marBottom w:val="0"/>
      <w:divBdr>
        <w:top w:val="none" w:sz="0" w:space="0" w:color="auto"/>
        <w:left w:val="none" w:sz="0" w:space="0" w:color="auto"/>
        <w:bottom w:val="none" w:sz="0" w:space="0" w:color="auto"/>
        <w:right w:val="none" w:sz="0" w:space="0" w:color="auto"/>
      </w:divBdr>
    </w:div>
    <w:div w:id="379212807">
      <w:bodyDiv w:val="1"/>
      <w:marLeft w:val="0"/>
      <w:marRight w:val="0"/>
      <w:marTop w:val="0"/>
      <w:marBottom w:val="0"/>
      <w:divBdr>
        <w:top w:val="none" w:sz="0" w:space="0" w:color="auto"/>
        <w:left w:val="none" w:sz="0" w:space="0" w:color="auto"/>
        <w:bottom w:val="none" w:sz="0" w:space="0" w:color="auto"/>
        <w:right w:val="none" w:sz="0" w:space="0" w:color="auto"/>
      </w:divBdr>
    </w:div>
    <w:div w:id="379398675">
      <w:bodyDiv w:val="1"/>
      <w:marLeft w:val="0"/>
      <w:marRight w:val="0"/>
      <w:marTop w:val="0"/>
      <w:marBottom w:val="0"/>
      <w:divBdr>
        <w:top w:val="none" w:sz="0" w:space="0" w:color="auto"/>
        <w:left w:val="none" w:sz="0" w:space="0" w:color="auto"/>
        <w:bottom w:val="none" w:sz="0" w:space="0" w:color="auto"/>
        <w:right w:val="none" w:sz="0" w:space="0" w:color="auto"/>
      </w:divBdr>
    </w:div>
    <w:div w:id="381486845">
      <w:bodyDiv w:val="1"/>
      <w:marLeft w:val="0"/>
      <w:marRight w:val="0"/>
      <w:marTop w:val="0"/>
      <w:marBottom w:val="0"/>
      <w:divBdr>
        <w:top w:val="none" w:sz="0" w:space="0" w:color="auto"/>
        <w:left w:val="none" w:sz="0" w:space="0" w:color="auto"/>
        <w:bottom w:val="none" w:sz="0" w:space="0" w:color="auto"/>
        <w:right w:val="none" w:sz="0" w:space="0" w:color="auto"/>
      </w:divBdr>
    </w:div>
    <w:div w:id="381561004">
      <w:bodyDiv w:val="1"/>
      <w:marLeft w:val="0"/>
      <w:marRight w:val="0"/>
      <w:marTop w:val="0"/>
      <w:marBottom w:val="0"/>
      <w:divBdr>
        <w:top w:val="none" w:sz="0" w:space="0" w:color="auto"/>
        <w:left w:val="none" w:sz="0" w:space="0" w:color="auto"/>
        <w:bottom w:val="none" w:sz="0" w:space="0" w:color="auto"/>
        <w:right w:val="none" w:sz="0" w:space="0" w:color="auto"/>
      </w:divBdr>
    </w:div>
    <w:div w:id="381682338">
      <w:bodyDiv w:val="1"/>
      <w:marLeft w:val="0"/>
      <w:marRight w:val="0"/>
      <w:marTop w:val="0"/>
      <w:marBottom w:val="0"/>
      <w:divBdr>
        <w:top w:val="none" w:sz="0" w:space="0" w:color="auto"/>
        <w:left w:val="none" w:sz="0" w:space="0" w:color="auto"/>
        <w:bottom w:val="none" w:sz="0" w:space="0" w:color="auto"/>
        <w:right w:val="none" w:sz="0" w:space="0" w:color="auto"/>
      </w:divBdr>
    </w:div>
    <w:div w:id="381907695">
      <w:bodyDiv w:val="1"/>
      <w:marLeft w:val="0"/>
      <w:marRight w:val="0"/>
      <w:marTop w:val="0"/>
      <w:marBottom w:val="0"/>
      <w:divBdr>
        <w:top w:val="none" w:sz="0" w:space="0" w:color="auto"/>
        <w:left w:val="none" w:sz="0" w:space="0" w:color="auto"/>
        <w:bottom w:val="none" w:sz="0" w:space="0" w:color="auto"/>
        <w:right w:val="none" w:sz="0" w:space="0" w:color="auto"/>
      </w:divBdr>
    </w:div>
    <w:div w:id="382293071">
      <w:bodyDiv w:val="1"/>
      <w:marLeft w:val="0"/>
      <w:marRight w:val="0"/>
      <w:marTop w:val="0"/>
      <w:marBottom w:val="0"/>
      <w:divBdr>
        <w:top w:val="none" w:sz="0" w:space="0" w:color="auto"/>
        <w:left w:val="none" w:sz="0" w:space="0" w:color="auto"/>
        <w:bottom w:val="none" w:sz="0" w:space="0" w:color="auto"/>
        <w:right w:val="none" w:sz="0" w:space="0" w:color="auto"/>
      </w:divBdr>
    </w:div>
    <w:div w:id="382867536">
      <w:bodyDiv w:val="1"/>
      <w:marLeft w:val="0"/>
      <w:marRight w:val="0"/>
      <w:marTop w:val="0"/>
      <w:marBottom w:val="0"/>
      <w:divBdr>
        <w:top w:val="none" w:sz="0" w:space="0" w:color="auto"/>
        <w:left w:val="none" w:sz="0" w:space="0" w:color="auto"/>
        <w:bottom w:val="none" w:sz="0" w:space="0" w:color="auto"/>
        <w:right w:val="none" w:sz="0" w:space="0" w:color="auto"/>
      </w:divBdr>
    </w:div>
    <w:div w:id="384836831">
      <w:bodyDiv w:val="1"/>
      <w:marLeft w:val="0"/>
      <w:marRight w:val="0"/>
      <w:marTop w:val="0"/>
      <w:marBottom w:val="0"/>
      <w:divBdr>
        <w:top w:val="none" w:sz="0" w:space="0" w:color="auto"/>
        <w:left w:val="none" w:sz="0" w:space="0" w:color="auto"/>
        <w:bottom w:val="none" w:sz="0" w:space="0" w:color="auto"/>
        <w:right w:val="none" w:sz="0" w:space="0" w:color="auto"/>
      </w:divBdr>
    </w:div>
    <w:div w:id="385569340">
      <w:bodyDiv w:val="1"/>
      <w:marLeft w:val="0"/>
      <w:marRight w:val="0"/>
      <w:marTop w:val="0"/>
      <w:marBottom w:val="0"/>
      <w:divBdr>
        <w:top w:val="none" w:sz="0" w:space="0" w:color="auto"/>
        <w:left w:val="none" w:sz="0" w:space="0" w:color="auto"/>
        <w:bottom w:val="none" w:sz="0" w:space="0" w:color="auto"/>
        <w:right w:val="none" w:sz="0" w:space="0" w:color="auto"/>
      </w:divBdr>
    </w:div>
    <w:div w:id="385956757">
      <w:bodyDiv w:val="1"/>
      <w:marLeft w:val="0"/>
      <w:marRight w:val="0"/>
      <w:marTop w:val="0"/>
      <w:marBottom w:val="0"/>
      <w:divBdr>
        <w:top w:val="none" w:sz="0" w:space="0" w:color="auto"/>
        <w:left w:val="none" w:sz="0" w:space="0" w:color="auto"/>
        <w:bottom w:val="none" w:sz="0" w:space="0" w:color="auto"/>
        <w:right w:val="none" w:sz="0" w:space="0" w:color="auto"/>
      </w:divBdr>
    </w:div>
    <w:div w:id="386027165">
      <w:bodyDiv w:val="1"/>
      <w:marLeft w:val="0"/>
      <w:marRight w:val="0"/>
      <w:marTop w:val="0"/>
      <w:marBottom w:val="0"/>
      <w:divBdr>
        <w:top w:val="none" w:sz="0" w:space="0" w:color="auto"/>
        <w:left w:val="none" w:sz="0" w:space="0" w:color="auto"/>
        <w:bottom w:val="none" w:sz="0" w:space="0" w:color="auto"/>
        <w:right w:val="none" w:sz="0" w:space="0" w:color="auto"/>
      </w:divBdr>
    </w:div>
    <w:div w:id="388068532">
      <w:bodyDiv w:val="1"/>
      <w:marLeft w:val="0"/>
      <w:marRight w:val="0"/>
      <w:marTop w:val="0"/>
      <w:marBottom w:val="0"/>
      <w:divBdr>
        <w:top w:val="none" w:sz="0" w:space="0" w:color="auto"/>
        <w:left w:val="none" w:sz="0" w:space="0" w:color="auto"/>
        <w:bottom w:val="none" w:sz="0" w:space="0" w:color="auto"/>
        <w:right w:val="none" w:sz="0" w:space="0" w:color="auto"/>
      </w:divBdr>
    </w:div>
    <w:div w:id="388193507">
      <w:bodyDiv w:val="1"/>
      <w:marLeft w:val="0"/>
      <w:marRight w:val="0"/>
      <w:marTop w:val="0"/>
      <w:marBottom w:val="0"/>
      <w:divBdr>
        <w:top w:val="none" w:sz="0" w:space="0" w:color="auto"/>
        <w:left w:val="none" w:sz="0" w:space="0" w:color="auto"/>
        <w:bottom w:val="none" w:sz="0" w:space="0" w:color="auto"/>
        <w:right w:val="none" w:sz="0" w:space="0" w:color="auto"/>
      </w:divBdr>
    </w:div>
    <w:div w:id="389811488">
      <w:bodyDiv w:val="1"/>
      <w:marLeft w:val="0"/>
      <w:marRight w:val="0"/>
      <w:marTop w:val="0"/>
      <w:marBottom w:val="0"/>
      <w:divBdr>
        <w:top w:val="none" w:sz="0" w:space="0" w:color="auto"/>
        <w:left w:val="none" w:sz="0" w:space="0" w:color="auto"/>
        <w:bottom w:val="none" w:sz="0" w:space="0" w:color="auto"/>
        <w:right w:val="none" w:sz="0" w:space="0" w:color="auto"/>
      </w:divBdr>
    </w:div>
    <w:div w:id="390005243">
      <w:bodyDiv w:val="1"/>
      <w:marLeft w:val="0"/>
      <w:marRight w:val="0"/>
      <w:marTop w:val="0"/>
      <w:marBottom w:val="0"/>
      <w:divBdr>
        <w:top w:val="none" w:sz="0" w:space="0" w:color="auto"/>
        <w:left w:val="none" w:sz="0" w:space="0" w:color="auto"/>
        <w:bottom w:val="none" w:sz="0" w:space="0" w:color="auto"/>
        <w:right w:val="none" w:sz="0" w:space="0" w:color="auto"/>
      </w:divBdr>
    </w:div>
    <w:div w:id="390539500">
      <w:bodyDiv w:val="1"/>
      <w:marLeft w:val="0"/>
      <w:marRight w:val="0"/>
      <w:marTop w:val="0"/>
      <w:marBottom w:val="0"/>
      <w:divBdr>
        <w:top w:val="none" w:sz="0" w:space="0" w:color="auto"/>
        <w:left w:val="none" w:sz="0" w:space="0" w:color="auto"/>
        <w:bottom w:val="none" w:sz="0" w:space="0" w:color="auto"/>
        <w:right w:val="none" w:sz="0" w:space="0" w:color="auto"/>
      </w:divBdr>
    </w:div>
    <w:div w:id="391125575">
      <w:bodyDiv w:val="1"/>
      <w:marLeft w:val="0"/>
      <w:marRight w:val="0"/>
      <w:marTop w:val="0"/>
      <w:marBottom w:val="0"/>
      <w:divBdr>
        <w:top w:val="none" w:sz="0" w:space="0" w:color="auto"/>
        <w:left w:val="none" w:sz="0" w:space="0" w:color="auto"/>
        <w:bottom w:val="none" w:sz="0" w:space="0" w:color="auto"/>
        <w:right w:val="none" w:sz="0" w:space="0" w:color="auto"/>
      </w:divBdr>
    </w:div>
    <w:div w:id="391661530">
      <w:bodyDiv w:val="1"/>
      <w:marLeft w:val="0"/>
      <w:marRight w:val="0"/>
      <w:marTop w:val="0"/>
      <w:marBottom w:val="0"/>
      <w:divBdr>
        <w:top w:val="none" w:sz="0" w:space="0" w:color="auto"/>
        <w:left w:val="none" w:sz="0" w:space="0" w:color="auto"/>
        <w:bottom w:val="none" w:sz="0" w:space="0" w:color="auto"/>
        <w:right w:val="none" w:sz="0" w:space="0" w:color="auto"/>
      </w:divBdr>
    </w:div>
    <w:div w:id="391925527">
      <w:bodyDiv w:val="1"/>
      <w:marLeft w:val="0"/>
      <w:marRight w:val="0"/>
      <w:marTop w:val="0"/>
      <w:marBottom w:val="0"/>
      <w:divBdr>
        <w:top w:val="none" w:sz="0" w:space="0" w:color="auto"/>
        <w:left w:val="none" w:sz="0" w:space="0" w:color="auto"/>
        <w:bottom w:val="none" w:sz="0" w:space="0" w:color="auto"/>
        <w:right w:val="none" w:sz="0" w:space="0" w:color="auto"/>
      </w:divBdr>
    </w:div>
    <w:div w:id="394667219">
      <w:bodyDiv w:val="1"/>
      <w:marLeft w:val="0"/>
      <w:marRight w:val="0"/>
      <w:marTop w:val="0"/>
      <w:marBottom w:val="0"/>
      <w:divBdr>
        <w:top w:val="none" w:sz="0" w:space="0" w:color="auto"/>
        <w:left w:val="none" w:sz="0" w:space="0" w:color="auto"/>
        <w:bottom w:val="none" w:sz="0" w:space="0" w:color="auto"/>
        <w:right w:val="none" w:sz="0" w:space="0" w:color="auto"/>
      </w:divBdr>
    </w:div>
    <w:div w:id="395014370">
      <w:bodyDiv w:val="1"/>
      <w:marLeft w:val="0"/>
      <w:marRight w:val="0"/>
      <w:marTop w:val="0"/>
      <w:marBottom w:val="0"/>
      <w:divBdr>
        <w:top w:val="none" w:sz="0" w:space="0" w:color="auto"/>
        <w:left w:val="none" w:sz="0" w:space="0" w:color="auto"/>
        <w:bottom w:val="none" w:sz="0" w:space="0" w:color="auto"/>
        <w:right w:val="none" w:sz="0" w:space="0" w:color="auto"/>
      </w:divBdr>
    </w:div>
    <w:div w:id="395205280">
      <w:bodyDiv w:val="1"/>
      <w:marLeft w:val="0"/>
      <w:marRight w:val="0"/>
      <w:marTop w:val="0"/>
      <w:marBottom w:val="0"/>
      <w:divBdr>
        <w:top w:val="none" w:sz="0" w:space="0" w:color="auto"/>
        <w:left w:val="none" w:sz="0" w:space="0" w:color="auto"/>
        <w:bottom w:val="none" w:sz="0" w:space="0" w:color="auto"/>
        <w:right w:val="none" w:sz="0" w:space="0" w:color="auto"/>
      </w:divBdr>
    </w:div>
    <w:div w:id="396057701">
      <w:bodyDiv w:val="1"/>
      <w:marLeft w:val="0"/>
      <w:marRight w:val="0"/>
      <w:marTop w:val="0"/>
      <w:marBottom w:val="0"/>
      <w:divBdr>
        <w:top w:val="none" w:sz="0" w:space="0" w:color="auto"/>
        <w:left w:val="none" w:sz="0" w:space="0" w:color="auto"/>
        <w:bottom w:val="none" w:sz="0" w:space="0" w:color="auto"/>
        <w:right w:val="none" w:sz="0" w:space="0" w:color="auto"/>
      </w:divBdr>
    </w:div>
    <w:div w:id="396781933">
      <w:bodyDiv w:val="1"/>
      <w:marLeft w:val="0"/>
      <w:marRight w:val="0"/>
      <w:marTop w:val="0"/>
      <w:marBottom w:val="0"/>
      <w:divBdr>
        <w:top w:val="none" w:sz="0" w:space="0" w:color="auto"/>
        <w:left w:val="none" w:sz="0" w:space="0" w:color="auto"/>
        <w:bottom w:val="none" w:sz="0" w:space="0" w:color="auto"/>
        <w:right w:val="none" w:sz="0" w:space="0" w:color="auto"/>
      </w:divBdr>
    </w:div>
    <w:div w:id="398670957">
      <w:bodyDiv w:val="1"/>
      <w:marLeft w:val="0"/>
      <w:marRight w:val="0"/>
      <w:marTop w:val="0"/>
      <w:marBottom w:val="0"/>
      <w:divBdr>
        <w:top w:val="none" w:sz="0" w:space="0" w:color="auto"/>
        <w:left w:val="none" w:sz="0" w:space="0" w:color="auto"/>
        <w:bottom w:val="none" w:sz="0" w:space="0" w:color="auto"/>
        <w:right w:val="none" w:sz="0" w:space="0" w:color="auto"/>
      </w:divBdr>
    </w:div>
    <w:div w:id="398868998">
      <w:bodyDiv w:val="1"/>
      <w:marLeft w:val="0"/>
      <w:marRight w:val="0"/>
      <w:marTop w:val="0"/>
      <w:marBottom w:val="0"/>
      <w:divBdr>
        <w:top w:val="none" w:sz="0" w:space="0" w:color="auto"/>
        <w:left w:val="none" w:sz="0" w:space="0" w:color="auto"/>
        <w:bottom w:val="none" w:sz="0" w:space="0" w:color="auto"/>
        <w:right w:val="none" w:sz="0" w:space="0" w:color="auto"/>
      </w:divBdr>
    </w:div>
    <w:div w:id="399863419">
      <w:bodyDiv w:val="1"/>
      <w:marLeft w:val="0"/>
      <w:marRight w:val="0"/>
      <w:marTop w:val="0"/>
      <w:marBottom w:val="0"/>
      <w:divBdr>
        <w:top w:val="none" w:sz="0" w:space="0" w:color="auto"/>
        <w:left w:val="none" w:sz="0" w:space="0" w:color="auto"/>
        <w:bottom w:val="none" w:sz="0" w:space="0" w:color="auto"/>
        <w:right w:val="none" w:sz="0" w:space="0" w:color="auto"/>
      </w:divBdr>
    </w:div>
    <w:div w:id="401298238">
      <w:bodyDiv w:val="1"/>
      <w:marLeft w:val="0"/>
      <w:marRight w:val="0"/>
      <w:marTop w:val="0"/>
      <w:marBottom w:val="0"/>
      <w:divBdr>
        <w:top w:val="none" w:sz="0" w:space="0" w:color="auto"/>
        <w:left w:val="none" w:sz="0" w:space="0" w:color="auto"/>
        <w:bottom w:val="none" w:sz="0" w:space="0" w:color="auto"/>
        <w:right w:val="none" w:sz="0" w:space="0" w:color="auto"/>
      </w:divBdr>
    </w:div>
    <w:div w:id="401371395">
      <w:bodyDiv w:val="1"/>
      <w:marLeft w:val="0"/>
      <w:marRight w:val="0"/>
      <w:marTop w:val="0"/>
      <w:marBottom w:val="0"/>
      <w:divBdr>
        <w:top w:val="none" w:sz="0" w:space="0" w:color="auto"/>
        <w:left w:val="none" w:sz="0" w:space="0" w:color="auto"/>
        <w:bottom w:val="none" w:sz="0" w:space="0" w:color="auto"/>
        <w:right w:val="none" w:sz="0" w:space="0" w:color="auto"/>
      </w:divBdr>
    </w:div>
    <w:div w:id="401757957">
      <w:bodyDiv w:val="1"/>
      <w:marLeft w:val="0"/>
      <w:marRight w:val="0"/>
      <w:marTop w:val="0"/>
      <w:marBottom w:val="0"/>
      <w:divBdr>
        <w:top w:val="none" w:sz="0" w:space="0" w:color="auto"/>
        <w:left w:val="none" w:sz="0" w:space="0" w:color="auto"/>
        <w:bottom w:val="none" w:sz="0" w:space="0" w:color="auto"/>
        <w:right w:val="none" w:sz="0" w:space="0" w:color="auto"/>
      </w:divBdr>
    </w:div>
    <w:div w:id="401802183">
      <w:bodyDiv w:val="1"/>
      <w:marLeft w:val="0"/>
      <w:marRight w:val="0"/>
      <w:marTop w:val="0"/>
      <w:marBottom w:val="0"/>
      <w:divBdr>
        <w:top w:val="none" w:sz="0" w:space="0" w:color="auto"/>
        <w:left w:val="none" w:sz="0" w:space="0" w:color="auto"/>
        <w:bottom w:val="none" w:sz="0" w:space="0" w:color="auto"/>
        <w:right w:val="none" w:sz="0" w:space="0" w:color="auto"/>
      </w:divBdr>
    </w:div>
    <w:div w:id="401949916">
      <w:bodyDiv w:val="1"/>
      <w:marLeft w:val="0"/>
      <w:marRight w:val="0"/>
      <w:marTop w:val="0"/>
      <w:marBottom w:val="0"/>
      <w:divBdr>
        <w:top w:val="none" w:sz="0" w:space="0" w:color="auto"/>
        <w:left w:val="none" w:sz="0" w:space="0" w:color="auto"/>
        <w:bottom w:val="none" w:sz="0" w:space="0" w:color="auto"/>
        <w:right w:val="none" w:sz="0" w:space="0" w:color="auto"/>
      </w:divBdr>
    </w:div>
    <w:div w:id="403341213">
      <w:bodyDiv w:val="1"/>
      <w:marLeft w:val="0"/>
      <w:marRight w:val="0"/>
      <w:marTop w:val="0"/>
      <w:marBottom w:val="0"/>
      <w:divBdr>
        <w:top w:val="none" w:sz="0" w:space="0" w:color="auto"/>
        <w:left w:val="none" w:sz="0" w:space="0" w:color="auto"/>
        <w:bottom w:val="none" w:sz="0" w:space="0" w:color="auto"/>
        <w:right w:val="none" w:sz="0" w:space="0" w:color="auto"/>
      </w:divBdr>
    </w:div>
    <w:div w:id="405306407">
      <w:bodyDiv w:val="1"/>
      <w:marLeft w:val="0"/>
      <w:marRight w:val="0"/>
      <w:marTop w:val="0"/>
      <w:marBottom w:val="0"/>
      <w:divBdr>
        <w:top w:val="none" w:sz="0" w:space="0" w:color="auto"/>
        <w:left w:val="none" w:sz="0" w:space="0" w:color="auto"/>
        <w:bottom w:val="none" w:sz="0" w:space="0" w:color="auto"/>
        <w:right w:val="none" w:sz="0" w:space="0" w:color="auto"/>
      </w:divBdr>
    </w:div>
    <w:div w:id="405959076">
      <w:bodyDiv w:val="1"/>
      <w:marLeft w:val="0"/>
      <w:marRight w:val="0"/>
      <w:marTop w:val="0"/>
      <w:marBottom w:val="0"/>
      <w:divBdr>
        <w:top w:val="none" w:sz="0" w:space="0" w:color="auto"/>
        <w:left w:val="none" w:sz="0" w:space="0" w:color="auto"/>
        <w:bottom w:val="none" w:sz="0" w:space="0" w:color="auto"/>
        <w:right w:val="none" w:sz="0" w:space="0" w:color="auto"/>
      </w:divBdr>
    </w:div>
    <w:div w:id="406421190">
      <w:bodyDiv w:val="1"/>
      <w:marLeft w:val="0"/>
      <w:marRight w:val="0"/>
      <w:marTop w:val="0"/>
      <w:marBottom w:val="0"/>
      <w:divBdr>
        <w:top w:val="none" w:sz="0" w:space="0" w:color="auto"/>
        <w:left w:val="none" w:sz="0" w:space="0" w:color="auto"/>
        <w:bottom w:val="none" w:sz="0" w:space="0" w:color="auto"/>
        <w:right w:val="none" w:sz="0" w:space="0" w:color="auto"/>
      </w:divBdr>
    </w:div>
    <w:div w:id="408043342">
      <w:bodyDiv w:val="1"/>
      <w:marLeft w:val="0"/>
      <w:marRight w:val="0"/>
      <w:marTop w:val="0"/>
      <w:marBottom w:val="0"/>
      <w:divBdr>
        <w:top w:val="none" w:sz="0" w:space="0" w:color="auto"/>
        <w:left w:val="none" w:sz="0" w:space="0" w:color="auto"/>
        <w:bottom w:val="none" w:sz="0" w:space="0" w:color="auto"/>
        <w:right w:val="none" w:sz="0" w:space="0" w:color="auto"/>
      </w:divBdr>
    </w:div>
    <w:div w:id="408189119">
      <w:bodyDiv w:val="1"/>
      <w:marLeft w:val="0"/>
      <w:marRight w:val="0"/>
      <w:marTop w:val="0"/>
      <w:marBottom w:val="0"/>
      <w:divBdr>
        <w:top w:val="none" w:sz="0" w:space="0" w:color="auto"/>
        <w:left w:val="none" w:sz="0" w:space="0" w:color="auto"/>
        <w:bottom w:val="none" w:sz="0" w:space="0" w:color="auto"/>
        <w:right w:val="none" w:sz="0" w:space="0" w:color="auto"/>
      </w:divBdr>
    </w:div>
    <w:div w:id="408308818">
      <w:bodyDiv w:val="1"/>
      <w:marLeft w:val="0"/>
      <w:marRight w:val="0"/>
      <w:marTop w:val="0"/>
      <w:marBottom w:val="0"/>
      <w:divBdr>
        <w:top w:val="none" w:sz="0" w:space="0" w:color="auto"/>
        <w:left w:val="none" w:sz="0" w:space="0" w:color="auto"/>
        <w:bottom w:val="none" w:sz="0" w:space="0" w:color="auto"/>
        <w:right w:val="none" w:sz="0" w:space="0" w:color="auto"/>
      </w:divBdr>
    </w:div>
    <w:div w:id="411008245">
      <w:bodyDiv w:val="1"/>
      <w:marLeft w:val="0"/>
      <w:marRight w:val="0"/>
      <w:marTop w:val="0"/>
      <w:marBottom w:val="0"/>
      <w:divBdr>
        <w:top w:val="none" w:sz="0" w:space="0" w:color="auto"/>
        <w:left w:val="none" w:sz="0" w:space="0" w:color="auto"/>
        <w:bottom w:val="none" w:sz="0" w:space="0" w:color="auto"/>
        <w:right w:val="none" w:sz="0" w:space="0" w:color="auto"/>
      </w:divBdr>
    </w:div>
    <w:div w:id="411394658">
      <w:bodyDiv w:val="1"/>
      <w:marLeft w:val="0"/>
      <w:marRight w:val="0"/>
      <w:marTop w:val="0"/>
      <w:marBottom w:val="0"/>
      <w:divBdr>
        <w:top w:val="none" w:sz="0" w:space="0" w:color="auto"/>
        <w:left w:val="none" w:sz="0" w:space="0" w:color="auto"/>
        <w:bottom w:val="none" w:sz="0" w:space="0" w:color="auto"/>
        <w:right w:val="none" w:sz="0" w:space="0" w:color="auto"/>
      </w:divBdr>
    </w:div>
    <w:div w:id="411658830">
      <w:bodyDiv w:val="1"/>
      <w:marLeft w:val="0"/>
      <w:marRight w:val="0"/>
      <w:marTop w:val="0"/>
      <w:marBottom w:val="0"/>
      <w:divBdr>
        <w:top w:val="none" w:sz="0" w:space="0" w:color="auto"/>
        <w:left w:val="none" w:sz="0" w:space="0" w:color="auto"/>
        <w:bottom w:val="none" w:sz="0" w:space="0" w:color="auto"/>
        <w:right w:val="none" w:sz="0" w:space="0" w:color="auto"/>
      </w:divBdr>
    </w:div>
    <w:div w:id="411778843">
      <w:bodyDiv w:val="1"/>
      <w:marLeft w:val="0"/>
      <w:marRight w:val="0"/>
      <w:marTop w:val="0"/>
      <w:marBottom w:val="0"/>
      <w:divBdr>
        <w:top w:val="none" w:sz="0" w:space="0" w:color="auto"/>
        <w:left w:val="none" w:sz="0" w:space="0" w:color="auto"/>
        <w:bottom w:val="none" w:sz="0" w:space="0" w:color="auto"/>
        <w:right w:val="none" w:sz="0" w:space="0" w:color="auto"/>
      </w:divBdr>
    </w:div>
    <w:div w:id="412431191">
      <w:bodyDiv w:val="1"/>
      <w:marLeft w:val="0"/>
      <w:marRight w:val="0"/>
      <w:marTop w:val="0"/>
      <w:marBottom w:val="0"/>
      <w:divBdr>
        <w:top w:val="none" w:sz="0" w:space="0" w:color="auto"/>
        <w:left w:val="none" w:sz="0" w:space="0" w:color="auto"/>
        <w:bottom w:val="none" w:sz="0" w:space="0" w:color="auto"/>
        <w:right w:val="none" w:sz="0" w:space="0" w:color="auto"/>
      </w:divBdr>
    </w:div>
    <w:div w:id="412968967">
      <w:bodyDiv w:val="1"/>
      <w:marLeft w:val="0"/>
      <w:marRight w:val="0"/>
      <w:marTop w:val="0"/>
      <w:marBottom w:val="0"/>
      <w:divBdr>
        <w:top w:val="none" w:sz="0" w:space="0" w:color="auto"/>
        <w:left w:val="none" w:sz="0" w:space="0" w:color="auto"/>
        <w:bottom w:val="none" w:sz="0" w:space="0" w:color="auto"/>
        <w:right w:val="none" w:sz="0" w:space="0" w:color="auto"/>
      </w:divBdr>
    </w:div>
    <w:div w:id="413360509">
      <w:bodyDiv w:val="1"/>
      <w:marLeft w:val="0"/>
      <w:marRight w:val="0"/>
      <w:marTop w:val="0"/>
      <w:marBottom w:val="0"/>
      <w:divBdr>
        <w:top w:val="none" w:sz="0" w:space="0" w:color="auto"/>
        <w:left w:val="none" w:sz="0" w:space="0" w:color="auto"/>
        <w:bottom w:val="none" w:sz="0" w:space="0" w:color="auto"/>
        <w:right w:val="none" w:sz="0" w:space="0" w:color="auto"/>
      </w:divBdr>
    </w:div>
    <w:div w:id="413474343">
      <w:bodyDiv w:val="1"/>
      <w:marLeft w:val="0"/>
      <w:marRight w:val="0"/>
      <w:marTop w:val="0"/>
      <w:marBottom w:val="0"/>
      <w:divBdr>
        <w:top w:val="none" w:sz="0" w:space="0" w:color="auto"/>
        <w:left w:val="none" w:sz="0" w:space="0" w:color="auto"/>
        <w:bottom w:val="none" w:sz="0" w:space="0" w:color="auto"/>
        <w:right w:val="none" w:sz="0" w:space="0" w:color="auto"/>
      </w:divBdr>
    </w:div>
    <w:div w:id="413476786">
      <w:bodyDiv w:val="1"/>
      <w:marLeft w:val="0"/>
      <w:marRight w:val="0"/>
      <w:marTop w:val="0"/>
      <w:marBottom w:val="0"/>
      <w:divBdr>
        <w:top w:val="none" w:sz="0" w:space="0" w:color="auto"/>
        <w:left w:val="none" w:sz="0" w:space="0" w:color="auto"/>
        <w:bottom w:val="none" w:sz="0" w:space="0" w:color="auto"/>
        <w:right w:val="none" w:sz="0" w:space="0" w:color="auto"/>
      </w:divBdr>
    </w:div>
    <w:div w:id="413818135">
      <w:bodyDiv w:val="1"/>
      <w:marLeft w:val="0"/>
      <w:marRight w:val="0"/>
      <w:marTop w:val="0"/>
      <w:marBottom w:val="0"/>
      <w:divBdr>
        <w:top w:val="none" w:sz="0" w:space="0" w:color="auto"/>
        <w:left w:val="none" w:sz="0" w:space="0" w:color="auto"/>
        <w:bottom w:val="none" w:sz="0" w:space="0" w:color="auto"/>
        <w:right w:val="none" w:sz="0" w:space="0" w:color="auto"/>
      </w:divBdr>
    </w:div>
    <w:div w:id="415327233">
      <w:bodyDiv w:val="1"/>
      <w:marLeft w:val="0"/>
      <w:marRight w:val="0"/>
      <w:marTop w:val="0"/>
      <w:marBottom w:val="0"/>
      <w:divBdr>
        <w:top w:val="none" w:sz="0" w:space="0" w:color="auto"/>
        <w:left w:val="none" w:sz="0" w:space="0" w:color="auto"/>
        <w:bottom w:val="none" w:sz="0" w:space="0" w:color="auto"/>
        <w:right w:val="none" w:sz="0" w:space="0" w:color="auto"/>
      </w:divBdr>
    </w:div>
    <w:div w:id="415784453">
      <w:bodyDiv w:val="1"/>
      <w:marLeft w:val="0"/>
      <w:marRight w:val="0"/>
      <w:marTop w:val="0"/>
      <w:marBottom w:val="0"/>
      <w:divBdr>
        <w:top w:val="none" w:sz="0" w:space="0" w:color="auto"/>
        <w:left w:val="none" w:sz="0" w:space="0" w:color="auto"/>
        <w:bottom w:val="none" w:sz="0" w:space="0" w:color="auto"/>
        <w:right w:val="none" w:sz="0" w:space="0" w:color="auto"/>
      </w:divBdr>
    </w:div>
    <w:div w:id="415829836">
      <w:bodyDiv w:val="1"/>
      <w:marLeft w:val="0"/>
      <w:marRight w:val="0"/>
      <w:marTop w:val="0"/>
      <w:marBottom w:val="0"/>
      <w:divBdr>
        <w:top w:val="none" w:sz="0" w:space="0" w:color="auto"/>
        <w:left w:val="none" w:sz="0" w:space="0" w:color="auto"/>
        <w:bottom w:val="none" w:sz="0" w:space="0" w:color="auto"/>
        <w:right w:val="none" w:sz="0" w:space="0" w:color="auto"/>
      </w:divBdr>
    </w:div>
    <w:div w:id="416026901">
      <w:bodyDiv w:val="1"/>
      <w:marLeft w:val="0"/>
      <w:marRight w:val="0"/>
      <w:marTop w:val="0"/>
      <w:marBottom w:val="0"/>
      <w:divBdr>
        <w:top w:val="none" w:sz="0" w:space="0" w:color="auto"/>
        <w:left w:val="none" w:sz="0" w:space="0" w:color="auto"/>
        <w:bottom w:val="none" w:sz="0" w:space="0" w:color="auto"/>
        <w:right w:val="none" w:sz="0" w:space="0" w:color="auto"/>
      </w:divBdr>
    </w:div>
    <w:div w:id="416249484">
      <w:bodyDiv w:val="1"/>
      <w:marLeft w:val="0"/>
      <w:marRight w:val="0"/>
      <w:marTop w:val="0"/>
      <w:marBottom w:val="0"/>
      <w:divBdr>
        <w:top w:val="none" w:sz="0" w:space="0" w:color="auto"/>
        <w:left w:val="none" w:sz="0" w:space="0" w:color="auto"/>
        <w:bottom w:val="none" w:sz="0" w:space="0" w:color="auto"/>
        <w:right w:val="none" w:sz="0" w:space="0" w:color="auto"/>
      </w:divBdr>
    </w:div>
    <w:div w:id="416287480">
      <w:bodyDiv w:val="1"/>
      <w:marLeft w:val="0"/>
      <w:marRight w:val="0"/>
      <w:marTop w:val="0"/>
      <w:marBottom w:val="0"/>
      <w:divBdr>
        <w:top w:val="none" w:sz="0" w:space="0" w:color="auto"/>
        <w:left w:val="none" w:sz="0" w:space="0" w:color="auto"/>
        <w:bottom w:val="none" w:sz="0" w:space="0" w:color="auto"/>
        <w:right w:val="none" w:sz="0" w:space="0" w:color="auto"/>
      </w:divBdr>
    </w:div>
    <w:div w:id="416289976">
      <w:bodyDiv w:val="1"/>
      <w:marLeft w:val="0"/>
      <w:marRight w:val="0"/>
      <w:marTop w:val="0"/>
      <w:marBottom w:val="0"/>
      <w:divBdr>
        <w:top w:val="none" w:sz="0" w:space="0" w:color="auto"/>
        <w:left w:val="none" w:sz="0" w:space="0" w:color="auto"/>
        <w:bottom w:val="none" w:sz="0" w:space="0" w:color="auto"/>
        <w:right w:val="none" w:sz="0" w:space="0" w:color="auto"/>
      </w:divBdr>
    </w:div>
    <w:div w:id="416679248">
      <w:bodyDiv w:val="1"/>
      <w:marLeft w:val="0"/>
      <w:marRight w:val="0"/>
      <w:marTop w:val="0"/>
      <w:marBottom w:val="0"/>
      <w:divBdr>
        <w:top w:val="none" w:sz="0" w:space="0" w:color="auto"/>
        <w:left w:val="none" w:sz="0" w:space="0" w:color="auto"/>
        <w:bottom w:val="none" w:sz="0" w:space="0" w:color="auto"/>
        <w:right w:val="none" w:sz="0" w:space="0" w:color="auto"/>
      </w:divBdr>
    </w:div>
    <w:div w:id="417756354">
      <w:bodyDiv w:val="1"/>
      <w:marLeft w:val="0"/>
      <w:marRight w:val="0"/>
      <w:marTop w:val="0"/>
      <w:marBottom w:val="0"/>
      <w:divBdr>
        <w:top w:val="none" w:sz="0" w:space="0" w:color="auto"/>
        <w:left w:val="none" w:sz="0" w:space="0" w:color="auto"/>
        <w:bottom w:val="none" w:sz="0" w:space="0" w:color="auto"/>
        <w:right w:val="none" w:sz="0" w:space="0" w:color="auto"/>
      </w:divBdr>
    </w:div>
    <w:div w:id="418916826">
      <w:bodyDiv w:val="1"/>
      <w:marLeft w:val="0"/>
      <w:marRight w:val="0"/>
      <w:marTop w:val="0"/>
      <w:marBottom w:val="0"/>
      <w:divBdr>
        <w:top w:val="none" w:sz="0" w:space="0" w:color="auto"/>
        <w:left w:val="none" w:sz="0" w:space="0" w:color="auto"/>
        <w:bottom w:val="none" w:sz="0" w:space="0" w:color="auto"/>
        <w:right w:val="none" w:sz="0" w:space="0" w:color="auto"/>
      </w:divBdr>
    </w:div>
    <w:div w:id="419178616">
      <w:bodyDiv w:val="1"/>
      <w:marLeft w:val="0"/>
      <w:marRight w:val="0"/>
      <w:marTop w:val="0"/>
      <w:marBottom w:val="0"/>
      <w:divBdr>
        <w:top w:val="none" w:sz="0" w:space="0" w:color="auto"/>
        <w:left w:val="none" w:sz="0" w:space="0" w:color="auto"/>
        <w:bottom w:val="none" w:sz="0" w:space="0" w:color="auto"/>
        <w:right w:val="none" w:sz="0" w:space="0" w:color="auto"/>
      </w:divBdr>
    </w:div>
    <w:div w:id="420377017">
      <w:bodyDiv w:val="1"/>
      <w:marLeft w:val="0"/>
      <w:marRight w:val="0"/>
      <w:marTop w:val="0"/>
      <w:marBottom w:val="0"/>
      <w:divBdr>
        <w:top w:val="none" w:sz="0" w:space="0" w:color="auto"/>
        <w:left w:val="none" w:sz="0" w:space="0" w:color="auto"/>
        <w:bottom w:val="none" w:sz="0" w:space="0" w:color="auto"/>
        <w:right w:val="none" w:sz="0" w:space="0" w:color="auto"/>
      </w:divBdr>
    </w:div>
    <w:div w:id="421873634">
      <w:bodyDiv w:val="1"/>
      <w:marLeft w:val="0"/>
      <w:marRight w:val="0"/>
      <w:marTop w:val="0"/>
      <w:marBottom w:val="0"/>
      <w:divBdr>
        <w:top w:val="none" w:sz="0" w:space="0" w:color="auto"/>
        <w:left w:val="none" w:sz="0" w:space="0" w:color="auto"/>
        <w:bottom w:val="none" w:sz="0" w:space="0" w:color="auto"/>
        <w:right w:val="none" w:sz="0" w:space="0" w:color="auto"/>
      </w:divBdr>
    </w:div>
    <w:div w:id="423916267">
      <w:bodyDiv w:val="1"/>
      <w:marLeft w:val="0"/>
      <w:marRight w:val="0"/>
      <w:marTop w:val="0"/>
      <w:marBottom w:val="0"/>
      <w:divBdr>
        <w:top w:val="none" w:sz="0" w:space="0" w:color="auto"/>
        <w:left w:val="none" w:sz="0" w:space="0" w:color="auto"/>
        <w:bottom w:val="none" w:sz="0" w:space="0" w:color="auto"/>
        <w:right w:val="none" w:sz="0" w:space="0" w:color="auto"/>
      </w:divBdr>
    </w:div>
    <w:div w:id="424108917">
      <w:bodyDiv w:val="1"/>
      <w:marLeft w:val="0"/>
      <w:marRight w:val="0"/>
      <w:marTop w:val="0"/>
      <w:marBottom w:val="0"/>
      <w:divBdr>
        <w:top w:val="none" w:sz="0" w:space="0" w:color="auto"/>
        <w:left w:val="none" w:sz="0" w:space="0" w:color="auto"/>
        <w:bottom w:val="none" w:sz="0" w:space="0" w:color="auto"/>
        <w:right w:val="none" w:sz="0" w:space="0" w:color="auto"/>
      </w:divBdr>
    </w:div>
    <w:div w:id="424959726">
      <w:bodyDiv w:val="1"/>
      <w:marLeft w:val="0"/>
      <w:marRight w:val="0"/>
      <w:marTop w:val="0"/>
      <w:marBottom w:val="0"/>
      <w:divBdr>
        <w:top w:val="none" w:sz="0" w:space="0" w:color="auto"/>
        <w:left w:val="none" w:sz="0" w:space="0" w:color="auto"/>
        <w:bottom w:val="none" w:sz="0" w:space="0" w:color="auto"/>
        <w:right w:val="none" w:sz="0" w:space="0" w:color="auto"/>
      </w:divBdr>
    </w:div>
    <w:div w:id="425418505">
      <w:bodyDiv w:val="1"/>
      <w:marLeft w:val="0"/>
      <w:marRight w:val="0"/>
      <w:marTop w:val="0"/>
      <w:marBottom w:val="0"/>
      <w:divBdr>
        <w:top w:val="none" w:sz="0" w:space="0" w:color="auto"/>
        <w:left w:val="none" w:sz="0" w:space="0" w:color="auto"/>
        <w:bottom w:val="none" w:sz="0" w:space="0" w:color="auto"/>
        <w:right w:val="none" w:sz="0" w:space="0" w:color="auto"/>
      </w:divBdr>
    </w:div>
    <w:div w:id="425460703">
      <w:bodyDiv w:val="1"/>
      <w:marLeft w:val="0"/>
      <w:marRight w:val="0"/>
      <w:marTop w:val="0"/>
      <w:marBottom w:val="0"/>
      <w:divBdr>
        <w:top w:val="none" w:sz="0" w:space="0" w:color="auto"/>
        <w:left w:val="none" w:sz="0" w:space="0" w:color="auto"/>
        <w:bottom w:val="none" w:sz="0" w:space="0" w:color="auto"/>
        <w:right w:val="none" w:sz="0" w:space="0" w:color="auto"/>
      </w:divBdr>
    </w:div>
    <w:div w:id="426072975">
      <w:bodyDiv w:val="1"/>
      <w:marLeft w:val="0"/>
      <w:marRight w:val="0"/>
      <w:marTop w:val="0"/>
      <w:marBottom w:val="0"/>
      <w:divBdr>
        <w:top w:val="none" w:sz="0" w:space="0" w:color="auto"/>
        <w:left w:val="none" w:sz="0" w:space="0" w:color="auto"/>
        <w:bottom w:val="none" w:sz="0" w:space="0" w:color="auto"/>
        <w:right w:val="none" w:sz="0" w:space="0" w:color="auto"/>
      </w:divBdr>
    </w:div>
    <w:div w:id="427820173">
      <w:bodyDiv w:val="1"/>
      <w:marLeft w:val="0"/>
      <w:marRight w:val="0"/>
      <w:marTop w:val="0"/>
      <w:marBottom w:val="0"/>
      <w:divBdr>
        <w:top w:val="none" w:sz="0" w:space="0" w:color="auto"/>
        <w:left w:val="none" w:sz="0" w:space="0" w:color="auto"/>
        <w:bottom w:val="none" w:sz="0" w:space="0" w:color="auto"/>
        <w:right w:val="none" w:sz="0" w:space="0" w:color="auto"/>
      </w:divBdr>
    </w:div>
    <w:div w:id="428357278">
      <w:bodyDiv w:val="1"/>
      <w:marLeft w:val="0"/>
      <w:marRight w:val="0"/>
      <w:marTop w:val="0"/>
      <w:marBottom w:val="0"/>
      <w:divBdr>
        <w:top w:val="none" w:sz="0" w:space="0" w:color="auto"/>
        <w:left w:val="none" w:sz="0" w:space="0" w:color="auto"/>
        <w:bottom w:val="none" w:sz="0" w:space="0" w:color="auto"/>
        <w:right w:val="none" w:sz="0" w:space="0" w:color="auto"/>
      </w:divBdr>
    </w:div>
    <w:div w:id="429011527">
      <w:bodyDiv w:val="1"/>
      <w:marLeft w:val="0"/>
      <w:marRight w:val="0"/>
      <w:marTop w:val="0"/>
      <w:marBottom w:val="0"/>
      <w:divBdr>
        <w:top w:val="none" w:sz="0" w:space="0" w:color="auto"/>
        <w:left w:val="none" w:sz="0" w:space="0" w:color="auto"/>
        <w:bottom w:val="none" w:sz="0" w:space="0" w:color="auto"/>
        <w:right w:val="none" w:sz="0" w:space="0" w:color="auto"/>
      </w:divBdr>
    </w:div>
    <w:div w:id="429745134">
      <w:bodyDiv w:val="1"/>
      <w:marLeft w:val="0"/>
      <w:marRight w:val="0"/>
      <w:marTop w:val="0"/>
      <w:marBottom w:val="0"/>
      <w:divBdr>
        <w:top w:val="none" w:sz="0" w:space="0" w:color="auto"/>
        <w:left w:val="none" w:sz="0" w:space="0" w:color="auto"/>
        <w:bottom w:val="none" w:sz="0" w:space="0" w:color="auto"/>
        <w:right w:val="none" w:sz="0" w:space="0" w:color="auto"/>
      </w:divBdr>
    </w:div>
    <w:div w:id="430395243">
      <w:bodyDiv w:val="1"/>
      <w:marLeft w:val="0"/>
      <w:marRight w:val="0"/>
      <w:marTop w:val="0"/>
      <w:marBottom w:val="0"/>
      <w:divBdr>
        <w:top w:val="none" w:sz="0" w:space="0" w:color="auto"/>
        <w:left w:val="none" w:sz="0" w:space="0" w:color="auto"/>
        <w:bottom w:val="none" w:sz="0" w:space="0" w:color="auto"/>
        <w:right w:val="none" w:sz="0" w:space="0" w:color="auto"/>
      </w:divBdr>
    </w:div>
    <w:div w:id="431583894">
      <w:bodyDiv w:val="1"/>
      <w:marLeft w:val="0"/>
      <w:marRight w:val="0"/>
      <w:marTop w:val="0"/>
      <w:marBottom w:val="0"/>
      <w:divBdr>
        <w:top w:val="none" w:sz="0" w:space="0" w:color="auto"/>
        <w:left w:val="none" w:sz="0" w:space="0" w:color="auto"/>
        <w:bottom w:val="none" w:sz="0" w:space="0" w:color="auto"/>
        <w:right w:val="none" w:sz="0" w:space="0" w:color="auto"/>
      </w:divBdr>
    </w:div>
    <w:div w:id="431825710">
      <w:bodyDiv w:val="1"/>
      <w:marLeft w:val="0"/>
      <w:marRight w:val="0"/>
      <w:marTop w:val="0"/>
      <w:marBottom w:val="0"/>
      <w:divBdr>
        <w:top w:val="none" w:sz="0" w:space="0" w:color="auto"/>
        <w:left w:val="none" w:sz="0" w:space="0" w:color="auto"/>
        <w:bottom w:val="none" w:sz="0" w:space="0" w:color="auto"/>
        <w:right w:val="none" w:sz="0" w:space="0" w:color="auto"/>
      </w:divBdr>
    </w:div>
    <w:div w:id="432630029">
      <w:bodyDiv w:val="1"/>
      <w:marLeft w:val="0"/>
      <w:marRight w:val="0"/>
      <w:marTop w:val="0"/>
      <w:marBottom w:val="0"/>
      <w:divBdr>
        <w:top w:val="none" w:sz="0" w:space="0" w:color="auto"/>
        <w:left w:val="none" w:sz="0" w:space="0" w:color="auto"/>
        <w:bottom w:val="none" w:sz="0" w:space="0" w:color="auto"/>
        <w:right w:val="none" w:sz="0" w:space="0" w:color="auto"/>
      </w:divBdr>
    </w:div>
    <w:div w:id="432670436">
      <w:bodyDiv w:val="1"/>
      <w:marLeft w:val="0"/>
      <w:marRight w:val="0"/>
      <w:marTop w:val="0"/>
      <w:marBottom w:val="0"/>
      <w:divBdr>
        <w:top w:val="none" w:sz="0" w:space="0" w:color="auto"/>
        <w:left w:val="none" w:sz="0" w:space="0" w:color="auto"/>
        <w:bottom w:val="none" w:sz="0" w:space="0" w:color="auto"/>
        <w:right w:val="none" w:sz="0" w:space="0" w:color="auto"/>
      </w:divBdr>
    </w:div>
    <w:div w:id="432824589">
      <w:bodyDiv w:val="1"/>
      <w:marLeft w:val="0"/>
      <w:marRight w:val="0"/>
      <w:marTop w:val="0"/>
      <w:marBottom w:val="0"/>
      <w:divBdr>
        <w:top w:val="none" w:sz="0" w:space="0" w:color="auto"/>
        <w:left w:val="none" w:sz="0" w:space="0" w:color="auto"/>
        <w:bottom w:val="none" w:sz="0" w:space="0" w:color="auto"/>
        <w:right w:val="none" w:sz="0" w:space="0" w:color="auto"/>
      </w:divBdr>
    </w:div>
    <w:div w:id="433479489">
      <w:bodyDiv w:val="1"/>
      <w:marLeft w:val="0"/>
      <w:marRight w:val="0"/>
      <w:marTop w:val="0"/>
      <w:marBottom w:val="0"/>
      <w:divBdr>
        <w:top w:val="none" w:sz="0" w:space="0" w:color="auto"/>
        <w:left w:val="none" w:sz="0" w:space="0" w:color="auto"/>
        <w:bottom w:val="none" w:sz="0" w:space="0" w:color="auto"/>
        <w:right w:val="none" w:sz="0" w:space="0" w:color="auto"/>
      </w:divBdr>
    </w:div>
    <w:div w:id="434904698">
      <w:bodyDiv w:val="1"/>
      <w:marLeft w:val="0"/>
      <w:marRight w:val="0"/>
      <w:marTop w:val="0"/>
      <w:marBottom w:val="0"/>
      <w:divBdr>
        <w:top w:val="none" w:sz="0" w:space="0" w:color="auto"/>
        <w:left w:val="none" w:sz="0" w:space="0" w:color="auto"/>
        <w:bottom w:val="none" w:sz="0" w:space="0" w:color="auto"/>
        <w:right w:val="none" w:sz="0" w:space="0" w:color="auto"/>
      </w:divBdr>
    </w:div>
    <w:div w:id="435256104">
      <w:bodyDiv w:val="1"/>
      <w:marLeft w:val="0"/>
      <w:marRight w:val="0"/>
      <w:marTop w:val="0"/>
      <w:marBottom w:val="0"/>
      <w:divBdr>
        <w:top w:val="none" w:sz="0" w:space="0" w:color="auto"/>
        <w:left w:val="none" w:sz="0" w:space="0" w:color="auto"/>
        <w:bottom w:val="none" w:sz="0" w:space="0" w:color="auto"/>
        <w:right w:val="none" w:sz="0" w:space="0" w:color="auto"/>
      </w:divBdr>
    </w:div>
    <w:div w:id="437256943">
      <w:bodyDiv w:val="1"/>
      <w:marLeft w:val="0"/>
      <w:marRight w:val="0"/>
      <w:marTop w:val="0"/>
      <w:marBottom w:val="0"/>
      <w:divBdr>
        <w:top w:val="none" w:sz="0" w:space="0" w:color="auto"/>
        <w:left w:val="none" w:sz="0" w:space="0" w:color="auto"/>
        <w:bottom w:val="none" w:sz="0" w:space="0" w:color="auto"/>
        <w:right w:val="none" w:sz="0" w:space="0" w:color="auto"/>
      </w:divBdr>
    </w:div>
    <w:div w:id="437798238">
      <w:bodyDiv w:val="1"/>
      <w:marLeft w:val="0"/>
      <w:marRight w:val="0"/>
      <w:marTop w:val="0"/>
      <w:marBottom w:val="0"/>
      <w:divBdr>
        <w:top w:val="none" w:sz="0" w:space="0" w:color="auto"/>
        <w:left w:val="none" w:sz="0" w:space="0" w:color="auto"/>
        <w:bottom w:val="none" w:sz="0" w:space="0" w:color="auto"/>
        <w:right w:val="none" w:sz="0" w:space="0" w:color="auto"/>
      </w:divBdr>
    </w:div>
    <w:div w:id="438065131">
      <w:bodyDiv w:val="1"/>
      <w:marLeft w:val="0"/>
      <w:marRight w:val="0"/>
      <w:marTop w:val="0"/>
      <w:marBottom w:val="0"/>
      <w:divBdr>
        <w:top w:val="none" w:sz="0" w:space="0" w:color="auto"/>
        <w:left w:val="none" w:sz="0" w:space="0" w:color="auto"/>
        <w:bottom w:val="none" w:sz="0" w:space="0" w:color="auto"/>
        <w:right w:val="none" w:sz="0" w:space="0" w:color="auto"/>
      </w:divBdr>
    </w:div>
    <w:div w:id="440076491">
      <w:bodyDiv w:val="1"/>
      <w:marLeft w:val="0"/>
      <w:marRight w:val="0"/>
      <w:marTop w:val="0"/>
      <w:marBottom w:val="0"/>
      <w:divBdr>
        <w:top w:val="none" w:sz="0" w:space="0" w:color="auto"/>
        <w:left w:val="none" w:sz="0" w:space="0" w:color="auto"/>
        <w:bottom w:val="none" w:sz="0" w:space="0" w:color="auto"/>
        <w:right w:val="none" w:sz="0" w:space="0" w:color="auto"/>
      </w:divBdr>
    </w:div>
    <w:div w:id="440611170">
      <w:bodyDiv w:val="1"/>
      <w:marLeft w:val="0"/>
      <w:marRight w:val="0"/>
      <w:marTop w:val="0"/>
      <w:marBottom w:val="0"/>
      <w:divBdr>
        <w:top w:val="none" w:sz="0" w:space="0" w:color="auto"/>
        <w:left w:val="none" w:sz="0" w:space="0" w:color="auto"/>
        <w:bottom w:val="none" w:sz="0" w:space="0" w:color="auto"/>
        <w:right w:val="none" w:sz="0" w:space="0" w:color="auto"/>
      </w:divBdr>
    </w:div>
    <w:div w:id="440994300">
      <w:bodyDiv w:val="1"/>
      <w:marLeft w:val="0"/>
      <w:marRight w:val="0"/>
      <w:marTop w:val="0"/>
      <w:marBottom w:val="0"/>
      <w:divBdr>
        <w:top w:val="none" w:sz="0" w:space="0" w:color="auto"/>
        <w:left w:val="none" w:sz="0" w:space="0" w:color="auto"/>
        <w:bottom w:val="none" w:sz="0" w:space="0" w:color="auto"/>
        <w:right w:val="none" w:sz="0" w:space="0" w:color="auto"/>
      </w:divBdr>
    </w:div>
    <w:div w:id="441728536">
      <w:bodyDiv w:val="1"/>
      <w:marLeft w:val="0"/>
      <w:marRight w:val="0"/>
      <w:marTop w:val="0"/>
      <w:marBottom w:val="0"/>
      <w:divBdr>
        <w:top w:val="none" w:sz="0" w:space="0" w:color="auto"/>
        <w:left w:val="none" w:sz="0" w:space="0" w:color="auto"/>
        <w:bottom w:val="none" w:sz="0" w:space="0" w:color="auto"/>
        <w:right w:val="none" w:sz="0" w:space="0" w:color="auto"/>
      </w:divBdr>
    </w:div>
    <w:div w:id="442460403">
      <w:bodyDiv w:val="1"/>
      <w:marLeft w:val="0"/>
      <w:marRight w:val="0"/>
      <w:marTop w:val="0"/>
      <w:marBottom w:val="0"/>
      <w:divBdr>
        <w:top w:val="none" w:sz="0" w:space="0" w:color="auto"/>
        <w:left w:val="none" w:sz="0" w:space="0" w:color="auto"/>
        <w:bottom w:val="none" w:sz="0" w:space="0" w:color="auto"/>
        <w:right w:val="none" w:sz="0" w:space="0" w:color="auto"/>
      </w:divBdr>
    </w:div>
    <w:div w:id="443042756">
      <w:bodyDiv w:val="1"/>
      <w:marLeft w:val="0"/>
      <w:marRight w:val="0"/>
      <w:marTop w:val="0"/>
      <w:marBottom w:val="0"/>
      <w:divBdr>
        <w:top w:val="none" w:sz="0" w:space="0" w:color="auto"/>
        <w:left w:val="none" w:sz="0" w:space="0" w:color="auto"/>
        <w:bottom w:val="none" w:sz="0" w:space="0" w:color="auto"/>
        <w:right w:val="none" w:sz="0" w:space="0" w:color="auto"/>
      </w:divBdr>
    </w:div>
    <w:div w:id="444035110">
      <w:bodyDiv w:val="1"/>
      <w:marLeft w:val="0"/>
      <w:marRight w:val="0"/>
      <w:marTop w:val="0"/>
      <w:marBottom w:val="0"/>
      <w:divBdr>
        <w:top w:val="none" w:sz="0" w:space="0" w:color="auto"/>
        <w:left w:val="none" w:sz="0" w:space="0" w:color="auto"/>
        <w:bottom w:val="none" w:sz="0" w:space="0" w:color="auto"/>
        <w:right w:val="none" w:sz="0" w:space="0" w:color="auto"/>
      </w:divBdr>
    </w:div>
    <w:div w:id="444737061">
      <w:bodyDiv w:val="1"/>
      <w:marLeft w:val="0"/>
      <w:marRight w:val="0"/>
      <w:marTop w:val="0"/>
      <w:marBottom w:val="0"/>
      <w:divBdr>
        <w:top w:val="none" w:sz="0" w:space="0" w:color="auto"/>
        <w:left w:val="none" w:sz="0" w:space="0" w:color="auto"/>
        <w:bottom w:val="none" w:sz="0" w:space="0" w:color="auto"/>
        <w:right w:val="none" w:sz="0" w:space="0" w:color="auto"/>
      </w:divBdr>
    </w:div>
    <w:div w:id="444740982">
      <w:bodyDiv w:val="1"/>
      <w:marLeft w:val="0"/>
      <w:marRight w:val="0"/>
      <w:marTop w:val="0"/>
      <w:marBottom w:val="0"/>
      <w:divBdr>
        <w:top w:val="none" w:sz="0" w:space="0" w:color="auto"/>
        <w:left w:val="none" w:sz="0" w:space="0" w:color="auto"/>
        <w:bottom w:val="none" w:sz="0" w:space="0" w:color="auto"/>
        <w:right w:val="none" w:sz="0" w:space="0" w:color="auto"/>
      </w:divBdr>
    </w:div>
    <w:div w:id="445656771">
      <w:bodyDiv w:val="1"/>
      <w:marLeft w:val="0"/>
      <w:marRight w:val="0"/>
      <w:marTop w:val="0"/>
      <w:marBottom w:val="0"/>
      <w:divBdr>
        <w:top w:val="none" w:sz="0" w:space="0" w:color="auto"/>
        <w:left w:val="none" w:sz="0" w:space="0" w:color="auto"/>
        <w:bottom w:val="none" w:sz="0" w:space="0" w:color="auto"/>
        <w:right w:val="none" w:sz="0" w:space="0" w:color="auto"/>
      </w:divBdr>
    </w:div>
    <w:div w:id="446314678">
      <w:bodyDiv w:val="1"/>
      <w:marLeft w:val="0"/>
      <w:marRight w:val="0"/>
      <w:marTop w:val="0"/>
      <w:marBottom w:val="0"/>
      <w:divBdr>
        <w:top w:val="none" w:sz="0" w:space="0" w:color="auto"/>
        <w:left w:val="none" w:sz="0" w:space="0" w:color="auto"/>
        <w:bottom w:val="none" w:sz="0" w:space="0" w:color="auto"/>
        <w:right w:val="none" w:sz="0" w:space="0" w:color="auto"/>
      </w:divBdr>
    </w:div>
    <w:div w:id="447092027">
      <w:bodyDiv w:val="1"/>
      <w:marLeft w:val="0"/>
      <w:marRight w:val="0"/>
      <w:marTop w:val="0"/>
      <w:marBottom w:val="0"/>
      <w:divBdr>
        <w:top w:val="none" w:sz="0" w:space="0" w:color="auto"/>
        <w:left w:val="none" w:sz="0" w:space="0" w:color="auto"/>
        <w:bottom w:val="none" w:sz="0" w:space="0" w:color="auto"/>
        <w:right w:val="none" w:sz="0" w:space="0" w:color="auto"/>
      </w:divBdr>
    </w:div>
    <w:div w:id="447553141">
      <w:bodyDiv w:val="1"/>
      <w:marLeft w:val="0"/>
      <w:marRight w:val="0"/>
      <w:marTop w:val="0"/>
      <w:marBottom w:val="0"/>
      <w:divBdr>
        <w:top w:val="none" w:sz="0" w:space="0" w:color="auto"/>
        <w:left w:val="none" w:sz="0" w:space="0" w:color="auto"/>
        <w:bottom w:val="none" w:sz="0" w:space="0" w:color="auto"/>
        <w:right w:val="none" w:sz="0" w:space="0" w:color="auto"/>
      </w:divBdr>
    </w:div>
    <w:div w:id="447744792">
      <w:bodyDiv w:val="1"/>
      <w:marLeft w:val="0"/>
      <w:marRight w:val="0"/>
      <w:marTop w:val="0"/>
      <w:marBottom w:val="0"/>
      <w:divBdr>
        <w:top w:val="none" w:sz="0" w:space="0" w:color="auto"/>
        <w:left w:val="none" w:sz="0" w:space="0" w:color="auto"/>
        <w:bottom w:val="none" w:sz="0" w:space="0" w:color="auto"/>
        <w:right w:val="none" w:sz="0" w:space="0" w:color="auto"/>
      </w:divBdr>
    </w:div>
    <w:div w:id="447893553">
      <w:bodyDiv w:val="1"/>
      <w:marLeft w:val="0"/>
      <w:marRight w:val="0"/>
      <w:marTop w:val="0"/>
      <w:marBottom w:val="0"/>
      <w:divBdr>
        <w:top w:val="none" w:sz="0" w:space="0" w:color="auto"/>
        <w:left w:val="none" w:sz="0" w:space="0" w:color="auto"/>
        <w:bottom w:val="none" w:sz="0" w:space="0" w:color="auto"/>
        <w:right w:val="none" w:sz="0" w:space="0" w:color="auto"/>
      </w:divBdr>
    </w:div>
    <w:div w:id="448354080">
      <w:bodyDiv w:val="1"/>
      <w:marLeft w:val="0"/>
      <w:marRight w:val="0"/>
      <w:marTop w:val="0"/>
      <w:marBottom w:val="0"/>
      <w:divBdr>
        <w:top w:val="none" w:sz="0" w:space="0" w:color="auto"/>
        <w:left w:val="none" w:sz="0" w:space="0" w:color="auto"/>
        <w:bottom w:val="none" w:sz="0" w:space="0" w:color="auto"/>
        <w:right w:val="none" w:sz="0" w:space="0" w:color="auto"/>
      </w:divBdr>
    </w:div>
    <w:div w:id="448743762">
      <w:bodyDiv w:val="1"/>
      <w:marLeft w:val="0"/>
      <w:marRight w:val="0"/>
      <w:marTop w:val="0"/>
      <w:marBottom w:val="0"/>
      <w:divBdr>
        <w:top w:val="none" w:sz="0" w:space="0" w:color="auto"/>
        <w:left w:val="none" w:sz="0" w:space="0" w:color="auto"/>
        <w:bottom w:val="none" w:sz="0" w:space="0" w:color="auto"/>
        <w:right w:val="none" w:sz="0" w:space="0" w:color="auto"/>
      </w:divBdr>
    </w:div>
    <w:div w:id="451292282">
      <w:bodyDiv w:val="1"/>
      <w:marLeft w:val="0"/>
      <w:marRight w:val="0"/>
      <w:marTop w:val="0"/>
      <w:marBottom w:val="0"/>
      <w:divBdr>
        <w:top w:val="none" w:sz="0" w:space="0" w:color="auto"/>
        <w:left w:val="none" w:sz="0" w:space="0" w:color="auto"/>
        <w:bottom w:val="none" w:sz="0" w:space="0" w:color="auto"/>
        <w:right w:val="none" w:sz="0" w:space="0" w:color="auto"/>
      </w:divBdr>
    </w:div>
    <w:div w:id="451365439">
      <w:bodyDiv w:val="1"/>
      <w:marLeft w:val="0"/>
      <w:marRight w:val="0"/>
      <w:marTop w:val="0"/>
      <w:marBottom w:val="0"/>
      <w:divBdr>
        <w:top w:val="none" w:sz="0" w:space="0" w:color="auto"/>
        <w:left w:val="none" w:sz="0" w:space="0" w:color="auto"/>
        <w:bottom w:val="none" w:sz="0" w:space="0" w:color="auto"/>
        <w:right w:val="none" w:sz="0" w:space="0" w:color="auto"/>
      </w:divBdr>
    </w:div>
    <w:div w:id="451749679">
      <w:bodyDiv w:val="1"/>
      <w:marLeft w:val="0"/>
      <w:marRight w:val="0"/>
      <w:marTop w:val="0"/>
      <w:marBottom w:val="0"/>
      <w:divBdr>
        <w:top w:val="none" w:sz="0" w:space="0" w:color="auto"/>
        <w:left w:val="none" w:sz="0" w:space="0" w:color="auto"/>
        <w:bottom w:val="none" w:sz="0" w:space="0" w:color="auto"/>
        <w:right w:val="none" w:sz="0" w:space="0" w:color="auto"/>
      </w:divBdr>
    </w:div>
    <w:div w:id="452866143">
      <w:bodyDiv w:val="1"/>
      <w:marLeft w:val="0"/>
      <w:marRight w:val="0"/>
      <w:marTop w:val="0"/>
      <w:marBottom w:val="0"/>
      <w:divBdr>
        <w:top w:val="none" w:sz="0" w:space="0" w:color="auto"/>
        <w:left w:val="none" w:sz="0" w:space="0" w:color="auto"/>
        <w:bottom w:val="none" w:sz="0" w:space="0" w:color="auto"/>
        <w:right w:val="none" w:sz="0" w:space="0" w:color="auto"/>
      </w:divBdr>
    </w:div>
    <w:div w:id="452942001">
      <w:bodyDiv w:val="1"/>
      <w:marLeft w:val="0"/>
      <w:marRight w:val="0"/>
      <w:marTop w:val="0"/>
      <w:marBottom w:val="0"/>
      <w:divBdr>
        <w:top w:val="none" w:sz="0" w:space="0" w:color="auto"/>
        <w:left w:val="none" w:sz="0" w:space="0" w:color="auto"/>
        <w:bottom w:val="none" w:sz="0" w:space="0" w:color="auto"/>
        <w:right w:val="none" w:sz="0" w:space="0" w:color="auto"/>
      </w:divBdr>
    </w:div>
    <w:div w:id="454324622">
      <w:bodyDiv w:val="1"/>
      <w:marLeft w:val="0"/>
      <w:marRight w:val="0"/>
      <w:marTop w:val="0"/>
      <w:marBottom w:val="0"/>
      <w:divBdr>
        <w:top w:val="none" w:sz="0" w:space="0" w:color="auto"/>
        <w:left w:val="none" w:sz="0" w:space="0" w:color="auto"/>
        <w:bottom w:val="none" w:sz="0" w:space="0" w:color="auto"/>
        <w:right w:val="none" w:sz="0" w:space="0" w:color="auto"/>
      </w:divBdr>
    </w:div>
    <w:div w:id="455410437">
      <w:bodyDiv w:val="1"/>
      <w:marLeft w:val="0"/>
      <w:marRight w:val="0"/>
      <w:marTop w:val="0"/>
      <w:marBottom w:val="0"/>
      <w:divBdr>
        <w:top w:val="none" w:sz="0" w:space="0" w:color="auto"/>
        <w:left w:val="none" w:sz="0" w:space="0" w:color="auto"/>
        <w:bottom w:val="none" w:sz="0" w:space="0" w:color="auto"/>
        <w:right w:val="none" w:sz="0" w:space="0" w:color="auto"/>
      </w:divBdr>
    </w:div>
    <w:div w:id="455829244">
      <w:bodyDiv w:val="1"/>
      <w:marLeft w:val="0"/>
      <w:marRight w:val="0"/>
      <w:marTop w:val="0"/>
      <w:marBottom w:val="0"/>
      <w:divBdr>
        <w:top w:val="none" w:sz="0" w:space="0" w:color="auto"/>
        <w:left w:val="none" w:sz="0" w:space="0" w:color="auto"/>
        <w:bottom w:val="none" w:sz="0" w:space="0" w:color="auto"/>
        <w:right w:val="none" w:sz="0" w:space="0" w:color="auto"/>
      </w:divBdr>
    </w:div>
    <w:div w:id="456683241">
      <w:bodyDiv w:val="1"/>
      <w:marLeft w:val="0"/>
      <w:marRight w:val="0"/>
      <w:marTop w:val="0"/>
      <w:marBottom w:val="0"/>
      <w:divBdr>
        <w:top w:val="none" w:sz="0" w:space="0" w:color="auto"/>
        <w:left w:val="none" w:sz="0" w:space="0" w:color="auto"/>
        <w:bottom w:val="none" w:sz="0" w:space="0" w:color="auto"/>
        <w:right w:val="none" w:sz="0" w:space="0" w:color="auto"/>
      </w:divBdr>
    </w:div>
    <w:div w:id="457534676">
      <w:bodyDiv w:val="1"/>
      <w:marLeft w:val="0"/>
      <w:marRight w:val="0"/>
      <w:marTop w:val="0"/>
      <w:marBottom w:val="0"/>
      <w:divBdr>
        <w:top w:val="none" w:sz="0" w:space="0" w:color="auto"/>
        <w:left w:val="none" w:sz="0" w:space="0" w:color="auto"/>
        <w:bottom w:val="none" w:sz="0" w:space="0" w:color="auto"/>
        <w:right w:val="none" w:sz="0" w:space="0" w:color="auto"/>
      </w:divBdr>
    </w:div>
    <w:div w:id="458038567">
      <w:bodyDiv w:val="1"/>
      <w:marLeft w:val="0"/>
      <w:marRight w:val="0"/>
      <w:marTop w:val="0"/>
      <w:marBottom w:val="0"/>
      <w:divBdr>
        <w:top w:val="none" w:sz="0" w:space="0" w:color="auto"/>
        <w:left w:val="none" w:sz="0" w:space="0" w:color="auto"/>
        <w:bottom w:val="none" w:sz="0" w:space="0" w:color="auto"/>
        <w:right w:val="none" w:sz="0" w:space="0" w:color="auto"/>
      </w:divBdr>
    </w:div>
    <w:div w:id="458577021">
      <w:bodyDiv w:val="1"/>
      <w:marLeft w:val="0"/>
      <w:marRight w:val="0"/>
      <w:marTop w:val="0"/>
      <w:marBottom w:val="0"/>
      <w:divBdr>
        <w:top w:val="none" w:sz="0" w:space="0" w:color="auto"/>
        <w:left w:val="none" w:sz="0" w:space="0" w:color="auto"/>
        <w:bottom w:val="none" w:sz="0" w:space="0" w:color="auto"/>
        <w:right w:val="none" w:sz="0" w:space="0" w:color="auto"/>
      </w:divBdr>
    </w:div>
    <w:div w:id="458642907">
      <w:bodyDiv w:val="1"/>
      <w:marLeft w:val="0"/>
      <w:marRight w:val="0"/>
      <w:marTop w:val="0"/>
      <w:marBottom w:val="0"/>
      <w:divBdr>
        <w:top w:val="none" w:sz="0" w:space="0" w:color="auto"/>
        <w:left w:val="none" w:sz="0" w:space="0" w:color="auto"/>
        <w:bottom w:val="none" w:sz="0" w:space="0" w:color="auto"/>
        <w:right w:val="none" w:sz="0" w:space="0" w:color="auto"/>
      </w:divBdr>
    </w:div>
    <w:div w:id="459496118">
      <w:bodyDiv w:val="1"/>
      <w:marLeft w:val="0"/>
      <w:marRight w:val="0"/>
      <w:marTop w:val="0"/>
      <w:marBottom w:val="0"/>
      <w:divBdr>
        <w:top w:val="none" w:sz="0" w:space="0" w:color="auto"/>
        <w:left w:val="none" w:sz="0" w:space="0" w:color="auto"/>
        <w:bottom w:val="none" w:sz="0" w:space="0" w:color="auto"/>
        <w:right w:val="none" w:sz="0" w:space="0" w:color="auto"/>
      </w:divBdr>
    </w:div>
    <w:div w:id="460617377">
      <w:bodyDiv w:val="1"/>
      <w:marLeft w:val="0"/>
      <w:marRight w:val="0"/>
      <w:marTop w:val="0"/>
      <w:marBottom w:val="0"/>
      <w:divBdr>
        <w:top w:val="none" w:sz="0" w:space="0" w:color="auto"/>
        <w:left w:val="none" w:sz="0" w:space="0" w:color="auto"/>
        <w:bottom w:val="none" w:sz="0" w:space="0" w:color="auto"/>
        <w:right w:val="none" w:sz="0" w:space="0" w:color="auto"/>
      </w:divBdr>
    </w:div>
    <w:div w:id="460654417">
      <w:bodyDiv w:val="1"/>
      <w:marLeft w:val="0"/>
      <w:marRight w:val="0"/>
      <w:marTop w:val="0"/>
      <w:marBottom w:val="0"/>
      <w:divBdr>
        <w:top w:val="none" w:sz="0" w:space="0" w:color="auto"/>
        <w:left w:val="none" w:sz="0" w:space="0" w:color="auto"/>
        <w:bottom w:val="none" w:sz="0" w:space="0" w:color="auto"/>
        <w:right w:val="none" w:sz="0" w:space="0" w:color="auto"/>
      </w:divBdr>
    </w:div>
    <w:div w:id="461386009">
      <w:bodyDiv w:val="1"/>
      <w:marLeft w:val="0"/>
      <w:marRight w:val="0"/>
      <w:marTop w:val="0"/>
      <w:marBottom w:val="0"/>
      <w:divBdr>
        <w:top w:val="none" w:sz="0" w:space="0" w:color="auto"/>
        <w:left w:val="none" w:sz="0" w:space="0" w:color="auto"/>
        <w:bottom w:val="none" w:sz="0" w:space="0" w:color="auto"/>
        <w:right w:val="none" w:sz="0" w:space="0" w:color="auto"/>
      </w:divBdr>
    </w:div>
    <w:div w:id="461773289">
      <w:bodyDiv w:val="1"/>
      <w:marLeft w:val="0"/>
      <w:marRight w:val="0"/>
      <w:marTop w:val="0"/>
      <w:marBottom w:val="0"/>
      <w:divBdr>
        <w:top w:val="none" w:sz="0" w:space="0" w:color="auto"/>
        <w:left w:val="none" w:sz="0" w:space="0" w:color="auto"/>
        <w:bottom w:val="none" w:sz="0" w:space="0" w:color="auto"/>
        <w:right w:val="none" w:sz="0" w:space="0" w:color="auto"/>
      </w:divBdr>
    </w:div>
    <w:div w:id="462358099">
      <w:bodyDiv w:val="1"/>
      <w:marLeft w:val="0"/>
      <w:marRight w:val="0"/>
      <w:marTop w:val="0"/>
      <w:marBottom w:val="0"/>
      <w:divBdr>
        <w:top w:val="none" w:sz="0" w:space="0" w:color="auto"/>
        <w:left w:val="none" w:sz="0" w:space="0" w:color="auto"/>
        <w:bottom w:val="none" w:sz="0" w:space="0" w:color="auto"/>
        <w:right w:val="none" w:sz="0" w:space="0" w:color="auto"/>
      </w:divBdr>
    </w:div>
    <w:div w:id="462847261">
      <w:bodyDiv w:val="1"/>
      <w:marLeft w:val="0"/>
      <w:marRight w:val="0"/>
      <w:marTop w:val="0"/>
      <w:marBottom w:val="0"/>
      <w:divBdr>
        <w:top w:val="none" w:sz="0" w:space="0" w:color="auto"/>
        <w:left w:val="none" w:sz="0" w:space="0" w:color="auto"/>
        <w:bottom w:val="none" w:sz="0" w:space="0" w:color="auto"/>
        <w:right w:val="none" w:sz="0" w:space="0" w:color="auto"/>
      </w:divBdr>
    </w:div>
    <w:div w:id="463275224">
      <w:bodyDiv w:val="1"/>
      <w:marLeft w:val="0"/>
      <w:marRight w:val="0"/>
      <w:marTop w:val="0"/>
      <w:marBottom w:val="0"/>
      <w:divBdr>
        <w:top w:val="none" w:sz="0" w:space="0" w:color="auto"/>
        <w:left w:val="none" w:sz="0" w:space="0" w:color="auto"/>
        <w:bottom w:val="none" w:sz="0" w:space="0" w:color="auto"/>
        <w:right w:val="none" w:sz="0" w:space="0" w:color="auto"/>
      </w:divBdr>
    </w:div>
    <w:div w:id="463278190">
      <w:bodyDiv w:val="1"/>
      <w:marLeft w:val="0"/>
      <w:marRight w:val="0"/>
      <w:marTop w:val="0"/>
      <w:marBottom w:val="0"/>
      <w:divBdr>
        <w:top w:val="none" w:sz="0" w:space="0" w:color="auto"/>
        <w:left w:val="none" w:sz="0" w:space="0" w:color="auto"/>
        <w:bottom w:val="none" w:sz="0" w:space="0" w:color="auto"/>
        <w:right w:val="none" w:sz="0" w:space="0" w:color="auto"/>
      </w:divBdr>
    </w:div>
    <w:div w:id="463280045">
      <w:bodyDiv w:val="1"/>
      <w:marLeft w:val="0"/>
      <w:marRight w:val="0"/>
      <w:marTop w:val="0"/>
      <w:marBottom w:val="0"/>
      <w:divBdr>
        <w:top w:val="none" w:sz="0" w:space="0" w:color="auto"/>
        <w:left w:val="none" w:sz="0" w:space="0" w:color="auto"/>
        <w:bottom w:val="none" w:sz="0" w:space="0" w:color="auto"/>
        <w:right w:val="none" w:sz="0" w:space="0" w:color="auto"/>
      </w:divBdr>
    </w:div>
    <w:div w:id="463425279">
      <w:bodyDiv w:val="1"/>
      <w:marLeft w:val="0"/>
      <w:marRight w:val="0"/>
      <w:marTop w:val="0"/>
      <w:marBottom w:val="0"/>
      <w:divBdr>
        <w:top w:val="none" w:sz="0" w:space="0" w:color="auto"/>
        <w:left w:val="none" w:sz="0" w:space="0" w:color="auto"/>
        <w:bottom w:val="none" w:sz="0" w:space="0" w:color="auto"/>
        <w:right w:val="none" w:sz="0" w:space="0" w:color="auto"/>
      </w:divBdr>
    </w:div>
    <w:div w:id="464662281">
      <w:bodyDiv w:val="1"/>
      <w:marLeft w:val="0"/>
      <w:marRight w:val="0"/>
      <w:marTop w:val="0"/>
      <w:marBottom w:val="0"/>
      <w:divBdr>
        <w:top w:val="none" w:sz="0" w:space="0" w:color="auto"/>
        <w:left w:val="none" w:sz="0" w:space="0" w:color="auto"/>
        <w:bottom w:val="none" w:sz="0" w:space="0" w:color="auto"/>
        <w:right w:val="none" w:sz="0" w:space="0" w:color="auto"/>
      </w:divBdr>
    </w:div>
    <w:div w:id="465127458">
      <w:bodyDiv w:val="1"/>
      <w:marLeft w:val="0"/>
      <w:marRight w:val="0"/>
      <w:marTop w:val="0"/>
      <w:marBottom w:val="0"/>
      <w:divBdr>
        <w:top w:val="none" w:sz="0" w:space="0" w:color="auto"/>
        <w:left w:val="none" w:sz="0" w:space="0" w:color="auto"/>
        <w:bottom w:val="none" w:sz="0" w:space="0" w:color="auto"/>
        <w:right w:val="none" w:sz="0" w:space="0" w:color="auto"/>
      </w:divBdr>
    </w:div>
    <w:div w:id="465129790">
      <w:bodyDiv w:val="1"/>
      <w:marLeft w:val="0"/>
      <w:marRight w:val="0"/>
      <w:marTop w:val="0"/>
      <w:marBottom w:val="0"/>
      <w:divBdr>
        <w:top w:val="none" w:sz="0" w:space="0" w:color="auto"/>
        <w:left w:val="none" w:sz="0" w:space="0" w:color="auto"/>
        <w:bottom w:val="none" w:sz="0" w:space="0" w:color="auto"/>
        <w:right w:val="none" w:sz="0" w:space="0" w:color="auto"/>
      </w:divBdr>
    </w:div>
    <w:div w:id="465316099">
      <w:bodyDiv w:val="1"/>
      <w:marLeft w:val="0"/>
      <w:marRight w:val="0"/>
      <w:marTop w:val="0"/>
      <w:marBottom w:val="0"/>
      <w:divBdr>
        <w:top w:val="none" w:sz="0" w:space="0" w:color="auto"/>
        <w:left w:val="none" w:sz="0" w:space="0" w:color="auto"/>
        <w:bottom w:val="none" w:sz="0" w:space="0" w:color="auto"/>
        <w:right w:val="none" w:sz="0" w:space="0" w:color="auto"/>
      </w:divBdr>
    </w:div>
    <w:div w:id="465394962">
      <w:bodyDiv w:val="1"/>
      <w:marLeft w:val="0"/>
      <w:marRight w:val="0"/>
      <w:marTop w:val="0"/>
      <w:marBottom w:val="0"/>
      <w:divBdr>
        <w:top w:val="none" w:sz="0" w:space="0" w:color="auto"/>
        <w:left w:val="none" w:sz="0" w:space="0" w:color="auto"/>
        <w:bottom w:val="none" w:sz="0" w:space="0" w:color="auto"/>
        <w:right w:val="none" w:sz="0" w:space="0" w:color="auto"/>
      </w:divBdr>
    </w:div>
    <w:div w:id="467167080">
      <w:bodyDiv w:val="1"/>
      <w:marLeft w:val="0"/>
      <w:marRight w:val="0"/>
      <w:marTop w:val="0"/>
      <w:marBottom w:val="0"/>
      <w:divBdr>
        <w:top w:val="none" w:sz="0" w:space="0" w:color="auto"/>
        <w:left w:val="none" w:sz="0" w:space="0" w:color="auto"/>
        <w:bottom w:val="none" w:sz="0" w:space="0" w:color="auto"/>
        <w:right w:val="none" w:sz="0" w:space="0" w:color="auto"/>
      </w:divBdr>
    </w:div>
    <w:div w:id="469128178">
      <w:bodyDiv w:val="1"/>
      <w:marLeft w:val="0"/>
      <w:marRight w:val="0"/>
      <w:marTop w:val="0"/>
      <w:marBottom w:val="0"/>
      <w:divBdr>
        <w:top w:val="none" w:sz="0" w:space="0" w:color="auto"/>
        <w:left w:val="none" w:sz="0" w:space="0" w:color="auto"/>
        <w:bottom w:val="none" w:sz="0" w:space="0" w:color="auto"/>
        <w:right w:val="none" w:sz="0" w:space="0" w:color="auto"/>
      </w:divBdr>
    </w:div>
    <w:div w:id="469784598">
      <w:bodyDiv w:val="1"/>
      <w:marLeft w:val="0"/>
      <w:marRight w:val="0"/>
      <w:marTop w:val="0"/>
      <w:marBottom w:val="0"/>
      <w:divBdr>
        <w:top w:val="none" w:sz="0" w:space="0" w:color="auto"/>
        <w:left w:val="none" w:sz="0" w:space="0" w:color="auto"/>
        <w:bottom w:val="none" w:sz="0" w:space="0" w:color="auto"/>
        <w:right w:val="none" w:sz="0" w:space="0" w:color="auto"/>
      </w:divBdr>
    </w:div>
    <w:div w:id="471412575">
      <w:bodyDiv w:val="1"/>
      <w:marLeft w:val="0"/>
      <w:marRight w:val="0"/>
      <w:marTop w:val="0"/>
      <w:marBottom w:val="0"/>
      <w:divBdr>
        <w:top w:val="none" w:sz="0" w:space="0" w:color="auto"/>
        <w:left w:val="none" w:sz="0" w:space="0" w:color="auto"/>
        <w:bottom w:val="none" w:sz="0" w:space="0" w:color="auto"/>
        <w:right w:val="none" w:sz="0" w:space="0" w:color="auto"/>
      </w:divBdr>
    </w:div>
    <w:div w:id="471825820">
      <w:bodyDiv w:val="1"/>
      <w:marLeft w:val="0"/>
      <w:marRight w:val="0"/>
      <w:marTop w:val="0"/>
      <w:marBottom w:val="0"/>
      <w:divBdr>
        <w:top w:val="none" w:sz="0" w:space="0" w:color="auto"/>
        <w:left w:val="none" w:sz="0" w:space="0" w:color="auto"/>
        <w:bottom w:val="none" w:sz="0" w:space="0" w:color="auto"/>
        <w:right w:val="none" w:sz="0" w:space="0" w:color="auto"/>
      </w:divBdr>
    </w:div>
    <w:div w:id="472528574">
      <w:bodyDiv w:val="1"/>
      <w:marLeft w:val="0"/>
      <w:marRight w:val="0"/>
      <w:marTop w:val="0"/>
      <w:marBottom w:val="0"/>
      <w:divBdr>
        <w:top w:val="none" w:sz="0" w:space="0" w:color="auto"/>
        <w:left w:val="none" w:sz="0" w:space="0" w:color="auto"/>
        <w:bottom w:val="none" w:sz="0" w:space="0" w:color="auto"/>
        <w:right w:val="none" w:sz="0" w:space="0" w:color="auto"/>
      </w:divBdr>
    </w:div>
    <w:div w:id="473064953">
      <w:bodyDiv w:val="1"/>
      <w:marLeft w:val="0"/>
      <w:marRight w:val="0"/>
      <w:marTop w:val="0"/>
      <w:marBottom w:val="0"/>
      <w:divBdr>
        <w:top w:val="none" w:sz="0" w:space="0" w:color="auto"/>
        <w:left w:val="none" w:sz="0" w:space="0" w:color="auto"/>
        <w:bottom w:val="none" w:sz="0" w:space="0" w:color="auto"/>
        <w:right w:val="none" w:sz="0" w:space="0" w:color="auto"/>
      </w:divBdr>
    </w:div>
    <w:div w:id="473178674">
      <w:bodyDiv w:val="1"/>
      <w:marLeft w:val="0"/>
      <w:marRight w:val="0"/>
      <w:marTop w:val="0"/>
      <w:marBottom w:val="0"/>
      <w:divBdr>
        <w:top w:val="none" w:sz="0" w:space="0" w:color="auto"/>
        <w:left w:val="none" w:sz="0" w:space="0" w:color="auto"/>
        <w:bottom w:val="none" w:sz="0" w:space="0" w:color="auto"/>
        <w:right w:val="none" w:sz="0" w:space="0" w:color="auto"/>
      </w:divBdr>
    </w:div>
    <w:div w:id="473982736">
      <w:bodyDiv w:val="1"/>
      <w:marLeft w:val="0"/>
      <w:marRight w:val="0"/>
      <w:marTop w:val="0"/>
      <w:marBottom w:val="0"/>
      <w:divBdr>
        <w:top w:val="none" w:sz="0" w:space="0" w:color="auto"/>
        <w:left w:val="none" w:sz="0" w:space="0" w:color="auto"/>
        <w:bottom w:val="none" w:sz="0" w:space="0" w:color="auto"/>
        <w:right w:val="none" w:sz="0" w:space="0" w:color="auto"/>
      </w:divBdr>
    </w:div>
    <w:div w:id="474684865">
      <w:bodyDiv w:val="1"/>
      <w:marLeft w:val="0"/>
      <w:marRight w:val="0"/>
      <w:marTop w:val="0"/>
      <w:marBottom w:val="0"/>
      <w:divBdr>
        <w:top w:val="none" w:sz="0" w:space="0" w:color="auto"/>
        <w:left w:val="none" w:sz="0" w:space="0" w:color="auto"/>
        <w:bottom w:val="none" w:sz="0" w:space="0" w:color="auto"/>
        <w:right w:val="none" w:sz="0" w:space="0" w:color="auto"/>
      </w:divBdr>
    </w:div>
    <w:div w:id="474686365">
      <w:bodyDiv w:val="1"/>
      <w:marLeft w:val="0"/>
      <w:marRight w:val="0"/>
      <w:marTop w:val="0"/>
      <w:marBottom w:val="0"/>
      <w:divBdr>
        <w:top w:val="none" w:sz="0" w:space="0" w:color="auto"/>
        <w:left w:val="none" w:sz="0" w:space="0" w:color="auto"/>
        <w:bottom w:val="none" w:sz="0" w:space="0" w:color="auto"/>
        <w:right w:val="none" w:sz="0" w:space="0" w:color="auto"/>
      </w:divBdr>
    </w:div>
    <w:div w:id="474876822">
      <w:bodyDiv w:val="1"/>
      <w:marLeft w:val="0"/>
      <w:marRight w:val="0"/>
      <w:marTop w:val="0"/>
      <w:marBottom w:val="0"/>
      <w:divBdr>
        <w:top w:val="none" w:sz="0" w:space="0" w:color="auto"/>
        <w:left w:val="none" w:sz="0" w:space="0" w:color="auto"/>
        <w:bottom w:val="none" w:sz="0" w:space="0" w:color="auto"/>
        <w:right w:val="none" w:sz="0" w:space="0" w:color="auto"/>
      </w:divBdr>
    </w:div>
    <w:div w:id="474957118">
      <w:bodyDiv w:val="1"/>
      <w:marLeft w:val="0"/>
      <w:marRight w:val="0"/>
      <w:marTop w:val="0"/>
      <w:marBottom w:val="0"/>
      <w:divBdr>
        <w:top w:val="none" w:sz="0" w:space="0" w:color="auto"/>
        <w:left w:val="none" w:sz="0" w:space="0" w:color="auto"/>
        <w:bottom w:val="none" w:sz="0" w:space="0" w:color="auto"/>
        <w:right w:val="none" w:sz="0" w:space="0" w:color="auto"/>
      </w:divBdr>
    </w:div>
    <w:div w:id="475337047">
      <w:bodyDiv w:val="1"/>
      <w:marLeft w:val="0"/>
      <w:marRight w:val="0"/>
      <w:marTop w:val="0"/>
      <w:marBottom w:val="0"/>
      <w:divBdr>
        <w:top w:val="none" w:sz="0" w:space="0" w:color="auto"/>
        <w:left w:val="none" w:sz="0" w:space="0" w:color="auto"/>
        <w:bottom w:val="none" w:sz="0" w:space="0" w:color="auto"/>
        <w:right w:val="none" w:sz="0" w:space="0" w:color="auto"/>
      </w:divBdr>
    </w:div>
    <w:div w:id="476187835">
      <w:bodyDiv w:val="1"/>
      <w:marLeft w:val="0"/>
      <w:marRight w:val="0"/>
      <w:marTop w:val="0"/>
      <w:marBottom w:val="0"/>
      <w:divBdr>
        <w:top w:val="none" w:sz="0" w:space="0" w:color="auto"/>
        <w:left w:val="none" w:sz="0" w:space="0" w:color="auto"/>
        <w:bottom w:val="none" w:sz="0" w:space="0" w:color="auto"/>
        <w:right w:val="none" w:sz="0" w:space="0" w:color="auto"/>
      </w:divBdr>
    </w:div>
    <w:div w:id="476648902">
      <w:bodyDiv w:val="1"/>
      <w:marLeft w:val="0"/>
      <w:marRight w:val="0"/>
      <w:marTop w:val="0"/>
      <w:marBottom w:val="0"/>
      <w:divBdr>
        <w:top w:val="none" w:sz="0" w:space="0" w:color="auto"/>
        <w:left w:val="none" w:sz="0" w:space="0" w:color="auto"/>
        <w:bottom w:val="none" w:sz="0" w:space="0" w:color="auto"/>
        <w:right w:val="none" w:sz="0" w:space="0" w:color="auto"/>
      </w:divBdr>
    </w:div>
    <w:div w:id="476654881">
      <w:bodyDiv w:val="1"/>
      <w:marLeft w:val="0"/>
      <w:marRight w:val="0"/>
      <w:marTop w:val="0"/>
      <w:marBottom w:val="0"/>
      <w:divBdr>
        <w:top w:val="none" w:sz="0" w:space="0" w:color="auto"/>
        <w:left w:val="none" w:sz="0" w:space="0" w:color="auto"/>
        <w:bottom w:val="none" w:sz="0" w:space="0" w:color="auto"/>
        <w:right w:val="none" w:sz="0" w:space="0" w:color="auto"/>
      </w:divBdr>
    </w:div>
    <w:div w:id="476654930">
      <w:bodyDiv w:val="1"/>
      <w:marLeft w:val="0"/>
      <w:marRight w:val="0"/>
      <w:marTop w:val="0"/>
      <w:marBottom w:val="0"/>
      <w:divBdr>
        <w:top w:val="none" w:sz="0" w:space="0" w:color="auto"/>
        <w:left w:val="none" w:sz="0" w:space="0" w:color="auto"/>
        <w:bottom w:val="none" w:sz="0" w:space="0" w:color="auto"/>
        <w:right w:val="none" w:sz="0" w:space="0" w:color="auto"/>
      </w:divBdr>
    </w:div>
    <w:div w:id="477311247">
      <w:bodyDiv w:val="1"/>
      <w:marLeft w:val="0"/>
      <w:marRight w:val="0"/>
      <w:marTop w:val="0"/>
      <w:marBottom w:val="0"/>
      <w:divBdr>
        <w:top w:val="none" w:sz="0" w:space="0" w:color="auto"/>
        <w:left w:val="none" w:sz="0" w:space="0" w:color="auto"/>
        <w:bottom w:val="none" w:sz="0" w:space="0" w:color="auto"/>
        <w:right w:val="none" w:sz="0" w:space="0" w:color="auto"/>
      </w:divBdr>
    </w:div>
    <w:div w:id="477573969">
      <w:bodyDiv w:val="1"/>
      <w:marLeft w:val="0"/>
      <w:marRight w:val="0"/>
      <w:marTop w:val="0"/>
      <w:marBottom w:val="0"/>
      <w:divBdr>
        <w:top w:val="none" w:sz="0" w:space="0" w:color="auto"/>
        <w:left w:val="none" w:sz="0" w:space="0" w:color="auto"/>
        <w:bottom w:val="none" w:sz="0" w:space="0" w:color="auto"/>
        <w:right w:val="none" w:sz="0" w:space="0" w:color="auto"/>
      </w:divBdr>
    </w:div>
    <w:div w:id="478114240">
      <w:bodyDiv w:val="1"/>
      <w:marLeft w:val="0"/>
      <w:marRight w:val="0"/>
      <w:marTop w:val="0"/>
      <w:marBottom w:val="0"/>
      <w:divBdr>
        <w:top w:val="none" w:sz="0" w:space="0" w:color="auto"/>
        <w:left w:val="none" w:sz="0" w:space="0" w:color="auto"/>
        <w:bottom w:val="none" w:sz="0" w:space="0" w:color="auto"/>
        <w:right w:val="none" w:sz="0" w:space="0" w:color="auto"/>
      </w:divBdr>
    </w:div>
    <w:div w:id="478770162">
      <w:bodyDiv w:val="1"/>
      <w:marLeft w:val="0"/>
      <w:marRight w:val="0"/>
      <w:marTop w:val="0"/>
      <w:marBottom w:val="0"/>
      <w:divBdr>
        <w:top w:val="none" w:sz="0" w:space="0" w:color="auto"/>
        <w:left w:val="none" w:sz="0" w:space="0" w:color="auto"/>
        <w:bottom w:val="none" w:sz="0" w:space="0" w:color="auto"/>
        <w:right w:val="none" w:sz="0" w:space="0" w:color="auto"/>
      </w:divBdr>
    </w:div>
    <w:div w:id="478887544">
      <w:bodyDiv w:val="1"/>
      <w:marLeft w:val="0"/>
      <w:marRight w:val="0"/>
      <w:marTop w:val="0"/>
      <w:marBottom w:val="0"/>
      <w:divBdr>
        <w:top w:val="none" w:sz="0" w:space="0" w:color="auto"/>
        <w:left w:val="none" w:sz="0" w:space="0" w:color="auto"/>
        <w:bottom w:val="none" w:sz="0" w:space="0" w:color="auto"/>
        <w:right w:val="none" w:sz="0" w:space="0" w:color="auto"/>
      </w:divBdr>
    </w:div>
    <w:div w:id="480007450">
      <w:bodyDiv w:val="1"/>
      <w:marLeft w:val="0"/>
      <w:marRight w:val="0"/>
      <w:marTop w:val="0"/>
      <w:marBottom w:val="0"/>
      <w:divBdr>
        <w:top w:val="none" w:sz="0" w:space="0" w:color="auto"/>
        <w:left w:val="none" w:sz="0" w:space="0" w:color="auto"/>
        <w:bottom w:val="none" w:sz="0" w:space="0" w:color="auto"/>
        <w:right w:val="none" w:sz="0" w:space="0" w:color="auto"/>
      </w:divBdr>
    </w:div>
    <w:div w:id="480581194">
      <w:bodyDiv w:val="1"/>
      <w:marLeft w:val="0"/>
      <w:marRight w:val="0"/>
      <w:marTop w:val="0"/>
      <w:marBottom w:val="0"/>
      <w:divBdr>
        <w:top w:val="none" w:sz="0" w:space="0" w:color="auto"/>
        <w:left w:val="none" w:sz="0" w:space="0" w:color="auto"/>
        <w:bottom w:val="none" w:sz="0" w:space="0" w:color="auto"/>
        <w:right w:val="none" w:sz="0" w:space="0" w:color="auto"/>
      </w:divBdr>
    </w:div>
    <w:div w:id="483664821">
      <w:bodyDiv w:val="1"/>
      <w:marLeft w:val="0"/>
      <w:marRight w:val="0"/>
      <w:marTop w:val="0"/>
      <w:marBottom w:val="0"/>
      <w:divBdr>
        <w:top w:val="none" w:sz="0" w:space="0" w:color="auto"/>
        <w:left w:val="none" w:sz="0" w:space="0" w:color="auto"/>
        <w:bottom w:val="none" w:sz="0" w:space="0" w:color="auto"/>
        <w:right w:val="none" w:sz="0" w:space="0" w:color="auto"/>
      </w:divBdr>
    </w:div>
    <w:div w:id="483855023">
      <w:bodyDiv w:val="1"/>
      <w:marLeft w:val="0"/>
      <w:marRight w:val="0"/>
      <w:marTop w:val="0"/>
      <w:marBottom w:val="0"/>
      <w:divBdr>
        <w:top w:val="none" w:sz="0" w:space="0" w:color="auto"/>
        <w:left w:val="none" w:sz="0" w:space="0" w:color="auto"/>
        <w:bottom w:val="none" w:sz="0" w:space="0" w:color="auto"/>
        <w:right w:val="none" w:sz="0" w:space="0" w:color="auto"/>
      </w:divBdr>
    </w:div>
    <w:div w:id="484204542">
      <w:bodyDiv w:val="1"/>
      <w:marLeft w:val="0"/>
      <w:marRight w:val="0"/>
      <w:marTop w:val="0"/>
      <w:marBottom w:val="0"/>
      <w:divBdr>
        <w:top w:val="none" w:sz="0" w:space="0" w:color="auto"/>
        <w:left w:val="none" w:sz="0" w:space="0" w:color="auto"/>
        <w:bottom w:val="none" w:sz="0" w:space="0" w:color="auto"/>
        <w:right w:val="none" w:sz="0" w:space="0" w:color="auto"/>
      </w:divBdr>
    </w:div>
    <w:div w:id="484705993">
      <w:bodyDiv w:val="1"/>
      <w:marLeft w:val="0"/>
      <w:marRight w:val="0"/>
      <w:marTop w:val="0"/>
      <w:marBottom w:val="0"/>
      <w:divBdr>
        <w:top w:val="none" w:sz="0" w:space="0" w:color="auto"/>
        <w:left w:val="none" w:sz="0" w:space="0" w:color="auto"/>
        <w:bottom w:val="none" w:sz="0" w:space="0" w:color="auto"/>
        <w:right w:val="none" w:sz="0" w:space="0" w:color="auto"/>
      </w:divBdr>
    </w:div>
    <w:div w:id="484712339">
      <w:bodyDiv w:val="1"/>
      <w:marLeft w:val="0"/>
      <w:marRight w:val="0"/>
      <w:marTop w:val="0"/>
      <w:marBottom w:val="0"/>
      <w:divBdr>
        <w:top w:val="none" w:sz="0" w:space="0" w:color="auto"/>
        <w:left w:val="none" w:sz="0" w:space="0" w:color="auto"/>
        <w:bottom w:val="none" w:sz="0" w:space="0" w:color="auto"/>
        <w:right w:val="none" w:sz="0" w:space="0" w:color="auto"/>
      </w:divBdr>
    </w:div>
    <w:div w:id="485172176">
      <w:bodyDiv w:val="1"/>
      <w:marLeft w:val="0"/>
      <w:marRight w:val="0"/>
      <w:marTop w:val="0"/>
      <w:marBottom w:val="0"/>
      <w:divBdr>
        <w:top w:val="none" w:sz="0" w:space="0" w:color="auto"/>
        <w:left w:val="none" w:sz="0" w:space="0" w:color="auto"/>
        <w:bottom w:val="none" w:sz="0" w:space="0" w:color="auto"/>
        <w:right w:val="none" w:sz="0" w:space="0" w:color="auto"/>
      </w:divBdr>
    </w:div>
    <w:div w:id="485172632">
      <w:bodyDiv w:val="1"/>
      <w:marLeft w:val="0"/>
      <w:marRight w:val="0"/>
      <w:marTop w:val="0"/>
      <w:marBottom w:val="0"/>
      <w:divBdr>
        <w:top w:val="none" w:sz="0" w:space="0" w:color="auto"/>
        <w:left w:val="none" w:sz="0" w:space="0" w:color="auto"/>
        <w:bottom w:val="none" w:sz="0" w:space="0" w:color="auto"/>
        <w:right w:val="none" w:sz="0" w:space="0" w:color="auto"/>
      </w:divBdr>
    </w:div>
    <w:div w:id="485441805">
      <w:bodyDiv w:val="1"/>
      <w:marLeft w:val="0"/>
      <w:marRight w:val="0"/>
      <w:marTop w:val="0"/>
      <w:marBottom w:val="0"/>
      <w:divBdr>
        <w:top w:val="none" w:sz="0" w:space="0" w:color="auto"/>
        <w:left w:val="none" w:sz="0" w:space="0" w:color="auto"/>
        <w:bottom w:val="none" w:sz="0" w:space="0" w:color="auto"/>
        <w:right w:val="none" w:sz="0" w:space="0" w:color="auto"/>
      </w:divBdr>
    </w:div>
    <w:div w:id="485705785">
      <w:bodyDiv w:val="1"/>
      <w:marLeft w:val="0"/>
      <w:marRight w:val="0"/>
      <w:marTop w:val="0"/>
      <w:marBottom w:val="0"/>
      <w:divBdr>
        <w:top w:val="none" w:sz="0" w:space="0" w:color="auto"/>
        <w:left w:val="none" w:sz="0" w:space="0" w:color="auto"/>
        <w:bottom w:val="none" w:sz="0" w:space="0" w:color="auto"/>
        <w:right w:val="none" w:sz="0" w:space="0" w:color="auto"/>
      </w:divBdr>
    </w:div>
    <w:div w:id="486360439">
      <w:bodyDiv w:val="1"/>
      <w:marLeft w:val="0"/>
      <w:marRight w:val="0"/>
      <w:marTop w:val="0"/>
      <w:marBottom w:val="0"/>
      <w:divBdr>
        <w:top w:val="none" w:sz="0" w:space="0" w:color="auto"/>
        <w:left w:val="none" w:sz="0" w:space="0" w:color="auto"/>
        <w:bottom w:val="none" w:sz="0" w:space="0" w:color="auto"/>
        <w:right w:val="none" w:sz="0" w:space="0" w:color="auto"/>
      </w:divBdr>
    </w:div>
    <w:div w:id="486481822">
      <w:bodyDiv w:val="1"/>
      <w:marLeft w:val="0"/>
      <w:marRight w:val="0"/>
      <w:marTop w:val="0"/>
      <w:marBottom w:val="0"/>
      <w:divBdr>
        <w:top w:val="none" w:sz="0" w:space="0" w:color="auto"/>
        <w:left w:val="none" w:sz="0" w:space="0" w:color="auto"/>
        <w:bottom w:val="none" w:sz="0" w:space="0" w:color="auto"/>
        <w:right w:val="none" w:sz="0" w:space="0" w:color="auto"/>
      </w:divBdr>
    </w:div>
    <w:div w:id="487135898">
      <w:bodyDiv w:val="1"/>
      <w:marLeft w:val="0"/>
      <w:marRight w:val="0"/>
      <w:marTop w:val="0"/>
      <w:marBottom w:val="0"/>
      <w:divBdr>
        <w:top w:val="none" w:sz="0" w:space="0" w:color="auto"/>
        <w:left w:val="none" w:sz="0" w:space="0" w:color="auto"/>
        <w:bottom w:val="none" w:sz="0" w:space="0" w:color="auto"/>
        <w:right w:val="none" w:sz="0" w:space="0" w:color="auto"/>
      </w:divBdr>
    </w:div>
    <w:div w:id="488715380">
      <w:bodyDiv w:val="1"/>
      <w:marLeft w:val="0"/>
      <w:marRight w:val="0"/>
      <w:marTop w:val="0"/>
      <w:marBottom w:val="0"/>
      <w:divBdr>
        <w:top w:val="none" w:sz="0" w:space="0" w:color="auto"/>
        <w:left w:val="none" w:sz="0" w:space="0" w:color="auto"/>
        <w:bottom w:val="none" w:sz="0" w:space="0" w:color="auto"/>
        <w:right w:val="none" w:sz="0" w:space="0" w:color="auto"/>
      </w:divBdr>
    </w:div>
    <w:div w:id="488787677">
      <w:bodyDiv w:val="1"/>
      <w:marLeft w:val="0"/>
      <w:marRight w:val="0"/>
      <w:marTop w:val="0"/>
      <w:marBottom w:val="0"/>
      <w:divBdr>
        <w:top w:val="none" w:sz="0" w:space="0" w:color="auto"/>
        <w:left w:val="none" w:sz="0" w:space="0" w:color="auto"/>
        <w:bottom w:val="none" w:sz="0" w:space="0" w:color="auto"/>
        <w:right w:val="none" w:sz="0" w:space="0" w:color="auto"/>
      </w:divBdr>
    </w:div>
    <w:div w:id="488862558">
      <w:bodyDiv w:val="1"/>
      <w:marLeft w:val="0"/>
      <w:marRight w:val="0"/>
      <w:marTop w:val="0"/>
      <w:marBottom w:val="0"/>
      <w:divBdr>
        <w:top w:val="none" w:sz="0" w:space="0" w:color="auto"/>
        <w:left w:val="none" w:sz="0" w:space="0" w:color="auto"/>
        <w:bottom w:val="none" w:sz="0" w:space="0" w:color="auto"/>
        <w:right w:val="none" w:sz="0" w:space="0" w:color="auto"/>
      </w:divBdr>
    </w:div>
    <w:div w:id="488907004">
      <w:bodyDiv w:val="1"/>
      <w:marLeft w:val="0"/>
      <w:marRight w:val="0"/>
      <w:marTop w:val="0"/>
      <w:marBottom w:val="0"/>
      <w:divBdr>
        <w:top w:val="none" w:sz="0" w:space="0" w:color="auto"/>
        <w:left w:val="none" w:sz="0" w:space="0" w:color="auto"/>
        <w:bottom w:val="none" w:sz="0" w:space="0" w:color="auto"/>
        <w:right w:val="none" w:sz="0" w:space="0" w:color="auto"/>
      </w:divBdr>
    </w:div>
    <w:div w:id="489828710">
      <w:bodyDiv w:val="1"/>
      <w:marLeft w:val="0"/>
      <w:marRight w:val="0"/>
      <w:marTop w:val="0"/>
      <w:marBottom w:val="0"/>
      <w:divBdr>
        <w:top w:val="none" w:sz="0" w:space="0" w:color="auto"/>
        <w:left w:val="none" w:sz="0" w:space="0" w:color="auto"/>
        <w:bottom w:val="none" w:sz="0" w:space="0" w:color="auto"/>
        <w:right w:val="none" w:sz="0" w:space="0" w:color="auto"/>
      </w:divBdr>
    </w:div>
    <w:div w:id="489835813">
      <w:bodyDiv w:val="1"/>
      <w:marLeft w:val="0"/>
      <w:marRight w:val="0"/>
      <w:marTop w:val="0"/>
      <w:marBottom w:val="0"/>
      <w:divBdr>
        <w:top w:val="none" w:sz="0" w:space="0" w:color="auto"/>
        <w:left w:val="none" w:sz="0" w:space="0" w:color="auto"/>
        <w:bottom w:val="none" w:sz="0" w:space="0" w:color="auto"/>
        <w:right w:val="none" w:sz="0" w:space="0" w:color="auto"/>
      </w:divBdr>
    </w:div>
    <w:div w:id="490756567">
      <w:bodyDiv w:val="1"/>
      <w:marLeft w:val="0"/>
      <w:marRight w:val="0"/>
      <w:marTop w:val="0"/>
      <w:marBottom w:val="0"/>
      <w:divBdr>
        <w:top w:val="none" w:sz="0" w:space="0" w:color="auto"/>
        <w:left w:val="none" w:sz="0" w:space="0" w:color="auto"/>
        <w:bottom w:val="none" w:sz="0" w:space="0" w:color="auto"/>
        <w:right w:val="none" w:sz="0" w:space="0" w:color="auto"/>
      </w:divBdr>
    </w:div>
    <w:div w:id="491527777">
      <w:bodyDiv w:val="1"/>
      <w:marLeft w:val="0"/>
      <w:marRight w:val="0"/>
      <w:marTop w:val="0"/>
      <w:marBottom w:val="0"/>
      <w:divBdr>
        <w:top w:val="none" w:sz="0" w:space="0" w:color="auto"/>
        <w:left w:val="none" w:sz="0" w:space="0" w:color="auto"/>
        <w:bottom w:val="none" w:sz="0" w:space="0" w:color="auto"/>
        <w:right w:val="none" w:sz="0" w:space="0" w:color="auto"/>
      </w:divBdr>
    </w:div>
    <w:div w:id="493374704">
      <w:bodyDiv w:val="1"/>
      <w:marLeft w:val="0"/>
      <w:marRight w:val="0"/>
      <w:marTop w:val="0"/>
      <w:marBottom w:val="0"/>
      <w:divBdr>
        <w:top w:val="none" w:sz="0" w:space="0" w:color="auto"/>
        <w:left w:val="none" w:sz="0" w:space="0" w:color="auto"/>
        <w:bottom w:val="none" w:sz="0" w:space="0" w:color="auto"/>
        <w:right w:val="none" w:sz="0" w:space="0" w:color="auto"/>
      </w:divBdr>
    </w:div>
    <w:div w:id="494343493">
      <w:bodyDiv w:val="1"/>
      <w:marLeft w:val="0"/>
      <w:marRight w:val="0"/>
      <w:marTop w:val="0"/>
      <w:marBottom w:val="0"/>
      <w:divBdr>
        <w:top w:val="none" w:sz="0" w:space="0" w:color="auto"/>
        <w:left w:val="none" w:sz="0" w:space="0" w:color="auto"/>
        <w:bottom w:val="none" w:sz="0" w:space="0" w:color="auto"/>
        <w:right w:val="none" w:sz="0" w:space="0" w:color="auto"/>
      </w:divBdr>
    </w:div>
    <w:div w:id="494490618">
      <w:bodyDiv w:val="1"/>
      <w:marLeft w:val="0"/>
      <w:marRight w:val="0"/>
      <w:marTop w:val="0"/>
      <w:marBottom w:val="0"/>
      <w:divBdr>
        <w:top w:val="none" w:sz="0" w:space="0" w:color="auto"/>
        <w:left w:val="none" w:sz="0" w:space="0" w:color="auto"/>
        <w:bottom w:val="none" w:sz="0" w:space="0" w:color="auto"/>
        <w:right w:val="none" w:sz="0" w:space="0" w:color="auto"/>
      </w:divBdr>
    </w:div>
    <w:div w:id="495001615">
      <w:bodyDiv w:val="1"/>
      <w:marLeft w:val="0"/>
      <w:marRight w:val="0"/>
      <w:marTop w:val="0"/>
      <w:marBottom w:val="0"/>
      <w:divBdr>
        <w:top w:val="none" w:sz="0" w:space="0" w:color="auto"/>
        <w:left w:val="none" w:sz="0" w:space="0" w:color="auto"/>
        <w:bottom w:val="none" w:sz="0" w:space="0" w:color="auto"/>
        <w:right w:val="none" w:sz="0" w:space="0" w:color="auto"/>
      </w:divBdr>
    </w:div>
    <w:div w:id="495150524">
      <w:bodyDiv w:val="1"/>
      <w:marLeft w:val="0"/>
      <w:marRight w:val="0"/>
      <w:marTop w:val="0"/>
      <w:marBottom w:val="0"/>
      <w:divBdr>
        <w:top w:val="none" w:sz="0" w:space="0" w:color="auto"/>
        <w:left w:val="none" w:sz="0" w:space="0" w:color="auto"/>
        <w:bottom w:val="none" w:sz="0" w:space="0" w:color="auto"/>
        <w:right w:val="none" w:sz="0" w:space="0" w:color="auto"/>
      </w:divBdr>
    </w:div>
    <w:div w:id="495152083">
      <w:bodyDiv w:val="1"/>
      <w:marLeft w:val="0"/>
      <w:marRight w:val="0"/>
      <w:marTop w:val="0"/>
      <w:marBottom w:val="0"/>
      <w:divBdr>
        <w:top w:val="none" w:sz="0" w:space="0" w:color="auto"/>
        <w:left w:val="none" w:sz="0" w:space="0" w:color="auto"/>
        <w:bottom w:val="none" w:sz="0" w:space="0" w:color="auto"/>
        <w:right w:val="none" w:sz="0" w:space="0" w:color="auto"/>
      </w:divBdr>
    </w:div>
    <w:div w:id="496386231">
      <w:bodyDiv w:val="1"/>
      <w:marLeft w:val="0"/>
      <w:marRight w:val="0"/>
      <w:marTop w:val="0"/>
      <w:marBottom w:val="0"/>
      <w:divBdr>
        <w:top w:val="none" w:sz="0" w:space="0" w:color="auto"/>
        <w:left w:val="none" w:sz="0" w:space="0" w:color="auto"/>
        <w:bottom w:val="none" w:sz="0" w:space="0" w:color="auto"/>
        <w:right w:val="none" w:sz="0" w:space="0" w:color="auto"/>
      </w:divBdr>
    </w:div>
    <w:div w:id="497044461">
      <w:bodyDiv w:val="1"/>
      <w:marLeft w:val="0"/>
      <w:marRight w:val="0"/>
      <w:marTop w:val="0"/>
      <w:marBottom w:val="0"/>
      <w:divBdr>
        <w:top w:val="none" w:sz="0" w:space="0" w:color="auto"/>
        <w:left w:val="none" w:sz="0" w:space="0" w:color="auto"/>
        <w:bottom w:val="none" w:sz="0" w:space="0" w:color="auto"/>
        <w:right w:val="none" w:sz="0" w:space="0" w:color="auto"/>
      </w:divBdr>
    </w:div>
    <w:div w:id="497229954">
      <w:bodyDiv w:val="1"/>
      <w:marLeft w:val="0"/>
      <w:marRight w:val="0"/>
      <w:marTop w:val="0"/>
      <w:marBottom w:val="0"/>
      <w:divBdr>
        <w:top w:val="none" w:sz="0" w:space="0" w:color="auto"/>
        <w:left w:val="none" w:sz="0" w:space="0" w:color="auto"/>
        <w:bottom w:val="none" w:sz="0" w:space="0" w:color="auto"/>
        <w:right w:val="none" w:sz="0" w:space="0" w:color="auto"/>
      </w:divBdr>
    </w:div>
    <w:div w:id="497235552">
      <w:bodyDiv w:val="1"/>
      <w:marLeft w:val="0"/>
      <w:marRight w:val="0"/>
      <w:marTop w:val="0"/>
      <w:marBottom w:val="0"/>
      <w:divBdr>
        <w:top w:val="none" w:sz="0" w:space="0" w:color="auto"/>
        <w:left w:val="none" w:sz="0" w:space="0" w:color="auto"/>
        <w:bottom w:val="none" w:sz="0" w:space="0" w:color="auto"/>
        <w:right w:val="none" w:sz="0" w:space="0" w:color="auto"/>
      </w:divBdr>
    </w:div>
    <w:div w:id="497619208">
      <w:bodyDiv w:val="1"/>
      <w:marLeft w:val="0"/>
      <w:marRight w:val="0"/>
      <w:marTop w:val="0"/>
      <w:marBottom w:val="0"/>
      <w:divBdr>
        <w:top w:val="none" w:sz="0" w:space="0" w:color="auto"/>
        <w:left w:val="none" w:sz="0" w:space="0" w:color="auto"/>
        <w:bottom w:val="none" w:sz="0" w:space="0" w:color="auto"/>
        <w:right w:val="none" w:sz="0" w:space="0" w:color="auto"/>
      </w:divBdr>
    </w:div>
    <w:div w:id="497623412">
      <w:bodyDiv w:val="1"/>
      <w:marLeft w:val="0"/>
      <w:marRight w:val="0"/>
      <w:marTop w:val="0"/>
      <w:marBottom w:val="0"/>
      <w:divBdr>
        <w:top w:val="none" w:sz="0" w:space="0" w:color="auto"/>
        <w:left w:val="none" w:sz="0" w:space="0" w:color="auto"/>
        <w:bottom w:val="none" w:sz="0" w:space="0" w:color="auto"/>
        <w:right w:val="none" w:sz="0" w:space="0" w:color="auto"/>
      </w:divBdr>
    </w:div>
    <w:div w:id="498546639">
      <w:bodyDiv w:val="1"/>
      <w:marLeft w:val="0"/>
      <w:marRight w:val="0"/>
      <w:marTop w:val="0"/>
      <w:marBottom w:val="0"/>
      <w:divBdr>
        <w:top w:val="none" w:sz="0" w:space="0" w:color="auto"/>
        <w:left w:val="none" w:sz="0" w:space="0" w:color="auto"/>
        <w:bottom w:val="none" w:sz="0" w:space="0" w:color="auto"/>
        <w:right w:val="none" w:sz="0" w:space="0" w:color="auto"/>
      </w:divBdr>
    </w:div>
    <w:div w:id="499346086">
      <w:bodyDiv w:val="1"/>
      <w:marLeft w:val="0"/>
      <w:marRight w:val="0"/>
      <w:marTop w:val="0"/>
      <w:marBottom w:val="0"/>
      <w:divBdr>
        <w:top w:val="none" w:sz="0" w:space="0" w:color="auto"/>
        <w:left w:val="none" w:sz="0" w:space="0" w:color="auto"/>
        <w:bottom w:val="none" w:sz="0" w:space="0" w:color="auto"/>
        <w:right w:val="none" w:sz="0" w:space="0" w:color="auto"/>
      </w:divBdr>
    </w:div>
    <w:div w:id="499588661">
      <w:bodyDiv w:val="1"/>
      <w:marLeft w:val="0"/>
      <w:marRight w:val="0"/>
      <w:marTop w:val="0"/>
      <w:marBottom w:val="0"/>
      <w:divBdr>
        <w:top w:val="none" w:sz="0" w:space="0" w:color="auto"/>
        <w:left w:val="none" w:sz="0" w:space="0" w:color="auto"/>
        <w:bottom w:val="none" w:sz="0" w:space="0" w:color="auto"/>
        <w:right w:val="none" w:sz="0" w:space="0" w:color="auto"/>
      </w:divBdr>
    </w:div>
    <w:div w:id="499783092">
      <w:bodyDiv w:val="1"/>
      <w:marLeft w:val="0"/>
      <w:marRight w:val="0"/>
      <w:marTop w:val="0"/>
      <w:marBottom w:val="0"/>
      <w:divBdr>
        <w:top w:val="none" w:sz="0" w:space="0" w:color="auto"/>
        <w:left w:val="none" w:sz="0" w:space="0" w:color="auto"/>
        <w:bottom w:val="none" w:sz="0" w:space="0" w:color="auto"/>
        <w:right w:val="none" w:sz="0" w:space="0" w:color="auto"/>
      </w:divBdr>
    </w:div>
    <w:div w:id="500000602">
      <w:bodyDiv w:val="1"/>
      <w:marLeft w:val="0"/>
      <w:marRight w:val="0"/>
      <w:marTop w:val="0"/>
      <w:marBottom w:val="0"/>
      <w:divBdr>
        <w:top w:val="none" w:sz="0" w:space="0" w:color="auto"/>
        <w:left w:val="none" w:sz="0" w:space="0" w:color="auto"/>
        <w:bottom w:val="none" w:sz="0" w:space="0" w:color="auto"/>
        <w:right w:val="none" w:sz="0" w:space="0" w:color="auto"/>
      </w:divBdr>
    </w:div>
    <w:div w:id="502209342">
      <w:bodyDiv w:val="1"/>
      <w:marLeft w:val="0"/>
      <w:marRight w:val="0"/>
      <w:marTop w:val="0"/>
      <w:marBottom w:val="0"/>
      <w:divBdr>
        <w:top w:val="none" w:sz="0" w:space="0" w:color="auto"/>
        <w:left w:val="none" w:sz="0" w:space="0" w:color="auto"/>
        <w:bottom w:val="none" w:sz="0" w:space="0" w:color="auto"/>
        <w:right w:val="none" w:sz="0" w:space="0" w:color="auto"/>
      </w:divBdr>
    </w:div>
    <w:div w:id="503980826">
      <w:bodyDiv w:val="1"/>
      <w:marLeft w:val="0"/>
      <w:marRight w:val="0"/>
      <w:marTop w:val="0"/>
      <w:marBottom w:val="0"/>
      <w:divBdr>
        <w:top w:val="none" w:sz="0" w:space="0" w:color="auto"/>
        <w:left w:val="none" w:sz="0" w:space="0" w:color="auto"/>
        <w:bottom w:val="none" w:sz="0" w:space="0" w:color="auto"/>
        <w:right w:val="none" w:sz="0" w:space="0" w:color="auto"/>
      </w:divBdr>
    </w:div>
    <w:div w:id="504855671">
      <w:bodyDiv w:val="1"/>
      <w:marLeft w:val="0"/>
      <w:marRight w:val="0"/>
      <w:marTop w:val="0"/>
      <w:marBottom w:val="0"/>
      <w:divBdr>
        <w:top w:val="none" w:sz="0" w:space="0" w:color="auto"/>
        <w:left w:val="none" w:sz="0" w:space="0" w:color="auto"/>
        <w:bottom w:val="none" w:sz="0" w:space="0" w:color="auto"/>
        <w:right w:val="none" w:sz="0" w:space="0" w:color="auto"/>
      </w:divBdr>
    </w:div>
    <w:div w:id="505170235">
      <w:bodyDiv w:val="1"/>
      <w:marLeft w:val="0"/>
      <w:marRight w:val="0"/>
      <w:marTop w:val="0"/>
      <w:marBottom w:val="0"/>
      <w:divBdr>
        <w:top w:val="none" w:sz="0" w:space="0" w:color="auto"/>
        <w:left w:val="none" w:sz="0" w:space="0" w:color="auto"/>
        <w:bottom w:val="none" w:sz="0" w:space="0" w:color="auto"/>
        <w:right w:val="none" w:sz="0" w:space="0" w:color="auto"/>
      </w:divBdr>
    </w:div>
    <w:div w:id="505441166">
      <w:bodyDiv w:val="1"/>
      <w:marLeft w:val="0"/>
      <w:marRight w:val="0"/>
      <w:marTop w:val="0"/>
      <w:marBottom w:val="0"/>
      <w:divBdr>
        <w:top w:val="none" w:sz="0" w:space="0" w:color="auto"/>
        <w:left w:val="none" w:sz="0" w:space="0" w:color="auto"/>
        <w:bottom w:val="none" w:sz="0" w:space="0" w:color="auto"/>
        <w:right w:val="none" w:sz="0" w:space="0" w:color="auto"/>
      </w:divBdr>
    </w:div>
    <w:div w:id="505560379">
      <w:bodyDiv w:val="1"/>
      <w:marLeft w:val="0"/>
      <w:marRight w:val="0"/>
      <w:marTop w:val="0"/>
      <w:marBottom w:val="0"/>
      <w:divBdr>
        <w:top w:val="none" w:sz="0" w:space="0" w:color="auto"/>
        <w:left w:val="none" w:sz="0" w:space="0" w:color="auto"/>
        <w:bottom w:val="none" w:sz="0" w:space="0" w:color="auto"/>
        <w:right w:val="none" w:sz="0" w:space="0" w:color="auto"/>
      </w:divBdr>
    </w:div>
    <w:div w:id="505898103">
      <w:bodyDiv w:val="1"/>
      <w:marLeft w:val="0"/>
      <w:marRight w:val="0"/>
      <w:marTop w:val="0"/>
      <w:marBottom w:val="0"/>
      <w:divBdr>
        <w:top w:val="none" w:sz="0" w:space="0" w:color="auto"/>
        <w:left w:val="none" w:sz="0" w:space="0" w:color="auto"/>
        <w:bottom w:val="none" w:sz="0" w:space="0" w:color="auto"/>
        <w:right w:val="none" w:sz="0" w:space="0" w:color="auto"/>
      </w:divBdr>
    </w:div>
    <w:div w:id="507448022">
      <w:bodyDiv w:val="1"/>
      <w:marLeft w:val="0"/>
      <w:marRight w:val="0"/>
      <w:marTop w:val="0"/>
      <w:marBottom w:val="0"/>
      <w:divBdr>
        <w:top w:val="none" w:sz="0" w:space="0" w:color="auto"/>
        <w:left w:val="none" w:sz="0" w:space="0" w:color="auto"/>
        <w:bottom w:val="none" w:sz="0" w:space="0" w:color="auto"/>
        <w:right w:val="none" w:sz="0" w:space="0" w:color="auto"/>
      </w:divBdr>
    </w:div>
    <w:div w:id="509023468">
      <w:bodyDiv w:val="1"/>
      <w:marLeft w:val="0"/>
      <w:marRight w:val="0"/>
      <w:marTop w:val="0"/>
      <w:marBottom w:val="0"/>
      <w:divBdr>
        <w:top w:val="none" w:sz="0" w:space="0" w:color="auto"/>
        <w:left w:val="none" w:sz="0" w:space="0" w:color="auto"/>
        <w:bottom w:val="none" w:sz="0" w:space="0" w:color="auto"/>
        <w:right w:val="none" w:sz="0" w:space="0" w:color="auto"/>
      </w:divBdr>
    </w:div>
    <w:div w:id="509216537">
      <w:bodyDiv w:val="1"/>
      <w:marLeft w:val="0"/>
      <w:marRight w:val="0"/>
      <w:marTop w:val="0"/>
      <w:marBottom w:val="0"/>
      <w:divBdr>
        <w:top w:val="none" w:sz="0" w:space="0" w:color="auto"/>
        <w:left w:val="none" w:sz="0" w:space="0" w:color="auto"/>
        <w:bottom w:val="none" w:sz="0" w:space="0" w:color="auto"/>
        <w:right w:val="none" w:sz="0" w:space="0" w:color="auto"/>
      </w:divBdr>
    </w:div>
    <w:div w:id="509686587">
      <w:bodyDiv w:val="1"/>
      <w:marLeft w:val="0"/>
      <w:marRight w:val="0"/>
      <w:marTop w:val="0"/>
      <w:marBottom w:val="0"/>
      <w:divBdr>
        <w:top w:val="none" w:sz="0" w:space="0" w:color="auto"/>
        <w:left w:val="none" w:sz="0" w:space="0" w:color="auto"/>
        <w:bottom w:val="none" w:sz="0" w:space="0" w:color="auto"/>
        <w:right w:val="none" w:sz="0" w:space="0" w:color="auto"/>
      </w:divBdr>
    </w:div>
    <w:div w:id="509879420">
      <w:bodyDiv w:val="1"/>
      <w:marLeft w:val="0"/>
      <w:marRight w:val="0"/>
      <w:marTop w:val="0"/>
      <w:marBottom w:val="0"/>
      <w:divBdr>
        <w:top w:val="none" w:sz="0" w:space="0" w:color="auto"/>
        <w:left w:val="none" w:sz="0" w:space="0" w:color="auto"/>
        <w:bottom w:val="none" w:sz="0" w:space="0" w:color="auto"/>
        <w:right w:val="none" w:sz="0" w:space="0" w:color="auto"/>
      </w:divBdr>
    </w:div>
    <w:div w:id="510225175">
      <w:bodyDiv w:val="1"/>
      <w:marLeft w:val="0"/>
      <w:marRight w:val="0"/>
      <w:marTop w:val="0"/>
      <w:marBottom w:val="0"/>
      <w:divBdr>
        <w:top w:val="none" w:sz="0" w:space="0" w:color="auto"/>
        <w:left w:val="none" w:sz="0" w:space="0" w:color="auto"/>
        <w:bottom w:val="none" w:sz="0" w:space="0" w:color="auto"/>
        <w:right w:val="none" w:sz="0" w:space="0" w:color="auto"/>
      </w:divBdr>
    </w:div>
    <w:div w:id="510266991">
      <w:bodyDiv w:val="1"/>
      <w:marLeft w:val="0"/>
      <w:marRight w:val="0"/>
      <w:marTop w:val="0"/>
      <w:marBottom w:val="0"/>
      <w:divBdr>
        <w:top w:val="none" w:sz="0" w:space="0" w:color="auto"/>
        <w:left w:val="none" w:sz="0" w:space="0" w:color="auto"/>
        <w:bottom w:val="none" w:sz="0" w:space="0" w:color="auto"/>
        <w:right w:val="none" w:sz="0" w:space="0" w:color="auto"/>
      </w:divBdr>
    </w:div>
    <w:div w:id="510410280">
      <w:bodyDiv w:val="1"/>
      <w:marLeft w:val="0"/>
      <w:marRight w:val="0"/>
      <w:marTop w:val="0"/>
      <w:marBottom w:val="0"/>
      <w:divBdr>
        <w:top w:val="none" w:sz="0" w:space="0" w:color="auto"/>
        <w:left w:val="none" w:sz="0" w:space="0" w:color="auto"/>
        <w:bottom w:val="none" w:sz="0" w:space="0" w:color="auto"/>
        <w:right w:val="none" w:sz="0" w:space="0" w:color="auto"/>
      </w:divBdr>
    </w:div>
    <w:div w:id="510490067">
      <w:bodyDiv w:val="1"/>
      <w:marLeft w:val="0"/>
      <w:marRight w:val="0"/>
      <w:marTop w:val="0"/>
      <w:marBottom w:val="0"/>
      <w:divBdr>
        <w:top w:val="none" w:sz="0" w:space="0" w:color="auto"/>
        <w:left w:val="none" w:sz="0" w:space="0" w:color="auto"/>
        <w:bottom w:val="none" w:sz="0" w:space="0" w:color="auto"/>
        <w:right w:val="none" w:sz="0" w:space="0" w:color="auto"/>
      </w:divBdr>
    </w:div>
    <w:div w:id="510919814">
      <w:bodyDiv w:val="1"/>
      <w:marLeft w:val="0"/>
      <w:marRight w:val="0"/>
      <w:marTop w:val="0"/>
      <w:marBottom w:val="0"/>
      <w:divBdr>
        <w:top w:val="none" w:sz="0" w:space="0" w:color="auto"/>
        <w:left w:val="none" w:sz="0" w:space="0" w:color="auto"/>
        <w:bottom w:val="none" w:sz="0" w:space="0" w:color="auto"/>
        <w:right w:val="none" w:sz="0" w:space="0" w:color="auto"/>
      </w:divBdr>
    </w:div>
    <w:div w:id="511722545">
      <w:bodyDiv w:val="1"/>
      <w:marLeft w:val="0"/>
      <w:marRight w:val="0"/>
      <w:marTop w:val="0"/>
      <w:marBottom w:val="0"/>
      <w:divBdr>
        <w:top w:val="none" w:sz="0" w:space="0" w:color="auto"/>
        <w:left w:val="none" w:sz="0" w:space="0" w:color="auto"/>
        <w:bottom w:val="none" w:sz="0" w:space="0" w:color="auto"/>
        <w:right w:val="none" w:sz="0" w:space="0" w:color="auto"/>
      </w:divBdr>
    </w:div>
    <w:div w:id="512569244">
      <w:bodyDiv w:val="1"/>
      <w:marLeft w:val="0"/>
      <w:marRight w:val="0"/>
      <w:marTop w:val="0"/>
      <w:marBottom w:val="0"/>
      <w:divBdr>
        <w:top w:val="none" w:sz="0" w:space="0" w:color="auto"/>
        <w:left w:val="none" w:sz="0" w:space="0" w:color="auto"/>
        <w:bottom w:val="none" w:sz="0" w:space="0" w:color="auto"/>
        <w:right w:val="none" w:sz="0" w:space="0" w:color="auto"/>
      </w:divBdr>
    </w:div>
    <w:div w:id="514924236">
      <w:bodyDiv w:val="1"/>
      <w:marLeft w:val="0"/>
      <w:marRight w:val="0"/>
      <w:marTop w:val="0"/>
      <w:marBottom w:val="0"/>
      <w:divBdr>
        <w:top w:val="none" w:sz="0" w:space="0" w:color="auto"/>
        <w:left w:val="none" w:sz="0" w:space="0" w:color="auto"/>
        <w:bottom w:val="none" w:sz="0" w:space="0" w:color="auto"/>
        <w:right w:val="none" w:sz="0" w:space="0" w:color="auto"/>
      </w:divBdr>
    </w:div>
    <w:div w:id="515114065">
      <w:bodyDiv w:val="1"/>
      <w:marLeft w:val="0"/>
      <w:marRight w:val="0"/>
      <w:marTop w:val="0"/>
      <w:marBottom w:val="0"/>
      <w:divBdr>
        <w:top w:val="none" w:sz="0" w:space="0" w:color="auto"/>
        <w:left w:val="none" w:sz="0" w:space="0" w:color="auto"/>
        <w:bottom w:val="none" w:sz="0" w:space="0" w:color="auto"/>
        <w:right w:val="none" w:sz="0" w:space="0" w:color="auto"/>
      </w:divBdr>
    </w:div>
    <w:div w:id="515267543">
      <w:bodyDiv w:val="1"/>
      <w:marLeft w:val="0"/>
      <w:marRight w:val="0"/>
      <w:marTop w:val="0"/>
      <w:marBottom w:val="0"/>
      <w:divBdr>
        <w:top w:val="none" w:sz="0" w:space="0" w:color="auto"/>
        <w:left w:val="none" w:sz="0" w:space="0" w:color="auto"/>
        <w:bottom w:val="none" w:sz="0" w:space="0" w:color="auto"/>
        <w:right w:val="none" w:sz="0" w:space="0" w:color="auto"/>
      </w:divBdr>
    </w:div>
    <w:div w:id="516163366">
      <w:bodyDiv w:val="1"/>
      <w:marLeft w:val="0"/>
      <w:marRight w:val="0"/>
      <w:marTop w:val="0"/>
      <w:marBottom w:val="0"/>
      <w:divBdr>
        <w:top w:val="none" w:sz="0" w:space="0" w:color="auto"/>
        <w:left w:val="none" w:sz="0" w:space="0" w:color="auto"/>
        <w:bottom w:val="none" w:sz="0" w:space="0" w:color="auto"/>
        <w:right w:val="none" w:sz="0" w:space="0" w:color="auto"/>
      </w:divBdr>
    </w:div>
    <w:div w:id="516579475">
      <w:bodyDiv w:val="1"/>
      <w:marLeft w:val="0"/>
      <w:marRight w:val="0"/>
      <w:marTop w:val="0"/>
      <w:marBottom w:val="0"/>
      <w:divBdr>
        <w:top w:val="none" w:sz="0" w:space="0" w:color="auto"/>
        <w:left w:val="none" w:sz="0" w:space="0" w:color="auto"/>
        <w:bottom w:val="none" w:sz="0" w:space="0" w:color="auto"/>
        <w:right w:val="none" w:sz="0" w:space="0" w:color="auto"/>
      </w:divBdr>
    </w:div>
    <w:div w:id="518087621">
      <w:bodyDiv w:val="1"/>
      <w:marLeft w:val="0"/>
      <w:marRight w:val="0"/>
      <w:marTop w:val="0"/>
      <w:marBottom w:val="0"/>
      <w:divBdr>
        <w:top w:val="none" w:sz="0" w:space="0" w:color="auto"/>
        <w:left w:val="none" w:sz="0" w:space="0" w:color="auto"/>
        <w:bottom w:val="none" w:sz="0" w:space="0" w:color="auto"/>
        <w:right w:val="none" w:sz="0" w:space="0" w:color="auto"/>
      </w:divBdr>
    </w:div>
    <w:div w:id="518929675">
      <w:bodyDiv w:val="1"/>
      <w:marLeft w:val="0"/>
      <w:marRight w:val="0"/>
      <w:marTop w:val="0"/>
      <w:marBottom w:val="0"/>
      <w:divBdr>
        <w:top w:val="none" w:sz="0" w:space="0" w:color="auto"/>
        <w:left w:val="none" w:sz="0" w:space="0" w:color="auto"/>
        <w:bottom w:val="none" w:sz="0" w:space="0" w:color="auto"/>
        <w:right w:val="none" w:sz="0" w:space="0" w:color="auto"/>
      </w:divBdr>
    </w:div>
    <w:div w:id="519011351">
      <w:bodyDiv w:val="1"/>
      <w:marLeft w:val="0"/>
      <w:marRight w:val="0"/>
      <w:marTop w:val="0"/>
      <w:marBottom w:val="0"/>
      <w:divBdr>
        <w:top w:val="none" w:sz="0" w:space="0" w:color="auto"/>
        <w:left w:val="none" w:sz="0" w:space="0" w:color="auto"/>
        <w:bottom w:val="none" w:sz="0" w:space="0" w:color="auto"/>
        <w:right w:val="none" w:sz="0" w:space="0" w:color="auto"/>
      </w:divBdr>
    </w:div>
    <w:div w:id="519245429">
      <w:bodyDiv w:val="1"/>
      <w:marLeft w:val="0"/>
      <w:marRight w:val="0"/>
      <w:marTop w:val="0"/>
      <w:marBottom w:val="0"/>
      <w:divBdr>
        <w:top w:val="none" w:sz="0" w:space="0" w:color="auto"/>
        <w:left w:val="none" w:sz="0" w:space="0" w:color="auto"/>
        <w:bottom w:val="none" w:sz="0" w:space="0" w:color="auto"/>
        <w:right w:val="none" w:sz="0" w:space="0" w:color="auto"/>
      </w:divBdr>
    </w:div>
    <w:div w:id="520125392">
      <w:bodyDiv w:val="1"/>
      <w:marLeft w:val="0"/>
      <w:marRight w:val="0"/>
      <w:marTop w:val="0"/>
      <w:marBottom w:val="0"/>
      <w:divBdr>
        <w:top w:val="none" w:sz="0" w:space="0" w:color="auto"/>
        <w:left w:val="none" w:sz="0" w:space="0" w:color="auto"/>
        <w:bottom w:val="none" w:sz="0" w:space="0" w:color="auto"/>
        <w:right w:val="none" w:sz="0" w:space="0" w:color="auto"/>
      </w:divBdr>
    </w:div>
    <w:div w:id="520974760">
      <w:bodyDiv w:val="1"/>
      <w:marLeft w:val="0"/>
      <w:marRight w:val="0"/>
      <w:marTop w:val="0"/>
      <w:marBottom w:val="0"/>
      <w:divBdr>
        <w:top w:val="none" w:sz="0" w:space="0" w:color="auto"/>
        <w:left w:val="none" w:sz="0" w:space="0" w:color="auto"/>
        <w:bottom w:val="none" w:sz="0" w:space="0" w:color="auto"/>
        <w:right w:val="none" w:sz="0" w:space="0" w:color="auto"/>
      </w:divBdr>
    </w:div>
    <w:div w:id="522406690">
      <w:bodyDiv w:val="1"/>
      <w:marLeft w:val="0"/>
      <w:marRight w:val="0"/>
      <w:marTop w:val="0"/>
      <w:marBottom w:val="0"/>
      <w:divBdr>
        <w:top w:val="none" w:sz="0" w:space="0" w:color="auto"/>
        <w:left w:val="none" w:sz="0" w:space="0" w:color="auto"/>
        <w:bottom w:val="none" w:sz="0" w:space="0" w:color="auto"/>
        <w:right w:val="none" w:sz="0" w:space="0" w:color="auto"/>
      </w:divBdr>
    </w:div>
    <w:div w:id="522787433">
      <w:bodyDiv w:val="1"/>
      <w:marLeft w:val="0"/>
      <w:marRight w:val="0"/>
      <w:marTop w:val="0"/>
      <w:marBottom w:val="0"/>
      <w:divBdr>
        <w:top w:val="none" w:sz="0" w:space="0" w:color="auto"/>
        <w:left w:val="none" w:sz="0" w:space="0" w:color="auto"/>
        <w:bottom w:val="none" w:sz="0" w:space="0" w:color="auto"/>
        <w:right w:val="none" w:sz="0" w:space="0" w:color="auto"/>
      </w:divBdr>
    </w:div>
    <w:div w:id="523128649">
      <w:bodyDiv w:val="1"/>
      <w:marLeft w:val="0"/>
      <w:marRight w:val="0"/>
      <w:marTop w:val="0"/>
      <w:marBottom w:val="0"/>
      <w:divBdr>
        <w:top w:val="none" w:sz="0" w:space="0" w:color="auto"/>
        <w:left w:val="none" w:sz="0" w:space="0" w:color="auto"/>
        <w:bottom w:val="none" w:sz="0" w:space="0" w:color="auto"/>
        <w:right w:val="none" w:sz="0" w:space="0" w:color="auto"/>
      </w:divBdr>
    </w:div>
    <w:div w:id="524485754">
      <w:bodyDiv w:val="1"/>
      <w:marLeft w:val="0"/>
      <w:marRight w:val="0"/>
      <w:marTop w:val="0"/>
      <w:marBottom w:val="0"/>
      <w:divBdr>
        <w:top w:val="none" w:sz="0" w:space="0" w:color="auto"/>
        <w:left w:val="none" w:sz="0" w:space="0" w:color="auto"/>
        <w:bottom w:val="none" w:sz="0" w:space="0" w:color="auto"/>
        <w:right w:val="none" w:sz="0" w:space="0" w:color="auto"/>
      </w:divBdr>
    </w:div>
    <w:div w:id="524906727">
      <w:bodyDiv w:val="1"/>
      <w:marLeft w:val="0"/>
      <w:marRight w:val="0"/>
      <w:marTop w:val="0"/>
      <w:marBottom w:val="0"/>
      <w:divBdr>
        <w:top w:val="none" w:sz="0" w:space="0" w:color="auto"/>
        <w:left w:val="none" w:sz="0" w:space="0" w:color="auto"/>
        <w:bottom w:val="none" w:sz="0" w:space="0" w:color="auto"/>
        <w:right w:val="none" w:sz="0" w:space="0" w:color="auto"/>
      </w:divBdr>
    </w:div>
    <w:div w:id="526068204">
      <w:bodyDiv w:val="1"/>
      <w:marLeft w:val="0"/>
      <w:marRight w:val="0"/>
      <w:marTop w:val="0"/>
      <w:marBottom w:val="0"/>
      <w:divBdr>
        <w:top w:val="none" w:sz="0" w:space="0" w:color="auto"/>
        <w:left w:val="none" w:sz="0" w:space="0" w:color="auto"/>
        <w:bottom w:val="none" w:sz="0" w:space="0" w:color="auto"/>
        <w:right w:val="none" w:sz="0" w:space="0" w:color="auto"/>
      </w:divBdr>
    </w:div>
    <w:div w:id="526453379">
      <w:bodyDiv w:val="1"/>
      <w:marLeft w:val="0"/>
      <w:marRight w:val="0"/>
      <w:marTop w:val="0"/>
      <w:marBottom w:val="0"/>
      <w:divBdr>
        <w:top w:val="none" w:sz="0" w:space="0" w:color="auto"/>
        <w:left w:val="none" w:sz="0" w:space="0" w:color="auto"/>
        <w:bottom w:val="none" w:sz="0" w:space="0" w:color="auto"/>
        <w:right w:val="none" w:sz="0" w:space="0" w:color="auto"/>
      </w:divBdr>
    </w:div>
    <w:div w:id="526531010">
      <w:bodyDiv w:val="1"/>
      <w:marLeft w:val="0"/>
      <w:marRight w:val="0"/>
      <w:marTop w:val="0"/>
      <w:marBottom w:val="0"/>
      <w:divBdr>
        <w:top w:val="none" w:sz="0" w:space="0" w:color="auto"/>
        <w:left w:val="none" w:sz="0" w:space="0" w:color="auto"/>
        <w:bottom w:val="none" w:sz="0" w:space="0" w:color="auto"/>
        <w:right w:val="none" w:sz="0" w:space="0" w:color="auto"/>
      </w:divBdr>
    </w:div>
    <w:div w:id="527335137">
      <w:bodyDiv w:val="1"/>
      <w:marLeft w:val="0"/>
      <w:marRight w:val="0"/>
      <w:marTop w:val="0"/>
      <w:marBottom w:val="0"/>
      <w:divBdr>
        <w:top w:val="none" w:sz="0" w:space="0" w:color="auto"/>
        <w:left w:val="none" w:sz="0" w:space="0" w:color="auto"/>
        <w:bottom w:val="none" w:sz="0" w:space="0" w:color="auto"/>
        <w:right w:val="none" w:sz="0" w:space="0" w:color="auto"/>
      </w:divBdr>
    </w:div>
    <w:div w:id="527376173">
      <w:bodyDiv w:val="1"/>
      <w:marLeft w:val="0"/>
      <w:marRight w:val="0"/>
      <w:marTop w:val="0"/>
      <w:marBottom w:val="0"/>
      <w:divBdr>
        <w:top w:val="none" w:sz="0" w:space="0" w:color="auto"/>
        <w:left w:val="none" w:sz="0" w:space="0" w:color="auto"/>
        <w:bottom w:val="none" w:sz="0" w:space="0" w:color="auto"/>
        <w:right w:val="none" w:sz="0" w:space="0" w:color="auto"/>
      </w:divBdr>
    </w:div>
    <w:div w:id="527447711">
      <w:bodyDiv w:val="1"/>
      <w:marLeft w:val="0"/>
      <w:marRight w:val="0"/>
      <w:marTop w:val="0"/>
      <w:marBottom w:val="0"/>
      <w:divBdr>
        <w:top w:val="none" w:sz="0" w:space="0" w:color="auto"/>
        <w:left w:val="none" w:sz="0" w:space="0" w:color="auto"/>
        <w:bottom w:val="none" w:sz="0" w:space="0" w:color="auto"/>
        <w:right w:val="none" w:sz="0" w:space="0" w:color="auto"/>
      </w:divBdr>
    </w:div>
    <w:div w:id="527647130">
      <w:bodyDiv w:val="1"/>
      <w:marLeft w:val="0"/>
      <w:marRight w:val="0"/>
      <w:marTop w:val="0"/>
      <w:marBottom w:val="0"/>
      <w:divBdr>
        <w:top w:val="none" w:sz="0" w:space="0" w:color="auto"/>
        <w:left w:val="none" w:sz="0" w:space="0" w:color="auto"/>
        <w:bottom w:val="none" w:sz="0" w:space="0" w:color="auto"/>
        <w:right w:val="none" w:sz="0" w:space="0" w:color="auto"/>
      </w:divBdr>
    </w:div>
    <w:div w:id="529221427">
      <w:bodyDiv w:val="1"/>
      <w:marLeft w:val="0"/>
      <w:marRight w:val="0"/>
      <w:marTop w:val="0"/>
      <w:marBottom w:val="0"/>
      <w:divBdr>
        <w:top w:val="none" w:sz="0" w:space="0" w:color="auto"/>
        <w:left w:val="none" w:sz="0" w:space="0" w:color="auto"/>
        <w:bottom w:val="none" w:sz="0" w:space="0" w:color="auto"/>
        <w:right w:val="none" w:sz="0" w:space="0" w:color="auto"/>
      </w:divBdr>
    </w:div>
    <w:div w:id="530454146">
      <w:bodyDiv w:val="1"/>
      <w:marLeft w:val="0"/>
      <w:marRight w:val="0"/>
      <w:marTop w:val="0"/>
      <w:marBottom w:val="0"/>
      <w:divBdr>
        <w:top w:val="none" w:sz="0" w:space="0" w:color="auto"/>
        <w:left w:val="none" w:sz="0" w:space="0" w:color="auto"/>
        <w:bottom w:val="none" w:sz="0" w:space="0" w:color="auto"/>
        <w:right w:val="none" w:sz="0" w:space="0" w:color="auto"/>
      </w:divBdr>
    </w:div>
    <w:div w:id="531309152">
      <w:bodyDiv w:val="1"/>
      <w:marLeft w:val="0"/>
      <w:marRight w:val="0"/>
      <w:marTop w:val="0"/>
      <w:marBottom w:val="0"/>
      <w:divBdr>
        <w:top w:val="none" w:sz="0" w:space="0" w:color="auto"/>
        <w:left w:val="none" w:sz="0" w:space="0" w:color="auto"/>
        <w:bottom w:val="none" w:sz="0" w:space="0" w:color="auto"/>
        <w:right w:val="none" w:sz="0" w:space="0" w:color="auto"/>
      </w:divBdr>
    </w:div>
    <w:div w:id="531695784">
      <w:bodyDiv w:val="1"/>
      <w:marLeft w:val="0"/>
      <w:marRight w:val="0"/>
      <w:marTop w:val="0"/>
      <w:marBottom w:val="0"/>
      <w:divBdr>
        <w:top w:val="none" w:sz="0" w:space="0" w:color="auto"/>
        <w:left w:val="none" w:sz="0" w:space="0" w:color="auto"/>
        <w:bottom w:val="none" w:sz="0" w:space="0" w:color="auto"/>
        <w:right w:val="none" w:sz="0" w:space="0" w:color="auto"/>
      </w:divBdr>
    </w:div>
    <w:div w:id="531963150">
      <w:bodyDiv w:val="1"/>
      <w:marLeft w:val="0"/>
      <w:marRight w:val="0"/>
      <w:marTop w:val="0"/>
      <w:marBottom w:val="0"/>
      <w:divBdr>
        <w:top w:val="none" w:sz="0" w:space="0" w:color="auto"/>
        <w:left w:val="none" w:sz="0" w:space="0" w:color="auto"/>
        <w:bottom w:val="none" w:sz="0" w:space="0" w:color="auto"/>
        <w:right w:val="none" w:sz="0" w:space="0" w:color="auto"/>
      </w:divBdr>
    </w:div>
    <w:div w:id="532116673">
      <w:bodyDiv w:val="1"/>
      <w:marLeft w:val="0"/>
      <w:marRight w:val="0"/>
      <w:marTop w:val="0"/>
      <w:marBottom w:val="0"/>
      <w:divBdr>
        <w:top w:val="none" w:sz="0" w:space="0" w:color="auto"/>
        <w:left w:val="none" w:sz="0" w:space="0" w:color="auto"/>
        <w:bottom w:val="none" w:sz="0" w:space="0" w:color="auto"/>
        <w:right w:val="none" w:sz="0" w:space="0" w:color="auto"/>
      </w:divBdr>
    </w:div>
    <w:div w:id="532613057">
      <w:bodyDiv w:val="1"/>
      <w:marLeft w:val="0"/>
      <w:marRight w:val="0"/>
      <w:marTop w:val="0"/>
      <w:marBottom w:val="0"/>
      <w:divBdr>
        <w:top w:val="none" w:sz="0" w:space="0" w:color="auto"/>
        <w:left w:val="none" w:sz="0" w:space="0" w:color="auto"/>
        <w:bottom w:val="none" w:sz="0" w:space="0" w:color="auto"/>
        <w:right w:val="none" w:sz="0" w:space="0" w:color="auto"/>
      </w:divBdr>
    </w:div>
    <w:div w:id="532961523">
      <w:bodyDiv w:val="1"/>
      <w:marLeft w:val="0"/>
      <w:marRight w:val="0"/>
      <w:marTop w:val="0"/>
      <w:marBottom w:val="0"/>
      <w:divBdr>
        <w:top w:val="none" w:sz="0" w:space="0" w:color="auto"/>
        <w:left w:val="none" w:sz="0" w:space="0" w:color="auto"/>
        <w:bottom w:val="none" w:sz="0" w:space="0" w:color="auto"/>
        <w:right w:val="none" w:sz="0" w:space="0" w:color="auto"/>
      </w:divBdr>
    </w:div>
    <w:div w:id="533159435">
      <w:bodyDiv w:val="1"/>
      <w:marLeft w:val="0"/>
      <w:marRight w:val="0"/>
      <w:marTop w:val="0"/>
      <w:marBottom w:val="0"/>
      <w:divBdr>
        <w:top w:val="none" w:sz="0" w:space="0" w:color="auto"/>
        <w:left w:val="none" w:sz="0" w:space="0" w:color="auto"/>
        <w:bottom w:val="none" w:sz="0" w:space="0" w:color="auto"/>
        <w:right w:val="none" w:sz="0" w:space="0" w:color="auto"/>
      </w:divBdr>
    </w:div>
    <w:div w:id="533269868">
      <w:bodyDiv w:val="1"/>
      <w:marLeft w:val="0"/>
      <w:marRight w:val="0"/>
      <w:marTop w:val="0"/>
      <w:marBottom w:val="0"/>
      <w:divBdr>
        <w:top w:val="none" w:sz="0" w:space="0" w:color="auto"/>
        <w:left w:val="none" w:sz="0" w:space="0" w:color="auto"/>
        <w:bottom w:val="none" w:sz="0" w:space="0" w:color="auto"/>
        <w:right w:val="none" w:sz="0" w:space="0" w:color="auto"/>
      </w:divBdr>
    </w:div>
    <w:div w:id="534271526">
      <w:bodyDiv w:val="1"/>
      <w:marLeft w:val="0"/>
      <w:marRight w:val="0"/>
      <w:marTop w:val="0"/>
      <w:marBottom w:val="0"/>
      <w:divBdr>
        <w:top w:val="none" w:sz="0" w:space="0" w:color="auto"/>
        <w:left w:val="none" w:sz="0" w:space="0" w:color="auto"/>
        <w:bottom w:val="none" w:sz="0" w:space="0" w:color="auto"/>
        <w:right w:val="none" w:sz="0" w:space="0" w:color="auto"/>
      </w:divBdr>
    </w:div>
    <w:div w:id="534733196">
      <w:bodyDiv w:val="1"/>
      <w:marLeft w:val="0"/>
      <w:marRight w:val="0"/>
      <w:marTop w:val="0"/>
      <w:marBottom w:val="0"/>
      <w:divBdr>
        <w:top w:val="none" w:sz="0" w:space="0" w:color="auto"/>
        <w:left w:val="none" w:sz="0" w:space="0" w:color="auto"/>
        <w:bottom w:val="none" w:sz="0" w:space="0" w:color="auto"/>
        <w:right w:val="none" w:sz="0" w:space="0" w:color="auto"/>
      </w:divBdr>
    </w:div>
    <w:div w:id="535119040">
      <w:bodyDiv w:val="1"/>
      <w:marLeft w:val="0"/>
      <w:marRight w:val="0"/>
      <w:marTop w:val="0"/>
      <w:marBottom w:val="0"/>
      <w:divBdr>
        <w:top w:val="none" w:sz="0" w:space="0" w:color="auto"/>
        <w:left w:val="none" w:sz="0" w:space="0" w:color="auto"/>
        <w:bottom w:val="none" w:sz="0" w:space="0" w:color="auto"/>
        <w:right w:val="none" w:sz="0" w:space="0" w:color="auto"/>
      </w:divBdr>
    </w:div>
    <w:div w:id="535239092">
      <w:bodyDiv w:val="1"/>
      <w:marLeft w:val="0"/>
      <w:marRight w:val="0"/>
      <w:marTop w:val="0"/>
      <w:marBottom w:val="0"/>
      <w:divBdr>
        <w:top w:val="none" w:sz="0" w:space="0" w:color="auto"/>
        <w:left w:val="none" w:sz="0" w:space="0" w:color="auto"/>
        <w:bottom w:val="none" w:sz="0" w:space="0" w:color="auto"/>
        <w:right w:val="none" w:sz="0" w:space="0" w:color="auto"/>
      </w:divBdr>
    </w:div>
    <w:div w:id="536085051">
      <w:bodyDiv w:val="1"/>
      <w:marLeft w:val="0"/>
      <w:marRight w:val="0"/>
      <w:marTop w:val="0"/>
      <w:marBottom w:val="0"/>
      <w:divBdr>
        <w:top w:val="none" w:sz="0" w:space="0" w:color="auto"/>
        <w:left w:val="none" w:sz="0" w:space="0" w:color="auto"/>
        <w:bottom w:val="none" w:sz="0" w:space="0" w:color="auto"/>
        <w:right w:val="none" w:sz="0" w:space="0" w:color="auto"/>
      </w:divBdr>
    </w:div>
    <w:div w:id="537476820">
      <w:bodyDiv w:val="1"/>
      <w:marLeft w:val="0"/>
      <w:marRight w:val="0"/>
      <w:marTop w:val="0"/>
      <w:marBottom w:val="0"/>
      <w:divBdr>
        <w:top w:val="none" w:sz="0" w:space="0" w:color="auto"/>
        <w:left w:val="none" w:sz="0" w:space="0" w:color="auto"/>
        <w:bottom w:val="none" w:sz="0" w:space="0" w:color="auto"/>
        <w:right w:val="none" w:sz="0" w:space="0" w:color="auto"/>
      </w:divBdr>
    </w:div>
    <w:div w:id="537547906">
      <w:bodyDiv w:val="1"/>
      <w:marLeft w:val="0"/>
      <w:marRight w:val="0"/>
      <w:marTop w:val="0"/>
      <w:marBottom w:val="0"/>
      <w:divBdr>
        <w:top w:val="none" w:sz="0" w:space="0" w:color="auto"/>
        <w:left w:val="none" w:sz="0" w:space="0" w:color="auto"/>
        <w:bottom w:val="none" w:sz="0" w:space="0" w:color="auto"/>
        <w:right w:val="none" w:sz="0" w:space="0" w:color="auto"/>
      </w:divBdr>
    </w:div>
    <w:div w:id="537619896">
      <w:bodyDiv w:val="1"/>
      <w:marLeft w:val="0"/>
      <w:marRight w:val="0"/>
      <w:marTop w:val="0"/>
      <w:marBottom w:val="0"/>
      <w:divBdr>
        <w:top w:val="none" w:sz="0" w:space="0" w:color="auto"/>
        <w:left w:val="none" w:sz="0" w:space="0" w:color="auto"/>
        <w:bottom w:val="none" w:sz="0" w:space="0" w:color="auto"/>
        <w:right w:val="none" w:sz="0" w:space="0" w:color="auto"/>
      </w:divBdr>
    </w:div>
    <w:div w:id="538208010">
      <w:bodyDiv w:val="1"/>
      <w:marLeft w:val="0"/>
      <w:marRight w:val="0"/>
      <w:marTop w:val="0"/>
      <w:marBottom w:val="0"/>
      <w:divBdr>
        <w:top w:val="none" w:sz="0" w:space="0" w:color="auto"/>
        <w:left w:val="none" w:sz="0" w:space="0" w:color="auto"/>
        <w:bottom w:val="none" w:sz="0" w:space="0" w:color="auto"/>
        <w:right w:val="none" w:sz="0" w:space="0" w:color="auto"/>
      </w:divBdr>
    </w:div>
    <w:div w:id="538588576">
      <w:bodyDiv w:val="1"/>
      <w:marLeft w:val="0"/>
      <w:marRight w:val="0"/>
      <w:marTop w:val="0"/>
      <w:marBottom w:val="0"/>
      <w:divBdr>
        <w:top w:val="none" w:sz="0" w:space="0" w:color="auto"/>
        <w:left w:val="none" w:sz="0" w:space="0" w:color="auto"/>
        <w:bottom w:val="none" w:sz="0" w:space="0" w:color="auto"/>
        <w:right w:val="none" w:sz="0" w:space="0" w:color="auto"/>
      </w:divBdr>
    </w:div>
    <w:div w:id="539051392">
      <w:bodyDiv w:val="1"/>
      <w:marLeft w:val="0"/>
      <w:marRight w:val="0"/>
      <w:marTop w:val="0"/>
      <w:marBottom w:val="0"/>
      <w:divBdr>
        <w:top w:val="none" w:sz="0" w:space="0" w:color="auto"/>
        <w:left w:val="none" w:sz="0" w:space="0" w:color="auto"/>
        <w:bottom w:val="none" w:sz="0" w:space="0" w:color="auto"/>
        <w:right w:val="none" w:sz="0" w:space="0" w:color="auto"/>
      </w:divBdr>
    </w:div>
    <w:div w:id="539318978">
      <w:bodyDiv w:val="1"/>
      <w:marLeft w:val="0"/>
      <w:marRight w:val="0"/>
      <w:marTop w:val="0"/>
      <w:marBottom w:val="0"/>
      <w:divBdr>
        <w:top w:val="none" w:sz="0" w:space="0" w:color="auto"/>
        <w:left w:val="none" w:sz="0" w:space="0" w:color="auto"/>
        <w:bottom w:val="none" w:sz="0" w:space="0" w:color="auto"/>
        <w:right w:val="none" w:sz="0" w:space="0" w:color="auto"/>
      </w:divBdr>
    </w:div>
    <w:div w:id="539705016">
      <w:bodyDiv w:val="1"/>
      <w:marLeft w:val="0"/>
      <w:marRight w:val="0"/>
      <w:marTop w:val="0"/>
      <w:marBottom w:val="0"/>
      <w:divBdr>
        <w:top w:val="none" w:sz="0" w:space="0" w:color="auto"/>
        <w:left w:val="none" w:sz="0" w:space="0" w:color="auto"/>
        <w:bottom w:val="none" w:sz="0" w:space="0" w:color="auto"/>
        <w:right w:val="none" w:sz="0" w:space="0" w:color="auto"/>
      </w:divBdr>
    </w:div>
    <w:div w:id="540633198">
      <w:bodyDiv w:val="1"/>
      <w:marLeft w:val="0"/>
      <w:marRight w:val="0"/>
      <w:marTop w:val="0"/>
      <w:marBottom w:val="0"/>
      <w:divBdr>
        <w:top w:val="none" w:sz="0" w:space="0" w:color="auto"/>
        <w:left w:val="none" w:sz="0" w:space="0" w:color="auto"/>
        <w:bottom w:val="none" w:sz="0" w:space="0" w:color="auto"/>
        <w:right w:val="none" w:sz="0" w:space="0" w:color="auto"/>
      </w:divBdr>
    </w:div>
    <w:div w:id="543634818">
      <w:bodyDiv w:val="1"/>
      <w:marLeft w:val="0"/>
      <w:marRight w:val="0"/>
      <w:marTop w:val="0"/>
      <w:marBottom w:val="0"/>
      <w:divBdr>
        <w:top w:val="none" w:sz="0" w:space="0" w:color="auto"/>
        <w:left w:val="none" w:sz="0" w:space="0" w:color="auto"/>
        <w:bottom w:val="none" w:sz="0" w:space="0" w:color="auto"/>
        <w:right w:val="none" w:sz="0" w:space="0" w:color="auto"/>
      </w:divBdr>
    </w:div>
    <w:div w:id="543640958">
      <w:bodyDiv w:val="1"/>
      <w:marLeft w:val="0"/>
      <w:marRight w:val="0"/>
      <w:marTop w:val="0"/>
      <w:marBottom w:val="0"/>
      <w:divBdr>
        <w:top w:val="none" w:sz="0" w:space="0" w:color="auto"/>
        <w:left w:val="none" w:sz="0" w:space="0" w:color="auto"/>
        <w:bottom w:val="none" w:sz="0" w:space="0" w:color="auto"/>
        <w:right w:val="none" w:sz="0" w:space="0" w:color="auto"/>
      </w:divBdr>
    </w:div>
    <w:div w:id="543980862">
      <w:bodyDiv w:val="1"/>
      <w:marLeft w:val="0"/>
      <w:marRight w:val="0"/>
      <w:marTop w:val="0"/>
      <w:marBottom w:val="0"/>
      <w:divBdr>
        <w:top w:val="none" w:sz="0" w:space="0" w:color="auto"/>
        <w:left w:val="none" w:sz="0" w:space="0" w:color="auto"/>
        <w:bottom w:val="none" w:sz="0" w:space="0" w:color="auto"/>
        <w:right w:val="none" w:sz="0" w:space="0" w:color="auto"/>
      </w:divBdr>
    </w:div>
    <w:div w:id="544483167">
      <w:bodyDiv w:val="1"/>
      <w:marLeft w:val="0"/>
      <w:marRight w:val="0"/>
      <w:marTop w:val="0"/>
      <w:marBottom w:val="0"/>
      <w:divBdr>
        <w:top w:val="none" w:sz="0" w:space="0" w:color="auto"/>
        <w:left w:val="none" w:sz="0" w:space="0" w:color="auto"/>
        <w:bottom w:val="none" w:sz="0" w:space="0" w:color="auto"/>
        <w:right w:val="none" w:sz="0" w:space="0" w:color="auto"/>
      </w:divBdr>
    </w:div>
    <w:div w:id="544952437">
      <w:bodyDiv w:val="1"/>
      <w:marLeft w:val="0"/>
      <w:marRight w:val="0"/>
      <w:marTop w:val="0"/>
      <w:marBottom w:val="0"/>
      <w:divBdr>
        <w:top w:val="none" w:sz="0" w:space="0" w:color="auto"/>
        <w:left w:val="none" w:sz="0" w:space="0" w:color="auto"/>
        <w:bottom w:val="none" w:sz="0" w:space="0" w:color="auto"/>
        <w:right w:val="none" w:sz="0" w:space="0" w:color="auto"/>
      </w:divBdr>
    </w:div>
    <w:div w:id="545147872">
      <w:bodyDiv w:val="1"/>
      <w:marLeft w:val="0"/>
      <w:marRight w:val="0"/>
      <w:marTop w:val="0"/>
      <w:marBottom w:val="0"/>
      <w:divBdr>
        <w:top w:val="none" w:sz="0" w:space="0" w:color="auto"/>
        <w:left w:val="none" w:sz="0" w:space="0" w:color="auto"/>
        <w:bottom w:val="none" w:sz="0" w:space="0" w:color="auto"/>
        <w:right w:val="none" w:sz="0" w:space="0" w:color="auto"/>
      </w:divBdr>
    </w:div>
    <w:div w:id="545415166">
      <w:bodyDiv w:val="1"/>
      <w:marLeft w:val="0"/>
      <w:marRight w:val="0"/>
      <w:marTop w:val="0"/>
      <w:marBottom w:val="0"/>
      <w:divBdr>
        <w:top w:val="none" w:sz="0" w:space="0" w:color="auto"/>
        <w:left w:val="none" w:sz="0" w:space="0" w:color="auto"/>
        <w:bottom w:val="none" w:sz="0" w:space="0" w:color="auto"/>
        <w:right w:val="none" w:sz="0" w:space="0" w:color="auto"/>
      </w:divBdr>
    </w:div>
    <w:div w:id="546645270">
      <w:bodyDiv w:val="1"/>
      <w:marLeft w:val="0"/>
      <w:marRight w:val="0"/>
      <w:marTop w:val="0"/>
      <w:marBottom w:val="0"/>
      <w:divBdr>
        <w:top w:val="none" w:sz="0" w:space="0" w:color="auto"/>
        <w:left w:val="none" w:sz="0" w:space="0" w:color="auto"/>
        <w:bottom w:val="none" w:sz="0" w:space="0" w:color="auto"/>
        <w:right w:val="none" w:sz="0" w:space="0" w:color="auto"/>
      </w:divBdr>
    </w:div>
    <w:div w:id="547033886">
      <w:bodyDiv w:val="1"/>
      <w:marLeft w:val="0"/>
      <w:marRight w:val="0"/>
      <w:marTop w:val="0"/>
      <w:marBottom w:val="0"/>
      <w:divBdr>
        <w:top w:val="none" w:sz="0" w:space="0" w:color="auto"/>
        <w:left w:val="none" w:sz="0" w:space="0" w:color="auto"/>
        <w:bottom w:val="none" w:sz="0" w:space="0" w:color="auto"/>
        <w:right w:val="none" w:sz="0" w:space="0" w:color="auto"/>
      </w:divBdr>
    </w:div>
    <w:div w:id="549223343">
      <w:bodyDiv w:val="1"/>
      <w:marLeft w:val="0"/>
      <w:marRight w:val="0"/>
      <w:marTop w:val="0"/>
      <w:marBottom w:val="0"/>
      <w:divBdr>
        <w:top w:val="none" w:sz="0" w:space="0" w:color="auto"/>
        <w:left w:val="none" w:sz="0" w:space="0" w:color="auto"/>
        <w:bottom w:val="none" w:sz="0" w:space="0" w:color="auto"/>
        <w:right w:val="none" w:sz="0" w:space="0" w:color="auto"/>
      </w:divBdr>
    </w:div>
    <w:div w:id="550046187">
      <w:bodyDiv w:val="1"/>
      <w:marLeft w:val="0"/>
      <w:marRight w:val="0"/>
      <w:marTop w:val="0"/>
      <w:marBottom w:val="0"/>
      <w:divBdr>
        <w:top w:val="none" w:sz="0" w:space="0" w:color="auto"/>
        <w:left w:val="none" w:sz="0" w:space="0" w:color="auto"/>
        <w:bottom w:val="none" w:sz="0" w:space="0" w:color="auto"/>
        <w:right w:val="none" w:sz="0" w:space="0" w:color="auto"/>
      </w:divBdr>
    </w:div>
    <w:div w:id="550456540">
      <w:bodyDiv w:val="1"/>
      <w:marLeft w:val="0"/>
      <w:marRight w:val="0"/>
      <w:marTop w:val="0"/>
      <w:marBottom w:val="0"/>
      <w:divBdr>
        <w:top w:val="none" w:sz="0" w:space="0" w:color="auto"/>
        <w:left w:val="none" w:sz="0" w:space="0" w:color="auto"/>
        <w:bottom w:val="none" w:sz="0" w:space="0" w:color="auto"/>
        <w:right w:val="none" w:sz="0" w:space="0" w:color="auto"/>
      </w:divBdr>
    </w:div>
    <w:div w:id="551040400">
      <w:bodyDiv w:val="1"/>
      <w:marLeft w:val="0"/>
      <w:marRight w:val="0"/>
      <w:marTop w:val="0"/>
      <w:marBottom w:val="0"/>
      <w:divBdr>
        <w:top w:val="none" w:sz="0" w:space="0" w:color="auto"/>
        <w:left w:val="none" w:sz="0" w:space="0" w:color="auto"/>
        <w:bottom w:val="none" w:sz="0" w:space="0" w:color="auto"/>
        <w:right w:val="none" w:sz="0" w:space="0" w:color="auto"/>
      </w:divBdr>
    </w:div>
    <w:div w:id="551577925">
      <w:bodyDiv w:val="1"/>
      <w:marLeft w:val="0"/>
      <w:marRight w:val="0"/>
      <w:marTop w:val="0"/>
      <w:marBottom w:val="0"/>
      <w:divBdr>
        <w:top w:val="none" w:sz="0" w:space="0" w:color="auto"/>
        <w:left w:val="none" w:sz="0" w:space="0" w:color="auto"/>
        <w:bottom w:val="none" w:sz="0" w:space="0" w:color="auto"/>
        <w:right w:val="none" w:sz="0" w:space="0" w:color="auto"/>
      </w:divBdr>
    </w:div>
    <w:div w:id="552618977">
      <w:bodyDiv w:val="1"/>
      <w:marLeft w:val="0"/>
      <w:marRight w:val="0"/>
      <w:marTop w:val="0"/>
      <w:marBottom w:val="0"/>
      <w:divBdr>
        <w:top w:val="none" w:sz="0" w:space="0" w:color="auto"/>
        <w:left w:val="none" w:sz="0" w:space="0" w:color="auto"/>
        <w:bottom w:val="none" w:sz="0" w:space="0" w:color="auto"/>
        <w:right w:val="none" w:sz="0" w:space="0" w:color="auto"/>
      </w:divBdr>
    </w:div>
    <w:div w:id="552892042">
      <w:bodyDiv w:val="1"/>
      <w:marLeft w:val="0"/>
      <w:marRight w:val="0"/>
      <w:marTop w:val="0"/>
      <w:marBottom w:val="0"/>
      <w:divBdr>
        <w:top w:val="none" w:sz="0" w:space="0" w:color="auto"/>
        <w:left w:val="none" w:sz="0" w:space="0" w:color="auto"/>
        <w:bottom w:val="none" w:sz="0" w:space="0" w:color="auto"/>
        <w:right w:val="none" w:sz="0" w:space="0" w:color="auto"/>
      </w:divBdr>
    </w:div>
    <w:div w:id="553590903">
      <w:bodyDiv w:val="1"/>
      <w:marLeft w:val="0"/>
      <w:marRight w:val="0"/>
      <w:marTop w:val="0"/>
      <w:marBottom w:val="0"/>
      <w:divBdr>
        <w:top w:val="none" w:sz="0" w:space="0" w:color="auto"/>
        <w:left w:val="none" w:sz="0" w:space="0" w:color="auto"/>
        <w:bottom w:val="none" w:sz="0" w:space="0" w:color="auto"/>
        <w:right w:val="none" w:sz="0" w:space="0" w:color="auto"/>
      </w:divBdr>
    </w:div>
    <w:div w:id="554046949">
      <w:bodyDiv w:val="1"/>
      <w:marLeft w:val="0"/>
      <w:marRight w:val="0"/>
      <w:marTop w:val="0"/>
      <w:marBottom w:val="0"/>
      <w:divBdr>
        <w:top w:val="none" w:sz="0" w:space="0" w:color="auto"/>
        <w:left w:val="none" w:sz="0" w:space="0" w:color="auto"/>
        <w:bottom w:val="none" w:sz="0" w:space="0" w:color="auto"/>
        <w:right w:val="none" w:sz="0" w:space="0" w:color="auto"/>
      </w:divBdr>
    </w:div>
    <w:div w:id="554051980">
      <w:bodyDiv w:val="1"/>
      <w:marLeft w:val="0"/>
      <w:marRight w:val="0"/>
      <w:marTop w:val="0"/>
      <w:marBottom w:val="0"/>
      <w:divBdr>
        <w:top w:val="none" w:sz="0" w:space="0" w:color="auto"/>
        <w:left w:val="none" w:sz="0" w:space="0" w:color="auto"/>
        <w:bottom w:val="none" w:sz="0" w:space="0" w:color="auto"/>
        <w:right w:val="none" w:sz="0" w:space="0" w:color="auto"/>
      </w:divBdr>
    </w:div>
    <w:div w:id="554313910">
      <w:bodyDiv w:val="1"/>
      <w:marLeft w:val="0"/>
      <w:marRight w:val="0"/>
      <w:marTop w:val="0"/>
      <w:marBottom w:val="0"/>
      <w:divBdr>
        <w:top w:val="none" w:sz="0" w:space="0" w:color="auto"/>
        <w:left w:val="none" w:sz="0" w:space="0" w:color="auto"/>
        <w:bottom w:val="none" w:sz="0" w:space="0" w:color="auto"/>
        <w:right w:val="none" w:sz="0" w:space="0" w:color="auto"/>
      </w:divBdr>
    </w:div>
    <w:div w:id="554632900">
      <w:bodyDiv w:val="1"/>
      <w:marLeft w:val="0"/>
      <w:marRight w:val="0"/>
      <w:marTop w:val="0"/>
      <w:marBottom w:val="0"/>
      <w:divBdr>
        <w:top w:val="none" w:sz="0" w:space="0" w:color="auto"/>
        <w:left w:val="none" w:sz="0" w:space="0" w:color="auto"/>
        <w:bottom w:val="none" w:sz="0" w:space="0" w:color="auto"/>
        <w:right w:val="none" w:sz="0" w:space="0" w:color="auto"/>
      </w:divBdr>
    </w:div>
    <w:div w:id="555507405">
      <w:bodyDiv w:val="1"/>
      <w:marLeft w:val="0"/>
      <w:marRight w:val="0"/>
      <w:marTop w:val="0"/>
      <w:marBottom w:val="0"/>
      <w:divBdr>
        <w:top w:val="none" w:sz="0" w:space="0" w:color="auto"/>
        <w:left w:val="none" w:sz="0" w:space="0" w:color="auto"/>
        <w:bottom w:val="none" w:sz="0" w:space="0" w:color="auto"/>
        <w:right w:val="none" w:sz="0" w:space="0" w:color="auto"/>
      </w:divBdr>
    </w:div>
    <w:div w:id="555899448">
      <w:bodyDiv w:val="1"/>
      <w:marLeft w:val="0"/>
      <w:marRight w:val="0"/>
      <w:marTop w:val="0"/>
      <w:marBottom w:val="0"/>
      <w:divBdr>
        <w:top w:val="none" w:sz="0" w:space="0" w:color="auto"/>
        <w:left w:val="none" w:sz="0" w:space="0" w:color="auto"/>
        <w:bottom w:val="none" w:sz="0" w:space="0" w:color="auto"/>
        <w:right w:val="none" w:sz="0" w:space="0" w:color="auto"/>
      </w:divBdr>
    </w:div>
    <w:div w:id="556667275">
      <w:bodyDiv w:val="1"/>
      <w:marLeft w:val="0"/>
      <w:marRight w:val="0"/>
      <w:marTop w:val="0"/>
      <w:marBottom w:val="0"/>
      <w:divBdr>
        <w:top w:val="none" w:sz="0" w:space="0" w:color="auto"/>
        <w:left w:val="none" w:sz="0" w:space="0" w:color="auto"/>
        <w:bottom w:val="none" w:sz="0" w:space="0" w:color="auto"/>
        <w:right w:val="none" w:sz="0" w:space="0" w:color="auto"/>
      </w:divBdr>
    </w:div>
    <w:div w:id="557057047">
      <w:bodyDiv w:val="1"/>
      <w:marLeft w:val="0"/>
      <w:marRight w:val="0"/>
      <w:marTop w:val="0"/>
      <w:marBottom w:val="0"/>
      <w:divBdr>
        <w:top w:val="none" w:sz="0" w:space="0" w:color="auto"/>
        <w:left w:val="none" w:sz="0" w:space="0" w:color="auto"/>
        <w:bottom w:val="none" w:sz="0" w:space="0" w:color="auto"/>
        <w:right w:val="none" w:sz="0" w:space="0" w:color="auto"/>
      </w:divBdr>
    </w:div>
    <w:div w:id="557472669">
      <w:bodyDiv w:val="1"/>
      <w:marLeft w:val="0"/>
      <w:marRight w:val="0"/>
      <w:marTop w:val="0"/>
      <w:marBottom w:val="0"/>
      <w:divBdr>
        <w:top w:val="none" w:sz="0" w:space="0" w:color="auto"/>
        <w:left w:val="none" w:sz="0" w:space="0" w:color="auto"/>
        <w:bottom w:val="none" w:sz="0" w:space="0" w:color="auto"/>
        <w:right w:val="none" w:sz="0" w:space="0" w:color="auto"/>
      </w:divBdr>
    </w:div>
    <w:div w:id="558243903">
      <w:bodyDiv w:val="1"/>
      <w:marLeft w:val="0"/>
      <w:marRight w:val="0"/>
      <w:marTop w:val="0"/>
      <w:marBottom w:val="0"/>
      <w:divBdr>
        <w:top w:val="none" w:sz="0" w:space="0" w:color="auto"/>
        <w:left w:val="none" w:sz="0" w:space="0" w:color="auto"/>
        <w:bottom w:val="none" w:sz="0" w:space="0" w:color="auto"/>
        <w:right w:val="none" w:sz="0" w:space="0" w:color="auto"/>
      </w:divBdr>
    </w:div>
    <w:div w:id="558712098">
      <w:bodyDiv w:val="1"/>
      <w:marLeft w:val="0"/>
      <w:marRight w:val="0"/>
      <w:marTop w:val="0"/>
      <w:marBottom w:val="0"/>
      <w:divBdr>
        <w:top w:val="none" w:sz="0" w:space="0" w:color="auto"/>
        <w:left w:val="none" w:sz="0" w:space="0" w:color="auto"/>
        <w:bottom w:val="none" w:sz="0" w:space="0" w:color="auto"/>
        <w:right w:val="none" w:sz="0" w:space="0" w:color="auto"/>
      </w:divBdr>
    </w:div>
    <w:div w:id="558831824">
      <w:bodyDiv w:val="1"/>
      <w:marLeft w:val="0"/>
      <w:marRight w:val="0"/>
      <w:marTop w:val="0"/>
      <w:marBottom w:val="0"/>
      <w:divBdr>
        <w:top w:val="none" w:sz="0" w:space="0" w:color="auto"/>
        <w:left w:val="none" w:sz="0" w:space="0" w:color="auto"/>
        <w:bottom w:val="none" w:sz="0" w:space="0" w:color="auto"/>
        <w:right w:val="none" w:sz="0" w:space="0" w:color="auto"/>
      </w:divBdr>
    </w:div>
    <w:div w:id="559826842">
      <w:bodyDiv w:val="1"/>
      <w:marLeft w:val="0"/>
      <w:marRight w:val="0"/>
      <w:marTop w:val="0"/>
      <w:marBottom w:val="0"/>
      <w:divBdr>
        <w:top w:val="none" w:sz="0" w:space="0" w:color="auto"/>
        <w:left w:val="none" w:sz="0" w:space="0" w:color="auto"/>
        <w:bottom w:val="none" w:sz="0" w:space="0" w:color="auto"/>
        <w:right w:val="none" w:sz="0" w:space="0" w:color="auto"/>
      </w:divBdr>
    </w:div>
    <w:div w:id="560290129">
      <w:bodyDiv w:val="1"/>
      <w:marLeft w:val="0"/>
      <w:marRight w:val="0"/>
      <w:marTop w:val="0"/>
      <w:marBottom w:val="0"/>
      <w:divBdr>
        <w:top w:val="none" w:sz="0" w:space="0" w:color="auto"/>
        <w:left w:val="none" w:sz="0" w:space="0" w:color="auto"/>
        <w:bottom w:val="none" w:sz="0" w:space="0" w:color="auto"/>
        <w:right w:val="none" w:sz="0" w:space="0" w:color="auto"/>
      </w:divBdr>
    </w:div>
    <w:div w:id="561184937">
      <w:bodyDiv w:val="1"/>
      <w:marLeft w:val="0"/>
      <w:marRight w:val="0"/>
      <w:marTop w:val="0"/>
      <w:marBottom w:val="0"/>
      <w:divBdr>
        <w:top w:val="none" w:sz="0" w:space="0" w:color="auto"/>
        <w:left w:val="none" w:sz="0" w:space="0" w:color="auto"/>
        <w:bottom w:val="none" w:sz="0" w:space="0" w:color="auto"/>
        <w:right w:val="none" w:sz="0" w:space="0" w:color="auto"/>
      </w:divBdr>
    </w:div>
    <w:div w:id="562184752">
      <w:bodyDiv w:val="1"/>
      <w:marLeft w:val="0"/>
      <w:marRight w:val="0"/>
      <w:marTop w:val="0"/>
      <w:marBottom w:val="0"/>
      <w:divBdr>
        <w:top w:val="none" w:sz="0" w:space="0" w:color="auto"/>
        <w:left w:val="none" w:sz="0" w:space="0" w:color="auto"/>
        <w:bottom w:val="none" w:sz="0" w:space="0" w:color="auto"/>
        <w:right w:val="none" w:sz="0" w:space="0" w:color="auto"/>
      </w:divBdr>
    </w:div>
    <w:div w:id="562302920">
      <w:bodyDiv w:val="1"/>
      <w:marLeft w:val="0"/>
      <w:marRight w:val="0"/>
      <w:marTop w:val="0"/>
      <w:marBottom w:val="0"/>
      <w:divBdr>
        <w:top w:val="none" w:sz="0" w:space="0" w:color="auto"/>
        <w:left w:val="none" w:sz="0" w:space="0" w:color="auto"/>
        <w:bottom w:val="none" w:sz="0" w:space="0" w:color="auto"/>
        <w:right w:val="none" w:sz="0" w:space="0" w:color="auto"/>
      </w:divBdr>
    </w:div>
    <w:div w:id="562719052">
      <w:bodyDiv w:val="1"/>
      <w:marLeft w:val="0"/>
      <w:marRight w:val="0"/>
      <w:marTop w:val="0"/>
      <w:marBottom w:val="0"/>
      <w:divBdr>
        <w:top w:val="none" w:sz="0" w:space="0" w:color="auto"/>
        <w:left w:val="none" w:sz="0" w:space="0" w:color="auto"/>
        <w:bottom w:val="none" w:sz="0" w:space="0" w:color="auto"/>
        <w:right w:val="none" w:sz="0" w:space="0" w:color="auto"/>
      </w:divBdr>
    </w:div>
    <w:div w:id="562764053">
      <w:bodyDiv w:val="1"/>
      <w:marLeft w:val="0"/>
      <w:marRight w:val="0"/>
      <w:marTop w:val="0"/>
      <w:marBottom w:val="0"/>
      <w:divBdr>
        <w:top w:val="none" w:sz="0" w:space="0" w:color="auto"/>
        <w:left w:val="none" w:sz="0" w:space="0" w:color="auto"/>
        <w:bottom w:val="none" w:sz="0" w:space="0" w:color="auto"/>
        <w:right w:val="none" w:sz="0" w:space="0" w:color="auto"/>
      </w:divBdr>
    </w:div>
    <w:div w:id="563377690">
      <w:bodyDiv w:val="1"/>
      <w:marLeft w:val="0"/>
      <w:marRight w:val="0"/>
      <w:marTop w:val="0"/>
      <w:marBottom w:val="0"/>
      <w:divBdr>
        <w:top w:val="none" w:sz="0" w:space="0" w:color="auto"/>
        <w:left w:val="none" w:sz="0" w:space="0" w:color="auto"/>
        <w:bottom w:val="none" w:sz="0" w:space="0" w:color="auto"/>
        <w:right w:val="none" w:sz="0" w:space="0" w:color="auto"/>
      </w:divBdr>
    </w:div>
    <w:div w:id="564680243">
      <w:bodyDiv w:val="1"/>
      <w:marLeft w:val="0"/>
      <w:marRight w:val="0"/>
      <w:marTop w:val="0"/>
      <w:marBottom w:val="0"/>
      <w:divBdr>
        <w:top w:val="none" w:sz="0" w:space="0" w:color="auto"/>
        <w:left w:val="none" w:sz="0" w:space="0" w:color="auto"/>
        <w:bottom w:val="none" w:sz="0" w:space="0" w:color="auto"/>
        <w:right w:val="none" w:sz="0" w:space="0" w:color="auto"/>
      </w:divBdr>
    </w:div>
    <w:div w:id="567305171">
      <w:bodyDiv w:val="1"/>
      <w:marLeft w:val="0"/>
      <w:marRight w:val="0"/>
      <w:marTop w:val="0"/>
      <w:marBottom w:val="0"/>
      <w:divBdr>
        <w:top w:val="none" w:sz="0" w:space="0" w:color="auto"/>
        <w:left w:val="none" w:sz="0" w:space="0" w:color="auto"/>
        <w:bottom w:val="none" w:sz="0" w:space="0" w:color="auto"/>
        <w:right w:val="none" w:sz="0" w:space="0" w:color="auto"/>
      </w:divBdr>
    </w:div>
    <w:div w:id="567962231">
      <w:bodyDiv w:val="1"/>
      <w:marLeft w:val="0"/>
      <w:marRight w:val="0"/>
      <w:marTop w:val="0"/>
      <w:marBottom w:val="0"/>
      <w:divBdr>
        <w:top w:val="none" w:sz="0" w:space="0" w:color="auto"/>
        <w:left w:val="none" w:sz="0" w:space="0" w:color="auto"/>
        <w:bottom w:val="none" w:sz="0" w:space="0" w:color="auto"/>
        <w:right w:val="none" w:sz="0" w:space="0" w:color="auto"/>
      </w:divBdr>
    </w:div>
    <w:div w:id="568424282">
      <w:bodyDiv w:val="1"/>
      <w:marLeft w:val="0"/>
      <w:marRight w:val="0"/>
      <w:marTop w:val="0"/>
      <w:marBottom w:val="0"/>
      <w:divBdr>
        <w:top w:val="none" w:sz="0" w:space="0" w:color="auto"/>
        <w:left w:val="none" w:sz="0" w:space="0" w:color="auto"/>
        <w:bottom w:val="none" w:sz="0" w:space="0" w:color="auto"/>
        <w:right w:val="none" w:sz="0" w:space="0" w:color="auto"/>
      </w:divBdr>
    </w:div>
    <w:div w:id="568619382">
      <w:bodyDiv w:val="1"/>
      <w:marLeft w:val="0"/>
      <w:marRight w:val="0"/>
      <w:marTop w:val="0"/>
      <w:marBottom w:val="0"/>
      <w:divBdr>
        <w:top w:val="none" w:sz="0" w:space="0" w:color="auto"/>
        <w:left w:val="none" w:sz="0" w:space="0" w:color="auto"/>
        <w:bottom w:val="none" w:sz="0" w:space="0" w:color="auto"/>
        <w:right w:val="none" w:sz="0" w:space="0" w:color="auto"/>
      </w:divBdr>
    </w:div>
    <w:div w:id="568737163">
      <w:bodyDiv w:val="1"/>
      <w:marLeft w:val="0"/>
      <w:marRight w:val="0"/>
      <w:marTop w:val="0"/>
      <w:marBottom w:val="0"/>
      <w:divBdr>
        <w:top w:val="none" w:sz="0" w:space="0" w:color="auto"/>
        <w:left w:val="none" w:sz="0" w:space="0" w:color="auto"/>
        <w:bottom w:val="none" w:sz="0" w:space="0" w:color="auto"/>
        <w:right w:val="none" w:sz="0" w:space="0" w:color="auto"/>
      </w:divBdr>
    </w:div>
    <w:div w:id="569388530">
      <w:bodyDiv w:val="1"/>
      <w:marLeft w:val="0"/>
      <w:marRight w:val="0"/>
      <w:marTop w:val="0"/>
      <w:marBottom w:val="0"/>
      <w:divBdr>
        <w:top w:val="none" w:sz="0" w:space="0" w:color="auto"/>
        <w:left w:val="none" w:sz="0" w:space="0" w:color="auto"/>
        <w:bottom w:val="none" w:sz="0" w:space="0" w:color="auto"/>
        <w:right w:val="none" w:sz="0" w:space="0" w:color="auto"/>
      </w:divBdr>
    </w:div>
    <w:div w:id="570390139">
      <w:bodyDiv w:val="1"/>
      <w:marLeft w:val="0"/>
      <w:marRight w:val="0"/>
      <w:marTop w:val="0"/>
      <w:marBottom w:val="0"/>
      <w:divBdr>
        <w:top w:val="none" w:sz="0" w:space="0" w:color="auto"/>
        <w:left w:val="none" w:sz="0" w:space="0" w:color="auto"/>
        <w:bottom w:val="none" w:sz="0" w:space="0" w:color="auto"/>
        <w:right w:val="none" w:sz="0" w:space="0" w:color="auto"/>
      </w:divBdr>
    </w:div>
    <w:div w:id="570425446">
      <w:bodyDiv w:val="1"/>
      <w:marLeft w:val="0"/>
      <w:marRight w:val="0"/>
      <w:marTop w:val="0"/>
      <w:marBottom w:val="0"/>
      <w:divBdr>
        <w:top w:val="none" w:sz="0" w:space="0" w:color="auto"/>
        <w:left w:val="none" w:sz="0" w:space="0" w:color="auto"/>
        <w:bottom w:val="none" w:sz="0" w:space="0" w:color="auto"/>
        <w:right w:val="none" w:sz="0" w:space="0" w:color="auto"/>
      </w:divBdr>
    </w:div>
    <w:div w:id="571894639">
      <w:bodyDiv w:val="1"/>
      <w:marLeft w:val="0"/>
      <w:marRight w:val="0"/>
      <w:marTop w:val="0"/>
      <w:marBottom w:val="0"/>
      <w:divBdr>
        <w:top w:val="none" w:sz="0" w:space="0" w:color="auto"/>
        <w:left w:val="none" w:sz="0" w:space="0" w:color="auto"/>
        <w:bottom w:val="none" w:sz="0" w:space="0" w:color="auto"/>
        <w:right w:val="none" w:sz="0" w:space="0" w:color="auto"/>
      </w:divBdr>
    </w:div>
    <w:div w:id="572080962">
      <w:bodyDiv w:val="1"/>
      <w:marLeft w:val="0"/>
      <w:marRight w:val="0"/>
      <w:marTop w:val="0"/>
      <w:marBottom w:val="0"/>
      <w:divBdr>
        <w:top w:val="none" w:sz="0" w:space="0" w:color="auto"/>
        <w:left w:val="none" w:sz="0" w:space="0" w:color="auto"/>
        <w:bottom w:val="none" w:sz="0" w:space="0" w:color="auto"/>
        <w:right w:val="none" w:sz="0" w:space="0" w:color="auto"/>
      </w:divBdr>
    </w:div>
    <w:div w:id="572273071">
      <w:bodyDiv w:val="1"/>
      <w:marLeft w:val="0"/>
      <w:marRight w:val="0"/>
      <w:marTop w:val="0"/>
      <w:marBottom w:val="0"/>
      <w:divBdr>
        <w:top w:val="none" w:sz="0" w:space="0" w:color="auto"/>
        <w:left w:val="none" w:sz="0" w:space="0" w:color="auto"/>
        <w:bottom w:val="none" w:sz="0" w:space="0" w:color="auto"/>
        <w:right w:val="none" w:sz="0" w:space="0" w:color="auto"/>
      </w:divBdr>
    </w:div>
    <w:div w:id="572857933">
      <w:bodyDiv w:val="1"/>
      <w:marLeft w:val="0"/>
      <w:marRight w:val="0"/>
      <w:marTop w:val="0"/>
      <w:marBottom w:val="0"/>
      <w:divBdr>
        <w:top w:val="none" w:sz="0" w:space="0" w:color="auto"/>
        <w:left w:val="none" w:sz="0" w:space="0" w:color="auto"/>
        <w:bottom w:val="none" w:sz="0" w:space="0" w:color="auto"/>
        <w:right w:val="none" w:sz="0" w:space="0" w:color="auto"/>
      </w:divBdr>
    </w:div>
    <w:div w:id="573051551">
      <w:bodyDiv w:val="1"/>
      <w:marLeft w:val="0"/>
      <w:marRight w:val="0"/>
      <w:marTop w:val="0"/>
      <w:marBottom w:val="0"/>
      <w:divBdr>
        <w:top w:val="none" w:sz="0" w:space="0" w:color="auto"/>
        <w:left w:val="none" w:sz="0" w:space="0" w:color="auto"/>
        <w:bottom w:val="none" w:sz="0" w:space="0" w:color="auto"/>
        <w:right w:val="none" w:sz="0" w:space="0" w:color="auto"/>
      </w:divBdr>
    </w:div>
    <w:div w:id="573200143">
      <w:bodyDiv w:val="1"/>
      <w:marLeft w:val="0"/>
      <w:marRight w:val="0"/>
      <w:marTop w:val="0"/>
      <w:marBottom w:val="0"/>
      <w:divBdr>
        <w:top w:val="none" w:sz="0" w:space="0" w:color="auto"/>
        <w:left w:val="none" w:sz="0" w:space="0" w:color="auto"/>
        <w:bottom w:val="none" w:sz="0" w:space="0" w:color="auto"/>
        <w:right w:val="none" w:sz="0" w:space="0" w:color="auto"/>
      </w:divBdr>
    </w:div>
    <w:div w:id="574901733">
      <w:bodyDiv w:val="1"/>
      <w:marLeft w:val="0"/>
      <w:marRight w:val="0"/>
      <w:marTop w:val="0"/>
      <w:marBottom w:val="0"/>
      <w:divBdr>
        <w:top w:val="none" w:sz="0" w:space="0" w:color="auto"/>
        <w:left w:val="none" w:sz="0" w:space="0" w:color="auto"/>
        <w:bottom w:val="none" w:sz="0" w:space="0" w:color="auto"/>
        <w:right w:val="none" w:sz="0" w:space="0" w:color="auto"/>
      </w:divBdr>
    </w:div>
    <w:div w:id="574973944">
      <w:bodyDiv w:val="1"/>
      <w:marLeft w:val="0"/>
      <w:marRight w:val="0"/>
      <w:marTop w:val="0"/>
      <w:marBottom w:val="0"/>
      <w:divBdr>
        <w:top w:val="none" w:sz="0" w:space="0" w:color="auto"/>
        <w:left w:val="none" w:sz="0" w:space="0" w:color="auto"/>
        <w:bottom w:val="none" w:sz="0" w:space="0" w:color="auto"/>
        <w:right w:val="none" w:sz="0" w:space="0" w:color="auto"/>
      </w:divBdr>
    </w:div>
    <w:div w:id="575045269">
      <w:bodyDiv w:val="1"/>
      <w:marLeft w:val="0"/>
      <w:marRight w:val="0"/>
      <w:marTop w:val="0"/>
      <w:marBottom w:val="0"/>
      <w:divBdr>
        <w:top w:val="none" w:sz="0" w:space="0" w:color="auto"/>
        <w:left w:val="none" w:sz="0" w:space="0" w:color="auto"/>
        <w:bottom w:val="none" w:sz="0" w:space="0" w:color="auto"/>
        <w:right w:val="none" w:sz="0" w:space="0" w:color="auto"/>
      </w:divBdr>
    </w:div>
    <w:div w:id="575549813">
      <w:bodyDiv w:val="1"/>
      <w:marLeft w:val="0"/>
      <w:marRight w:val="0"/>
      <w:marTop w:val="0"/>
      <w:marBottom w:val="0"/>
      <w:divBdr>
        <w:top w:val="none" w:sz="0" w:space="0" w:color="auto"/>
        <w:left w:val="none" w:sz="0" w:space="0" w:color="auto"/>
        <w:bottom w:val="none" w:sz="0" w:space="0" w:color="auto"/>
        <w:right w:val="none" w:sz="0" w:space="0" w:color="auto"/>
      </w:divBdr>
    </w:div>
    <w:div w:id="577055465">
      <w:bodyDiv w:val="1"/>
      <w:marLeft w:val="0"/>
      <w:marRight w:val="0"/>
      <w:marTop w:val="0"/>
      <w:marBottom w:val="0"/>
      <w:divBdr>
        <w:top w:val="none" w:sz="0" w:space="0" w:color="auto"/>
        <w:left w:val="none" w:sz="0" w:space="0" w:color="auto"/>
        <w:bottom w:val="none" w:sz="0" w:space="0" w:color="auto"/>
        <w:right w:val="none" w:sz="0" w:space="0" w:color="auto"/>
      </w:divBdr>
    </w:div>
    <w:div w:id="577400428">
      <w:bodyDiv w:val="1"/>
      <w:marLeft w:val="0"/>
      <w:marRight w:val="0"/>
      <w:marTop w:val="0"/>
      <w:marBottom w:val="0"/>
      <w:divBdr>
        <w:top w:val="none" w:sz="0" w:space="0" w:color="auto"/>
        <w:left w:val="none" w:sz="0" w:space="0" w:color="auto"/>
        <w:bottom w:val="none" w:sz="0" w:space="0" w:color="auto"/>
        <w:right w:val="none" w:sz="0" w:space="0" w:color="auto"/>
      </w:divBdr>
    </w:div>
    <w:div w:id="577713224">
      <w:bodyDiv w:val="1"/>
      <w:marLeft w:val="0"/>
      <w:marRight w:val="0"/>
      <w:marTop w:val="0"/>
      <w:marBottom w:val="0"/>
      <w:divBdr>
        <w:top w:val="none" w:sz="0" w:space="0" w:color="auto"/>
        <w:left w:val="none" w:sz="0" w:space="0" w:color="auto"/>
        <w:bottom w:val="none" w:sz="0" w:space="0" w:color="auto"/>
        <w:right w:val="none" w:sz="0" w:space="0" w:color="auto"/>
      </w:divBdr>
    </w:div>
    <w:div w:id="577859591">
      <w:bodyDiv w:val="1"/>
      <w:marLeft w:val="0"/>
      <w:marRight w:val="0"/>
      <w:marTop w:val="0"/>
      <w:marBottom w:val="0"/>
      <w:divBdr>
        <w:top w:val="none" w:sz="0" w:space="0" w:color="auto"/>
        <w:left w:val="none" w:sz="0" w:space="0" w:color="auto"/>
        <w:bottom w:val="none" w:sz="0" w:space="0" w:color="auto"/>
        <w:right w:val="none" w:sz="0" w:space="0" w:color="auto"/>
      </w:divBdr>
    </w:div>
    <w:div w:id="578291235">
      <w:bodyDiv w:val="1"/>
      <w:marLeft w:val="0"/>
      <w:marRight w:val="0"/>
      <w:marTop w:val="0"/>
      <w:marBottom w:val="0"/>
      <w:divBdr>
        <w:top w:val="none" w:sz="0" w:space="0" w:color="auto"/>
        <w:left w:val="none" w:sz="0" w:space="0" w:color="auto"/>
        <w:bottom w:val="none" w:sz="0" w:space="0" w:color="auto"/>
        <w:right w:val="none" w:sz="0" w:space="0" w:color="auto"/>
      </w:divBdr>
    </w:div>
    <w:div w:id="580607009">
      <w:bodyDiv w:val="1"/>
      <w:marLeft w:val="0"/>
      <w:marRight w:val="0"/>
      <w:marTop w:val="0"/>
      <w:marBottom w:val="0"/>
      <w:divBdr>
        <w:top w:val="none" w:sz="0" w:space="0" w:color="auto"/>
        <w:left w:val="none" w:sz="0" w:space="0" w:color="auto"/>
        <w:bottom w:val="none" w:sz="0" w:space="0" w:color="auto"/>
        <w:right w:val="none" w:sz="0" w:space="0" w:color="auto"/>
      </w:divBdr>
    </w:div>
    <w:div w:id="580674483">
      <w:bodyDiv w:val="1"/>
      <w:marLeft w:val="0"/>
      <w:marRight w:val="0"/>
      <w:marTop w:val="0"/>
      <w:marBottom w:val="0"/>
      <w:divBdr>
        <w:top w:val="none" w:sz="0" w:space="0" w:color="auto"/>
        <w:left w:val="none" w:sz="0" w:space="0" w:color="auto"/>
        <w:bottom w:val="none" w:sz="0" w:space="0" w:color="auto"/>
        <w:right w:val="none" w:sz="0" w:space="0" w:color="auto"/>
      </w:divBdr>
    </w:div>
    <w:div w:id="582106349">
      <w:bodyDiv w:val="1"/>
      <w:marLeft w:val="0"/>
      <w:marRight w:val="0"/>
      <w:marTop w:val="0"/>
      <w:marBottom w:val="0"/>
      <w:divBdr>
        <w:top w:val="none" w:sz="0" w:space="0" w:color="auto"/>
        <w:left w:val="none" w:sz="0" w:space="0" w:color="auto"/>
        <w:bottom w:val="none" w:sz="0" w:space="0" w:color="auto"/>
        <w:right w:val="none" w:sz="0" w:space="0" w:color="auto"/>
      </w:divBdr>
    </w:div>
    <w:div w:id="582111716">
      <w:bodyDiv w:val="1"/>
      <w:marLeft w:val="0"/>
      <w:marRight w:val="0"/>
      <w:marTop w:val="0"/>
      <w:marBottom w:val="0"/>
      <w:divBdr>
        <w:top w:val="none" w:sz="0" w:space="0" w:color="auto"/>
        <w:left w:val="none" w:sz="0" w:space="0" w:color="auto"/>
        <w:bottom w:val="none" w:sz="0" w:space="0" w:color="auto"/>
        <w:right w:val="none" w:sz="0" w:space="0" w:color="auto"/>
      </w:divBdr>
    </w:div>
    <w:div w:id="582572478">
      <w:bodyDiv w:val="1"/>
      <w:marLeft w:val="0"/>
      <w:marRight w:val="0"/>
      <w:marTop w:val="0"/>
      <w:marBottom w:val="0"/>
      <w:divBdr>
        <w:top w:val="none" w:sz="0" w:space="0" w:color="auto"/>
        <w:left w:val="none" w:sz="0" w:space="0" w:color="auto"/>
        <w:bottom w:val="none" w:sz="0" w:space="0" w:color="auto"/>
        <w:right w:val="none" w:sz="0" w:space="0" w:color="auto"/>
      </w:divBdr>
    </w:div>
    <w:div w:id="583103683">
      <w:bodyDiv w:val="1"/>
      <w:marLeft w:val="0"/>
      <w:marRight w:val="0"/>
      <w:marTop w:val="0"/>
      <w:marBottom w:val="0"/>
      <w:divBdr>
        <w:top w:val="none" w:sz="0" w:space="0" w:color="auto"/>
        <w:left w:val="none" w:sz="0" w:space="0" w:color="auto"/>
        <w:bottom w:val="none" w:sz="0" w:space="0" w:color="auto"/>
        <w:right w:val="none" w:sz="0" w:space="0" w:color="auto"/>
      </w:divBdr>
    </w:div>
    <w:div w:id="583689213">
      <w:bodyDiv w:val="1"/>
      <w:marLeft w:val="0"/>
      <w:marRight w:val="0"/>
      <w:marTop w:val="0"/>
      <w:marBottom w:val="0"/>
      <w:divBdr>
        <w:top w:val="none" w:sz="0" w:space="0" w:color="auto"/>
        <w:left w:val="none" w:sz="0" w:space="0" w:color="auto"/>
        <w:bottom w:val="none" w:sz="0" w:space="0" w:color="auto"/>
        <w:right w:val="none" w:sz="0" w:space="0" w:color="auto"/>
      </w:divBdr>
    </w:div>
    <w:div w:id="584455429">
      <w:bodyDiv w:val="1"/>
      <w:marLeft w:val="0"/>
      <w:marRight w:val="0"/>
      <w:marTop w:val="0"/>
      <w:marBottom w:val="0"/>
      <w:divBdr>
        <w:top w:val="none" w:sz="0" w:space="0" w:color="auto"/>
        <w:left w:val="none" w:sz="0" w:space="0" w:color="auto"/>
        <w:bottom w:val="none" w:sz="0" w:space="0" w:color="auto"/>
        <w:right w:val="none" w:sz="0" w:space="0" w:color="auto"/>
      </w:divBdr>
    </w:div>
    <w:div w:id="584799616">
      <w:bodyDiv w:val="1"/>
      <w:marLeft w:val="0"/>
      <w:marRight w:val="0"/>
      <w:marTop w:val="0"/>
      <w:marBottom w:val="0"/>
      <w:divBdr>
        <w:top w:val="none" w:sz="0" w:space="0" w:color="auto"/>
        <w:left w:val="none" w:sz="0" w:space="0" w:color="auto"/>
        <w:bottom w:val="none" w:sz="0" w:space="0" w:color="auto"/>
        <w:right w:val="none" w:sz="0" w:space="0" w:color="auto"/>
      </w:divBdr>
    </w:div>
    <w:div w:id="585116577">
      <w:bodyDiv w:val="1"/>
      <w:marLeft w:val="0"/>
      <w:marRight w:val="0"/>
      <w:marTop w:val="0"/>
      <w:marBottom w:val="0"/>
      <w:divBdr>
        <w:top w:val="none" w:sz="0" w:space="0" w:color="auto"/>
        <w:left w:val="none" w:sz="0" w:space="0" w:color="auto"/>
        <w:bottom w:val="none" w:sz="0" w:space="0" w:color="auto"/>
        <w:right w:val="none" w:sz="0" w:space="0" w:color="auto"/>
      </w:divBdr>
    </w:div>
    <w:div w:id="585193567">
      <w:bodyDiv w:val="1"/>
      <w:marLeft w:val="0"/>
      <w:marRight w:val="0"/>
      <w:marTop w:val="0"/>
      <w:marBottom w:val="0"/>
      <w:divBdr>
        <w:top w:val="none" w:sz="0" w:space="0" w:color="auto"/>
        <w:left w:val="none" w:sz="0" w:space="0" w:color="auto"/>
        <w:bottom w:val="none" w:sz="0" w:space="0" w:color="auto"/>
        <w:right w:val="none" w:sz="0" w:space="0" w:color="auto"/>
      </w:divBdr>
    </w:div>
    <w:div w:id="585456864">
      <w:bodyDiv w:val="1"/>
      <w:marLeft w:val="0"/>
      <w:marRight w:val="0"/>
      <w:marTop w:val="0"/>
      <w:marBottom w:val="0"/>
      <w:divBdr>
        <w:top w:val="none" w:sz="0" w:space="0" w:color="auto"/>
        <w:left w:val="none" w:sz="0" w:space="0" w:color="auto"/>
        <w:bottom w:val="none" w:sz="0" w:space="0" w:color="auto"/>
        <w:right w:val="none" w:sz="0" w:space="0" w:color="auto"/>
      </w:divBdr>
    </w:div>
    <w:div w:id="585652441">
      <w:bodyDiv w:val="1"/>
      <w:marLeft w:val="0"/>
      <w:marRight w:val="0"/>
      <w:marTop w:val="0"/>
      <w:marBottom w:val="0"/>
      <w:divBdr>
        <w:top w:val="none" w:sz="0" w:space="0" w:color="auto"/>
        <w:left w:val="none" w:sz="0" w:space="0" w:color="auto"/>
        <w:bottom w:val="none" w:sz="0" w:space="0" w:color="auto"/>
        <w:right w:val="none" w:sz="0" w:space="0" w:color="auto"/>
      </w:divBdr>
    </w:div>
    <w:div w:id="585846136">
      <w:bodyDiv w:val="1"/>
      <w:marLeft w:val="0"/>
      <w:marRight w:val="0"/>
      <w:marTop w:val="0"/>
      <w:marBottom w:val="0"/>
      <w:divBdr>
        <w:top w:val="none" w:sz="0" w:space="0" w:color="auto"/>
        <w:left w:val="none" w:sz="0" w:space="0" w:color="auto"/>
        <w:bottom w:val="none" w:sz="0" w:space="0" w:color="auto"/>
        <w:right w:val="none" w:sz="0" w:space="0" w:color="auto"/>
      </w:divBdr>
    </w:div>
    <w:div w:id="586158555">
      <w:bodyDiv w:val="1"/>
      <w:marLeft w:val="0"/>
      <w:marRight w:val="0"/>
      <w:marTop w:val="0"/>
      <w:marBottom w:val="0"/>
      <w:divBdr>
        <w:top w:val="none" w:sz="0" w:space="0" w:color="auto"/>
        <w:left w:val="none" w:sz="0" w:space="0" w:color="auto"/>
        <w:bottom w:val="none" w:sz="0" w:space="0" w:color="auto"/>
        <w:right w:val="none" w:sz="0" w:space="0" w:color="auto"/>
      </w:divBdr>
    </w:div>
    <w:div w:id="587269755">
      <w:bodyDiv w:val="1"/>
      <w:marLeft w:val="0"/>
      <w:marRight w:val="0"/>
      <w:marTop w:val="0"/>
      <w:marBottom w:val="0"/>
      <w:divBdr>
        <w:top w:val="none" w:sz="0" w:space="0" w:color="auto"/>
        <w:left w:val="none" w:sz="0" w:space="0" w:color="auto"/>
        <w:bottom w:val="none" w:sz="0" w:space="0" w:color="auto"/>
        <w:right w:val="none" w:sz="0" w:space="0" w:color="auto"/>
      </w:divBdr>
    </w:div>
    <w:div w:id="589239493">
      <w:bodyDiv w:val="1"/>
      <w:marLeft w:val="0"/>
      <w:marRight w:val="0"/>
      <w:marTop w:val="0"/>
      <w:marBottom w:val="0"/>
      <w:divBdr>
        <w:top w:val="none" w:sz="0" w:space="0" w:color="auto"/>
        <w:left w:val="none" w:sz="0" w:space="0" w:color="auto"/>
        <w:bottom w:val="none" w:sz="0" w:space="0" w:color="auto"/>
        <w:right w:val="none" w:sz="0" w:space="0" w:color="auto"/>
      </w:divBdr>
    </w:div>
    <w:div w:id="589387089">
      <w:bodyDiv w:val="1"/>
      <w:marLeft w:val="0"/>
      <w:marRight w:val="0"/>
      <w:marTop w:val="0"/>
      <w:marBottom w:val="0"/>
      <w:divBdr>
        <w:top w:val="none" w:sz="0" w:space="0" w:color="auto"/>
        <w:left w:val="none" w:sz="0" w:space="0" w:color="auto"/>
        <w:bottom w:val="none" w:sz="0" w:space="0" w:color="auto"/>
        <w:right w:val="none" w:sz="0" w:space="0" w:color="auto"/>
      </w:divBdr>
    </w:div>
    <w:div w:id="589504916">
      <w:bodyDiv w:val="1"/>
      <w:marLeft w:val="0"/>
      <w:marRight w:val="0"/>
      <w:marTop w:val="0"/>
      <w:marBottom w:val="0"/>
      <w:divBdr>
        <w:top w:val="none" w:sz="0" w:space="0" w:color="auto"/>
        <w:left w:val="none" w:sz="0" w:space="0" w:color="auto"/>
        <w:bottom w:val="none" w:sz="0" w:space="0" w:color="auto"/>
        <w:right w:val="none" w:sz="0" w:space="0" w:color="auto"/>
      </w:divBdr>
    </w:div>
    <w:div w:id="590237106">
      <w:bodyDiv w:val="1"/>
      <w:marLeft w:val="0"/>
      <w:marRight w:val="0"/>
      <w:marTop w:val="0"/>
      <w:marBottom w:val="0"/>
      <w:divBdr>
        <w:top w:val="none" w:sz="0" w:space="0" w:color="auto"/>
        <w:left w:val="none" w:sz="0" w:space="0" w:color="auto"/>
        <w:bottom w:val="none" w:sz="0" w:space="0" w:color="auto"/>
        <w:right w:val="none" w:sz="0" w:space="0" w:color="auto"/>
      </w:divBdr>
    </w:div>
    <w:div w:id="591360386">
      <w:bodyDiv w:val="1"/>
      <w:marLeft w:val="0"/>
      <w:marRight w:val="0"/>
      <w:marTop w:val="0"/>
      <w:marBottom w:val="0"/>
      <w:divBdr>
        <w:top w:val="none" w:sz="0" w:space="0" w:color="auto"/>
        <w:left w:val="none" w:sz="0" w:space="0" w:color="auto"/>
        <w:bottom w:val="none" w:sz="0" w:space="0" w:color="auto"/>
        <w:right w:val="none" w:sz="0" w:space="0" w:color="auto"/>
      </w:divBdr>
    </w:div>
    <w:div w:id="592473690">
      <w:bodyDiv w:val="1"/>
      <w:marLeft w:val="0"/>
      <w:marRight w:val="0"/>
      <w:marTop w:val="0"/>
      <w:marBottom w:val="0"/>
      <w:divBdr>
        <w:top w:val="none" w:sz="0" w:space="0" w:color="auto"/>
        <w:left w:val="none" w:sz="0" w:space="0" w:color="auto"/>
        <w:bottom w:val="none" w:sz="0" w:space="0" w:color="auto"/>
        <w:right w:val="none" w:sz="0" w:space="0" w:color="auto"/>
      </w:divBdr>
    </w:div>
    <w:div w:id="593056240">
      <w:bodyDiv w:val="1"/>
      <w:marLeft w:val="0"/>
      <w:marRight w:val="0"/>
      <w:marTop w:val="0"/>
      <w:marBottom w:val="0"/>
      <w:divBdr>
        <w:top w:val="none" w:sz="0" w:space="0" w:color="auto"/>
        <w:left w:val="none" w:sz="0" w:space="0" w:color="auto"/>
        <w:bottom w:val="none" w:sz="0" w:space="0" w:color="auto"/>
        <w:right w:val="none" w:sz="0" w:space="0" w:color="auto"/>
      </w:divBdr>
    </w:div>
    <w:div w:id="594169716">
      <w:bodyDiv w:val="1"/>
      <w:marLeft w:val="0"/>
      <w:marRight w:val="0"/>
      <w:marTop w:val="0"/>
      <w:marBottom w:val="0"/>
      <w:divBdr>
        <w:top w:val="none" w:sz="0" w:space="0" w:color="auto"/>
        <w:left w:val="none" w:sz="0" w:space="0" w:color="auto"/>
        <w:bottom w:val="none" w:sz="0" w:space="0" w:color="auto"/>
        <w:right w:val="none" w:sz="0" w:space="0" w:color="auto"/>
      </w:divBdr>
    </w:div>
    <w:div w:id="594291582">
      <w:bodyDiv w:val="1"/>
      <w:marLeft w:val="0"/>
      <w:marRight w:val="0"/>
      <w:marTop w:val="0"/>
      <w:marBottom w:val="0"/>
      <w:divBdr>
        <w:top w:val="none" w:sz="0" w:space="0" w:color="auto"/>
        <w:left w:val="none" w:sz="0" w:space="0" w:color="auto"/>
        <w:bottom w:val="none" w:sz="0" w:space="0" w:color="auto"/>
        <w:right w:val="none" w:sz="0" w:space="0" w:color="auto"/>
      </w:divBdr>
    </w:div>
    <w:div w:id="594553608">
      <w:bodyDiv w:val="1"/>
      <w:marLeft w:val="0"/>
      <w:marRight w:val="0"/>
      <w:marTop w:val="0"/>
      <w:marBottom w:val="0"/>
      <w:divBdr>
        <w:top w:val="none" w:sz="0" w:space="0" w:color="auto"/>
        <w:left w:val="none" w:sz="0" w:space="0" w:color="auto"/>
        <w:bottom w:val="none" w:sz="0" w:space="0" w:color="auto"/>
        <w:right w:val="none" w:sz="0" w:space="0" w:color="auto"/>
      </w:divBdr>
    </w:div>
    <w:div w:id="594873187">
      <w:bodyDiv w:val="1"/>
      <w:marLeft w:val="0"/>
      <w:marRight w:val="0"/>
      <w:marTop w:val="0"/>
      <w:marBottom w:val="0"/>
      <w:divBdr>
        <w:top w:val="none" w:sz="0" w:space="0" w:color="auto"/>
        <w:left w:val="none" w:sz="0" w:space="0" w:color="auto"/>
        <w:bottom w:val="none" w:sz="0" w:space="0" w:color="auto"/>
        <w:right w:val="none" w:sz="0" w:space="0" w:color="auto"/>
      </w:divBdr>
    </w:div>
    <w:div w:id="596450313">
      <w:bodyDiv w:val="1"/>
      <w:marLeft w:val="0"/>
      <w:marRight w:val="0"/>
      <w:marTop w:val="0"/>
      <w:marBottom w:val="0"/>
      <w:divBdr>
        <w:top w:val="none" w:sz="0" w:space="0" w:color="auto"/>
        <w:left w:val="none" w:sz="0" w:space="0" w:color="auto"/>
        <w:bottom w:val="none" w:sz="0" w:space="0" w:color="auto"/>
        <w:right w:val="none" w:sz="0" w:space="0" w:color="auto"/>
      </w:divBdr>
    </w:div>
    <w:div w:id="597058524">
      <w:bodyDiv w:val="1"/>
      <w:marLeft w:val="0"/>
      <w:marRight w:val="0"/>
      <w:marTop w:val="0"/>
      <w:marBottom w:val="0"/>
      <w:divBdr>
        <w:top w:val="none" w:sz="0" w:space="0" w:color="auto"/>
        <w:left w:val="none" w:sz="0" w:space="0" w:color="auto"/>
        <w:bottom w:val="none" w:sz="0" w:space="0" w:color="auto"/>
        <w:right w:val="none" w:sz="0" w:space="0" w:color="auto"/>
      </w:divBdr>
    </w:div>
    <w:div w:id="597492285">
      <w:bodyDiv w:val="1"/>
      <w:marLeft w:val="0"/>
      <w:marRight w:val="0"/>
      <w:marTop w:val="0"/>
      <w:marBottom w:val="0"/>
      <w:divBdr>
        <w:top w:val="none" w:sz="0" w:space="0" w:color="auto"/>
        <w:left w:val="none" w:sz="0" w:space="0" w:color="auto"/>
        <w:bottom w:val="none" w:sz="0" w:space="0" w:color="auto"/>
        <w:right w:val="none" w:sz="0" w:space="0" w:color="auto"/>
      </w:divBdr>
    </w:div>
    <w:div w:id="598879922">
      <w:bodyDiv w:val="1"/>
      <w:marLeft w:val="0"/>
      <w:marRight w:val="0"/>
      <w:marTop w:val="0"/>
      <w:marBottom w:val="0"/>
      <w:divBdr>
        <w:top w:val="none" w:sz="0" w:space="0" w:color="auto"/>
        <w:left w:val="none" w:sz="0" w:space="0" w:color="auto"/>
        <w:bottom w:val="none" w:sz="0" w:space="0" w:color="auto"/>
        <w:right w:val="none" w:sz="0" w:space="0" w:color="auto"/>
      </w:divBdr>
    </w:div>
    <w:div w:id="599290693">
      <w:bodyDiv w:val="1"/>
      <w:marLeft w:val="0"/>
      <w:marRight w:val="0"/>
      <w:marTop w:val="0"/>
      <w:marBottom w:val="0"/>
      <w:divBdr>
        <w:top w:val="none" w:sz="0" w:space="0" w:color="auto"/>
        <w:left w:val="none" w:sz="0" w:space="0" w:color="auto"/>
        <w:bottom w:val="none" w:sz="0" w:space="0" w:color="auto"/>
        <w:right w:val="none" w:sz="0" w:space="0" w:color="auto"/>
      </w:divBdr>
    </w:div>
    <w:div w:id="602080577">
      <w:bodyDiv w:val="1"/>
      <w:marLeft w:val="0"/>
      <w:marRight w:val="0"/>
      <w:marTop w:val="0"/>
      <w:marBottom w:val="0"/>
      <w:divBdr>
        <w:top w:val="none" w:sz="0" w:space="0" w:color="auto"/>
        <w:left w:val="none" w:sz="0" w:space="0" w:color="auto"/>
        <w:bottom w:val="none" w:sz="0" w:space="0" w:color="auto"/>
        <w:right w:val="none" w:sz="0" w:space="0" w:color="auto"/>
      </w:divBdr>
    </w:div>
    <w:div w:id="602692000">
      <w:bodyDiv w:val="1"/>
      <w:marLeft w:val="0"/>
      <w:marRight w:val="0"/>
      <w:marTop w:val="0"/>
      <w:marBottom w:val="0"/>
      <w:divBdr>
        <w:top w:val="none" w:sz="0" w:space="0" w:color="auto"/>
        <w:left w:val="none" w:sz="0" w:space="0" w:color="auto"/>
        <w:bottom w:val="none" w:sz="0" w:space="0" w:color="auto"/>
        <w:right w:val="none" w:sz="0" w:space="0" w:color="auto"/>
      </w:divBdr>
    </w:div>
    <w:div w:id="602880541">
      <w:bodyDiv w:val="1"/>
      <w:marLeft w:val="0"/>
      <w:marRight w:val="0"/>
      <w:marTop w:val="0"/>
      <w:marBottom w:val="0"/>
      <w:divBdr>
        <w:top w:val="none" w:sz="0" w:space="0" w:color="auto"/>
        <w:left w:val="none" w:sz="0" w:space="0" w:color="auto"/>
        <w:bottom w:val="none" w:sz="0" w:space="0" w:color="auto"/>
        <w:right w:val="none" w:sz="0" w:space="0" w:color="auto"/>
      </w:divBdr>
    </w:div>
    <w:div w:id="603457940">
      <w:bodyDiv w:val="1"/>
      <w:marLeft w:val="0"/>
      <w:marRight w:val="0"/>
      <w:marTop w:val="0"/>
      <w:marBottom w:val="0"/>
      <w:divBdr>
        <w:top w:val="none" w:sz="0" w:space="0" w:color="auto"/>
        <w:left w:val="none" w:sz="0" w:space="0" w:color="auto"/>
        <w:bottom w:val="none" w:sz="0" w:space="0" w:color="auto"/>
        <w:right w:val="none" w:sz="0" w:space="0" w:color="auto"/>
      </w:divBdr>
    </w:div>
    <w:div w:id="603928904">
      <w:bodyDiv w:val="1"/>
      <w:marLeft w:val="0"/>
      <w:marRight w:val="0"/>
      <w:marTop w:val="0"/>
      <w:marBottom w:val="0"/>
      <w:divBdr>
        <w:top w:val="none" w:sz="0" w:space="0" w:color="auto"/>
        <w:left w:val="none" w:sz="0" w:space="0" w:color="auto"/>
        <w:bottom w:val="none" w:sz="0" w:space="0" w:color="auto"/>
        <w:right w:val="none" w:sz="0" w:space="0" w:color="auto"/>
      </w:divBdr>
    </w:div>
    <w:div w:id="604384831">
      <w:bodyDiv w:val="1"/>
      <w:marLeft w:val="0"/>
      <w:marRight w:val="0"/>
      <w:marTop w:val="0"/>
      <w:marBottom w:val="0"/>
      <w:divBdr>
        <w:top w:val="none" w:sz="0" w:space="0" w:color="auto"/>
        <w:left w:val="none" w:sz="0" w:space="0" w:color="auto"/>
        <w:bottom w:val="none" w:sz="0" w:space="0" w:color="auto"/>
        <w:right w:val="none" w:sz="0" w:space="0" w:color="auto"/>
      </w:divBdr>
    </w:div>
    <w:div w:id="604732336">
      <w:bodyDiv w:val="1"/>
      <w:marLeft w:val="0"/>
      <w:marRight w:val="0"/>
      <w:marTop w:val="0"/>
      <w:marBottom w:val="0"/>
      <w:divBdr>
        <w:top w:val="none" w:sz="0" w:space="0" w:color="auto"/>
        <w:left w:val="none" w:sz="0" w:space="0" w:color="auto"/>
        <w:bottom w:val="none" w:sz="0" w:space="0" w:color="auto"/>
        <w:right w:val="none" w:sz="0" w:space="0" w:color="auto"/>
      </w:divBdr>
    </w:div>
    <w:div w:id="605039962">
      <w:bodyDiv w:val="1"/>
      <w:marLeft w:val="0"/>
      <w:marRight w:val="0"/>
      <w:marTop w:val="0"/>
      <w:marBottom w:val="0"/>
      <w:divBdr>
        <w:top w:val="none" w:sz="0" w:space="0" w:color="auto"/>
        <w:left w:val="none" w:sz="0" w:space="0" w:color="auto"/>
        <w:bottom w:val="none" w:sz="0" w:space="0" w:color="auto"/>
        <w:right w:val="none" w:sz="0" w:space="0" w:color="auto"/>
      </w:divBdr>
    </w:div>
    <w:div w:id="605119085">
      <w:bodyDiv w:val="1"/>
      <w:marLeft w:val="0"/>
      <w:marRight w:val="0"/>
      <w:marTop w:val="0"/>
      <w:marBottom w:val="0"/>
      <w:divBdr>
        <w:top w:val="none" w:sz="0" w:space="0" w:color="auto"/>
        <w:left w:val="none" w:sz="0" w:space="0" w:color="auto"/>
        <w:bottom w:val="none" w:sz="0" w:space="0" w:color="auto"/>
        <w:right w:val="none" w:sz="0" w:space="0" w:color="auto"/>
      </w:divBdr>
    </w:div>
    <w:div w:id="605500866">
      <w:bodyDiv w:val="1"/>
      <w:marLeft w:val="0"/>
      <w:marRight w:val="0"/>
      <w:marTop w:val="0"/>
      <w:marBottom w:val="0"/>
      <w:divBdr>
        <w:top w:val="none" w:sz="0" w:space="0" w:color="auto"/>
        <w:left w:val="none" w:sz="0" w:space="0" w:color="auto"/>
        <w:bottom w:val="none" w:sz="0" w:space="0" w:color="auto"/>
        <w:right w:val="none" w:sz="0" w:space="0" w:color="auto"/>
      </w:divBdr>
    </w:div>
    <w:div w:id="605576918">
      <w:bodyDiv w:val="1"/>
      <w:marLeft w:val="0"/>
      <w:marRight w:val="0"/>
      <w:marTop w:val="0"/>
      <w:marBottom w:val="0"/>
      <w:divBdr>
        <w:top w:val="none" w:sz="0" w:space="0" w:color="auto"/>
        <w:left w:val="none" w:sz="0" w:space="0" w:color="auto"/>
        <w:bottom w:val="none" w:sz="0" w:space="0" w:color="auto"/>
        <w:right w:val="none" w:sz="0" w:space="0" w:color="auto"/>
      </w:divBdr>
    </w:div>
    <w:div w:id="605579873">
      <w:bodyDiv w:val="1"/>
      <w:marLeft w:val="0"/>
      <w:marRight w:val="0"/>
      <w:marTop w:val="0"/>
      <w:marBottom w:val="0"/>
      <w:divBdr>
        <w:top w:val="none" w:sz="0" w:space="0" w:color="auto"/>
        <w:left w:val="none" w:sz="0" w:space="0" w:color="auto"/>
        <w:bottom w:val="none" w:sz="0" w:space="0" w:color="auto"/>
        <w:right w:val="none" w:sz="0" w:space="0" w:color="auto"/>
      </w:divBdr>
    </w:div>
    <w:div w:id="606739846">
      <w:bodyDiv w:val="1"/>
      <w:marLeft w:val="0"/>
      <w:marRight w:val="0"/>
      <w:marTop w:val="0"/>
      <w:marBottom w:val="0"/>
      <w:divBdr>
        <w:top w:val="none" w:sz="0" w:space="0" w:color="auto"/>
        <w:left w:val="none" w:sz="0" w:space="0" w:color="auto"/>
        <w:bottom w:val="none" w:sz="0" w:space="0" w:color="auto"/>
        <w:right w:val="none" w:sz="0" w:space="0" w:color="auto"/>
      </w:divBdr>
    </w:div>
    <w:div w:id="608123077">
      <w:bodyDiv w:val="1"/>
      <w:marLeft w:val="0"/>
      <w:marRight w:val="0"/>
      <w:marTop w:val="0"/>
      <w:marBottom w:val="0"/>
      <w:divBdr>
        <w:top w:val="none" w:sz="0" w:space="0" w:color="auto"/>
        <w:left w:val="none" w:sz="0" w:space="0" w:color="auto"/>
        <w:bottom w:val="none" w:sz="0" w:space="0" w:color="auto"/>
        <w:right w:val="none" w:sz="0" w:space="0" w:color="auto"/>
      </w:divBdr>
    </w:div>
    <w:div w:id="608659810">
      <w:bodyDiv w:val="1"/>
      <w:marLeft w:val="0"/>
      <w:marRight w:val="0"/>
      <w:marTop w:val="0"/>
      <w:marBottom w:val="0"/>
      <w:divBdr>
        <w:top w:val="none" w:sz="0" w:space="0" w:color="auto"/>
        <w:left w:val="none" w:sz="0" w:space="0" w:color="auto"/>
        <w:bottom w:val="none" w:sz="0" w:space="0" w:color="auto"/>
        <w:right w:val="none" w:sz="0" w:space="0" w:color="auto"/>
      </w:divBdr>
    </w:div>
    <w:div w:id="609354939">
      <w:bodyDiv w:val="1"/>
      <w:marLeft w:val="0"/>
      <w:marRight w:val="0"/>
      <w:marTop w:val="0"/>
      <w:marBottom w:val="0"/>
      <w:divBdr>
        <w:top w:val="none" w:sz="0" w:space="0" w:color="auto"/>
        <w:left w:val="none" w:sz="0" w:space="0" w:color="auto"/>
        <w:bottom w:val="none" w:sz="0" w:space="0" w:color="auto"/>
        <w:right w:val="none" w:sz="0" w:space="0" w:color="auto"/>
      </w:divBdr>
    </w:div>
    <w:div w:id="609896324">
      <w:bodyDiv w:val="1"/>
      <w:marLeft w:val="0"/>
      <w:marRight w:val="0"/>
      <w:marTop w:val="0"/>
      <w:marBottom w:val="0"/>
      <w:divBdr>
        <w:top w:val="none" w:sz="0" w:space="0" w:color="auto"/>
        <w:left w:val="none" w:sz="0" w:space="0" w:color="auto"/>
        <w:bottom w:val="none" w:sz="0" w:space="0" w:color="auto"/>
        <w:right w:val="none" w:sz="0" w:space="0" w:color="auto"/>
      </w:divBdr>
    </w:div>
    <w:div w:id="609899470">
      <w:bodyDiv w:val="1"/>
      <w:marLeft w:val="0"/>
      <w:marRight w:val="0"/>
      <w:marTop w:val="0"/>
      <w:marBottom w:val="0"/>
      <w:divBdr>
        <w:top w:val="none" w:sz="0" w:space="0" w:color="auto"/>
        <w:left w:val="none" w:sz="0" w:space="0" w:color="auto"/>
        <w:bottom w:val="none" w:sz="0" w:space="0" w:color="auto"/>
        <w:right w:val="none" w:sz="0" w:space="0" w:color="auto"/>
      </w:divBdr>
    </w:div>
    <w:div w:id="610013433">
      <w:bodyDiv w:val="1"/>
      <w:marLeft w:val="0"/>
      <w:marRight w:val="0"/>
      <w:marTop w:val="0"/>
      <w:marBottom w:val="0"/>
      <w:divBdr>
        <w:top w:val="none" w:sz="0" w:space="0" w:color="auto"/>
        <w:left w:val="none" w:sz="0" w:space="0" w:color="auto"/>
        <w:bottom w:val="none" w:sz="0" w:space="0" w:color="auto"/>
        <w:right w:val="none" w:sz="0" w:space="0" w:color="auto"/>
      </w:divBdr>
    </w:div>
    <w:div w:id="610288159">
      <w:bodyDiv w:val="1"/>
      <w:marLeft w:val="0"/>
      <w:marRight w:val="0"/>
      <w:marTop w:val="0"/>
      <w:marBottom w:val="0"/>
      <w:divBdr>
        <w:top w:val="none" w:sz="0" w:space="0" w:color="auto"/>
        <w:left w:val="none" w:sz="0" w:space="0" w:color="auto"/>
        <w:bottom w:val="none" w:sz="0" w:space="0" w:color="auto"/>
        <w:right w:val="none" w:sz="0" w:space="0" w:color="auto"/>
      </w:divBdr>
    </w:div>
    <w:div w:id="611548204">
      <w:bodyDiv w:val="1"/>
      <w:marLeft w:val="0"/>
      <w:marRight w:val="0"/>
      <w:marTop w:val="0"/>
      <w:marBottom w:val="0"/>
      <w:divBdr>
        <w:top w:val="none" w:sz="0" w:space="0" w:color="auto"/>
        <w:left w:val="none" w:sz="0" w:space="0" w:color="auto"/>
        <w:bottom w:val="none" w:sz="0" w:space="0" w:color="auto"/>
        <w:right w:val="none" w:sz="0" w:space="0" w:color="auto"/>
      </w:divBdr>
    </w:div>
    <w:div w:id="612632561">
      <w:bodyDiv w:val="1"/>
      <w:marLeft w:val="0"/>
      <w:marRight w:val="0"/>
      <w:marTop w:val="0"/>
      <w:marBottom w:val="0"/>
      <w:divBdr>
        <w:top w:val="none" w:sz="0" w:space="0" w:color="auto"/>
        <w:left w:val="none" w:sz="0" w:space="0" w:color="auto"/>
        <w:bottom w:val="none" w:sz="0" w:space="0" w:color="auto"/>
        <w:right w:val="none" w:sz="0" w:space="0" w:color="auto"/>
      </w:divBdr>
    </w:div>
    <w:div w:id="613097943">
      <w:bodyDiv w:val="1"/>
      <w:marLeft w:val="0"/>
      <w:marRight w:val="0"/>
      <w:marTop w:val="0"/>
      <w:marBottom w:val="0"/>
      <w:divBdr>
        <w:top w:val="none" w:sz="0" w:space="0" w:color="auto"/>
        <w:left w:val="none" w:sz="0" w:space="0" w:color="auto"/>
        <w:bottom w:val="none" w:sz="0" w:space="0" w:color="auto"/>
        <w:right w:val="none" w:sz="0" w:space="0" w:color="auto"/>
      </w:divBdr>
    </w:div>
    <w:div w:id="613362284">
      <w:bodyDiv w:val="1"/>
      <w:marLeft w:val="0"/>
      <w:marRight w:val="0"/>
      <w:marTop w:val="0"/>
      <w:marBottom w:val="0"/>
      <w:divBdr>
        <w:top w:val="none" w:sz="0" w:space="0" w:color="auto"/>
        <w:left w:val="none" w:sz="0" w:space="0" w:color="auto"/>
        <w:bottom w:val="none" w:sz="0" w:space="0" w:color="auto"/>
        <w:right w:val="none" w:sz="0" w:space="0" w:color="auto"/>
      </w:divBdr>
    </w:div>
    <w:div w:id="613365546">
      <w:bodyDiv w:val="1"/>
      <w:marLeft w:val="0"/>
      <w:marRight w:val="0"/>
      <w:marTop w:val="0"/>
      <w:marBottom w:val="0"/>
      <w:divBdr>
        <w:top w:val="none" w:sz="0" w:space="0" w:color="auto"/>
        <w:left w:val="none" w:sz="0" w:space="0" w:color="auto"/>
        <w:bottom w:val="none" w:sz="0" w:space="0" w:color="auto"/>
        <w:right w:val="none" w:sz="0" w:space="0" w:color="auto"/>
      </w:divBdr>
    </w:div>
    <w:div w:id="614285864">
      <w:bodyDiv w:val="1"/>
      <w:marLeft w:val="0"/>
      <w:marRight w:val="0"/>
      <w:marTop w:val="0"/>
      <w:marBottom w:val="0"/>
      <w:divBdr>
        <w:top w:val="none" w:sz="0" w:space="0" w:color="auto"/>
        <w:left w:val="none" w:sz="0" w:space="0" w:color="auto"/>
        <w:bottom w:val="none" w:sz="0" w:space="0" w:color="auto"/>
        <w:right w:val="none" w:sz="0" w:space="0" w:color="auto"/>
      </w:divBdr>
    </w:div>
    <w:div w:id="614602274">
      <w:bodyDiv w:val="1"/>
      <w:marLeft w:val="0"/>
      <w:marRight w:val="0"/>
      <w:marTop w:val="0"/>
      <w:marBottom w:val="0"/>
      <w:divBdr>
        <w:top w:val="none" w:sz="0" w:space="0" w:color="auto"/>
        <w:left w:val="none" w:sz="0" w:space="0" w:color="auto"/>
        <w:bottom w:val="none" w:sz="0" w:space="0" w:color="auto"/>
        <w:right w:val="none" w:sz="0" w:space="0" w:color="auto"/>
      </w:divBdr>
    </w:div>
    <w:div w:id="614679944">
      <w:bodyDiv w:val="1"/>
      <w:marLeft w:val="0"/>
      <w:marRight w:val="0"/>
      <w:marTop w:val="0"/>
      <w:marBottom w:val="0"/>
      <w:divBdr>
        <w:top w:val="none" w:sz="0" w:space="0" w:color="auto"/>
        <w:left w:val="none" w:sz="0" w:space="0" w:color="auto"/>
        <w:bottom w:val="none" w:sz="0" w:space="0" w:color="auto"/>
        <w:right w:val="none" w:sz="0" w:space="0" w:color="auto"/>
      </w:divBdr>
    </w:div>
    <w:div w:id="615720661">
      <w:bodyDiv w:val="1"/>
      <w:marLeft w:val="0"/>
      <w:marRight w:val="0"/>
      <w:marTop w:val="0"/>
      <w:marBottom w:val="0"/>
      <w:divBdr>
        <w:top w:val="none" w:sz="0" w:space="0" w:color="auto"/>
        <w:left w:val="none" w:sz="0" w:space="0" w:color="auto"/>
        <w:bottom w:val="none" w:sz="0" w:space="0" w:color="auto"/>
        <w:right w:val="none" w:sz="0" w:space="0" w:color="auto"/>
      </w:divBdr>
    </w:div>
    <w:div w:id="615869815">
      <w:bodyDiv w:val="1"/>
      <w:marLeft w:val="0"/>
      <w:marRight w:val="0"/>
      <w:marTop w:val="0"/>
      <w:marBottom w:val="0"/>
      <w:divBdr>
        <w:top w:val="none" w:sz="0" w:space="0" w:color="auto"/>
        <w:left w:val="none" w:sz="0" w:space="0" w:color="auto"/>
        <w:bottom w:val="none" w:sz="0" w:space="0" w:color="auto"/>
        <w:right w:val="none" w:sz="0" w:space="0" w:color="auto"/>
      </w:divBdr>
    </w:div>
    <w:div w:id="617102570">
      <w:bodyDiv w:val="1"/>
      <w:marLeft w:val="0"/>
      <w:marRight w:val="0"/>
      <w:marTop w:val="0"/>
      <w:marBottom w:val="0"/>
      <w:divBdr>
        <w:top w:val="none" w:sz="0" w:space="0" w:color="auto"/>
        <w:left w:val="none" w:sz="0" w:space="0" w:color="auto"/>
        <w:bottom w:val="none" w:sz="0" w:space="0" w:color="auto"/>
        <w:right w:val="none" w:sz="0" w:space="0" w:color="auto"/>
      </w:divBdr>
    </w:div>
    <w:div w:id="618218885">
      <w:bodyDiv w:val="1"/>
      <w:marLeft w:val="0"/>
      <w:marRight w:val="0"/>
      <w:marTop w:val="0"/>
      <w:marBottom w:val="0"/>
      <w:divBdr>
        <w:top w:val="none" w:sz="0" w:space="0" w:color="auto"/>
        <w:left w:val="none" w:sz="0" w:space="0" w:color="auto"/>
        <w:bottom w:val="none" w:sz="0" w:space="0" w:color="auto"/>
        <w:right w:val="none" w:sz="0" w:space="0" w:color="auto"/>
      </w:divBdr>
    </w:div>
    <w:div w:id="619190408">
      <w:bodyDiv w:val="1"/>
      <w:marLeft w:val="0"/>
      <w:marRight w:val="0"/>
      <w:marTop w:val="0"/>
      <w:marBottom w:val="0"/>
      <w:divBdr>
        <w:top w:val="none" w:sz="0" w:space="0" w:color="auto"/>
        <w:left w:val="none" w:sz="0" w:space="0" w:color="auto"/>
        <w:bottom w:val="none" w:sz="0" w:space="0" w:color="auto"/>
        <w:right w:val="none" w:sz="0" w:space="0" w:color="auto"/>
      </w:divBdr>
    </w:div>
    <w:div w:id="619649079">
      <w:bodyDiv w:val="1"/>
      <w:marLeft w:val="0"/>
      <w:marRight w:val="0"/>
      <w:marTop w:val="0"/>
      <w:marBottom w:val="0"/>
      <w:divBdr>
        <w:top w:val="none" w:sz="0" w:space="0" w:color="auto"/>
        <w:left w:val="none" w:sz="0" w:space="0" w:color="auto"/>
        <w:bottom w:val="none" w:sz="0" w:space="0" w:color="auto"/>
        <w:right w:val="none" w:sz="0" w:space="0" w:color="auto"/>
      </w:divBdr>
    </w:div>
    <w:div w:id="622274153">
      <w:bodyDiv w:val="1"/>
      <w:marLeft w:val="0"/>
      <w:marRight w:val="0"/>
      <w:marTop w:val="0"/>
      <w:marBottom w:val="0"/>
      <w:divBdr>
        <w:top w:val="none" w:sz="0" w:space="0" w:color="auto"/>
        <w:left w:val="none" w:sz="0" w:space="0" w:color="auto"/>
        <w:bottom w:val="none" w:sz="0" w:space="0" w:color="auto"/>
        <w:right w:val="none" w:sz="0" w:space="0" w:color="auto"/>
      </w:divBdr>
    </w:div>
    <w:div w:id="623073627">
      <w:bodyDiv w:val="1"/>
      <w:marLeft w:val="0"/>
      <w:marRight w:val="0"/>
      <w:marTop w:val="0"/>
      <w:marBottom w:val="0"/>
      <w:divBdr>
        <w:top w:val="none" w:sz="0" w:space="0" w:color="auto"/>
        <w:left w:val="none" w:sz="0" w:space="0" w:color="auto"/>
        <w:bottom w:val="none" w:sz="0" w:space="0" w:color="auto"/>
        <w:right w:val="none" w:sz="0" w:space="0" w:color="auto"/>
      </w:divBdr>
    </w:div>
    <w:div w:id="623535553">
      <w:bodyDiv w:val="1"/>
      <w:marLeft w:val="0"/>
      <w:marRight w:val="0"/>
      <w:marTop w:val="0"/>
      <w:marBottom w:val="0"/>
      <w:divBdr>
        <w:top w:val="none" w:sz="0" w:space="0" w:color="auto"/>
        <w:left w:val="none" w:sz="0" w:space="0" w:color="auto"/>
        <w:bottom w:val="none" w:sz="0" w:space="0" w:color="auto"/>
        <w:right w:val="none" w:sz="0" w:space="0" w:color="auto"/>
      </w:divBdr>
    </w:div>
    <w:div w:id="624121187">
      <w:bodyDiv w:val="1"/>
      <w:marLeft w:val="0"/>
      <w:marRight w:val="0"/>
      <w:marTop w:val="0"/>
      <w:marBottom w:val="0"/>
      <w:divBdr>
        <w:top w:val="none" w:sz="0" w:space="0" w:color="auto"/>
        <w:left w:val="none" w:sz="0" w:space="0" w:color="auto"/>
        <w:bottom w:val="none" w:sz="0" w:space="0" w:color="auto"/>
        <w:right w:val="none" w:sz="0" w:space="0" w:color="auto"/>
      </w:divBdr>
    </w:div>
    <w:div w:id="624427339">
      <w:bodyDiv w:val="1"/>
      <w:marLeft w:val="0"/>
      <w:marRight w:val="0"/>
      <w:marTop w:val="0"/>
      <w:marBottom w:val="0"/>
      <w:divBdr>
        <w:top w:val="none" w:sz="0" w:space="0" w:color="auto"/>
        <w:left w:val="none" w:sz="0" w:space="0" w:color="auto"/>
        <w:bottom w:val="none" w:sz="0" w:space="0" w:color="auto"/>
        <w:right w:val="none" w:sz="0" w:space="0" w:color="auto"/>
      </w:divBdr>
    </w:div>
    <w:div w:id="624433360">
      <w:bodyDiv w:val="1"/>
      <w:marLeft w:val="0"/>
      <w:marRight w:val="0"/>
      <w:marTop w:val="0"/>
      <w:marBottom w:val="0"/>
      <w:divBdr>
        <w:top w:val="none" w:sz="0" w:space="0" w:color="auto"/>
        <w:left w:val="none" w:sz="0" w:space="0" w:color="auto"/>
        <w:bottom w:val="none" w:sz="0" w:space="0" w:color="auto"/>
        <w:right w:val="none" w:sz="0" w:space="0" w:color="auto"/>
      </w:divBdr>
    </w:div>
    <w:div w:id="624652900">
      <w:bodyDiv w:val="1"/>
      <w:marLeft w:val="0"/>
      <w:marRight w:val="0"/>
      <w:marTop w:val="0"/>
      <w:marBottom w:val="0"/>
      <w:divBdr>
        <w:top w:val="none" w:sz="0" w:space="0" w:color="auto"/>
        <w:left w:val="none" w:sz="0" w:space="0" w:color="auto"/>
        <w:bottom w:val="none" w:sz="0" w:space="0" w:color="auto"/>
        <w:right w:val="none" w:sz="0" w:space="0" w:color="auto"/>
      </w:divBdr>
    </w:div>
    <w:div w:id="624701634">
      <w:bodyDiv w:val="1"/>
      <w:marLeft w:val="0"/>
      <w:marRight w:val="0"/>
      <w:marTop w:val="0"/>
      <w:marBottom w:val="0"/>
      <w:divBdr>
        <w:top w:val="none" w:sz="0" w:space="0" w:color="auto"/>
        <w:left w:val="none" w:sz="0" w:space="0" w:color="auto"/>
        <w:bottom w:val="none" w:sz="0" w:space="0" w:color="auto"/>
        <w:right w:val="none" w:sz="0" w:space="0" w:color="auto"/>
      </w:divBdr>
    </w:div>
    <w:div w:id="626937099">
      <w:bodyDiv w:val="1"/>
      <w:marLeft w:val="0"/>
      <w:marRight w:val="0"/>
      <w:marTop w:val="0"/>
      <w:marBottom w:val="0"/>
      <w:divBdr>
        <w:top w:val="none" w:sz="0" w:space="0" w:color="auto"/>
        <w:left w:val="none" w:sz="0" w:space="0" w:color="auto"/>
        <w:bottom w:val="none" w:sz="0" w:space="0" w:color="auto"/>
        <w:right w:val="none" w:sz="0" w:space="0" w:color="auto"/>
      </w:divBdr>
    </w:div>
    <w:div w:id="627126698">
      <w:bodyDiv w:val="1"/>
      <w:marLeft w:val="0"/>
      <w:marRight w:val="0"/>
      <w:marTop w:val="0"/>
      <w:marBottom w:val="0"/>
      <w:divBdr>
        <w:top w:val="none" w:sz="0" w:space="0" w:color="auto"/>
        <w:left w:val="none" w:sz="0" w:space="0" w:color="auto"/>
        <w:bottom w:val="none" w:sz="0" w:space="0" w:color="auto"/>
        <w:right w:val="none" w:sz="0" w:space="0" w:color="auto"/>
      </w:divBdr>
    </w:div>
    <w:div w:id="628164188">
      <w:bodyDiv w:val="1"/>
      <w:marLeft w:val="0"/>
      <w:marRight w:val="0"/>
      <w:marTop w:val="0"/>
      <w:marBottom w:val="0"/>
      <w:divBdr>
        <w:top w:val="none" w:sz="0" w:space="0" w:color="auto"/>
        <w:left w:val="none" w:sz="0" w:space="0" w:color="auto"/>
        <w:bottom w:val="none" w:sz="0" w:space="0" w:color="auto"/>
        <w:right w:val="none" w:sz="0" w:space="0" w:color="auto"/>
      </w:divBdr>
    </w:div>
    <w:div w:id="628779968">
      <w:bodyDiv w:val="1"/>
      <w:marLeft w:val="0"/>
      <w:marRight w:val="0"/>
      <w:marTop w:val="0"/>
      <w:marBottom w:val="0"/>
      <w:divBdr>
        <w:top w:val="none" w:sz="0" w:space="0" w:color="auto"/>
        <w:left w:val="none" w:sz="0" w:space="0" w:color="auto"/>
        <w:bottom w:val="none" w:sz="0" w:space="0" w:color="auto"/>
        <w:right w:val="none" w:sz="0" w:space="0" w:color="auto"/>
      </w:divBdr>
    </w:div>
    <w:div w:id="628784043">
      <w:bodyDiv w:val="1"/>
      <w:marLeft w:val="0"/>
      <w:marRight w:val="0"/>
      <w:marTop w:val="0"/>
      <w:marBottom w:val="0"/>
      <w:divBdr>
        <w:top w:val="none" w:sz="0" w:space="0" w:color="auto"/>
        <w:left w:val="none" w:sz="0" w:space="0" w:color="auto"/>
        <w:bottom w:val="none" w:sz="0" w:space="0" w:color="auto"/>
        <w:right w:val="none" w:sz="0" w:space="0" w:color="auto"/>
      </w:divBdr>
    </w:div>
    <w:div w:id="628820113">
      <w:bodyDiv w:val="1"/>
      <w:marLeft w:val="0"/>
      <w:marRight w:val="0"/>
      <w:marTop w:val="0"/>
      <w:marBottom w:val="0"/>
      <w:divBdr>
        <w:top w:val="none" w:sz="0" w:space="0" w:color="auto"/>
        <w:left w:val="none" w:sz="0" w:space="0" w:color="auto"/>
        <w:bottom w:val="none" w:sz="0" w:space="0" w:color="auto"/>
        <w:right w:val="none" w:sz="0" w:space="0" w:color="auto"/>
      </w:divBdr>
    </w:div>
    <w:div w:id="629744642">
      <w:bodyDiv w:val="1"/>
      <w:marLeft w:val="0"/>
      <w:marRight w:val="0"/>
      <w:marTop w:val="0"/>
      <w:marBottom w:val="0"/>
      <w:divBdr>
        <w:top w:val="none" w:sz="0" w:space="0" w:color="auto"/>
        <w:left w:val="none" w:sz="0" w:space="0" w:color="auto"/>
        <w:bottom w:val="none" w:sz="0" w:space="0" w:color="auto"/>
        <w:right w:val="none" w:sz="0" w:space="0" w:color="auto"/>
      </w:divBdr>
    </w:div>
    <w:div w:id="630795000">
      <w:bodyDiv w:val="1"/>
      <w:marLeft w:val="0"/>
      <w:marRight w:val="0"/>
      <w:marTop w:val="0"/>
      <w:marBottom w:val="0"/>
      <w:divBdr>
        <w:top w:val="none" w:sz="0" w:space="0" w:color="auto"/>
        <w:left w:val="none" w:sz="0" w:space="0" w:color="auto"/>
        <w:bottom w:val="none" w:sz="0" w:space="0" w:color="auto"/>
        <w:right w:val="none" w:sz="0" w:space="0" w:color="auto"/>
      </w:divBdr>
    </w:div>
    <w:div w:id="631714164">
      <w:bodyDiv w:val="1"/>
      <w:marLeft w:val="0"/>
      <w:marRight w:val="0"/>
      <w:marTop w:val="0"/>
      <w:marBottom w:val="0"/>
      <w:divBdr>
        <w:top w:val="none" w:sz="0" w:space="0" w:color="auto"/>
        <w:left w:val="none" w:sz="0" w:space="0" w:color="auto"/>
        <w:bottom w:val="none" w:sz="0" w:space="0" w:color="auto"/>
        <w:right w:val="none" w:sz="0" w:space="0" w:color="auto"/>
      </w:divBdr>
    </w:div>
    <w:div w:id="631792287">
      <w:bodyDiv w:val="1"/>
      <w:marLeft w:val="0"/>
      <w:marRight w:val="0"/>
      <w:marTop w:val="0"/>
      <w:marBottom w:val="0"/>
      <w:divBdr>
        <w:top w:val="none" w:sz="0" w:space="0" w:color="auto"/>
        <w:left w:val="none" w:sz="0" w:space="0" w:color="auto"/>
        <w:bottom w:val="none" w:sz="0" w:space="0" w:color="auto"/>
        <w:right w:val="none" w:sz="0" w:space="0" w:color="auto"/>
      </w:divBdr>
    </w:div>
    <w:div w:id="631860872">
      <w:bodyDiv w:val="1"/>
      <w:marLeft w:val="0"/>
      <w:marRight w:val="0"/>
      <w:marTop w:val="0"/>
      <w:marBottom w:val="0"/>
      <w:divBdr>
        <w:top w:val="none" w:sz="0" w:space="0" w:color="auto"/>
        <w:left w:val="none" w:sz="0" w:space="0" w:color="auto"/>
        <w:bottom w:val="none" w:sz="0" w:space="0" w:color="auto"/>
        <w:right w:val="none" w:sz="0" w:space="0" w:color="auto"/>
      </w:divBdr>
    </w:div>
    <w:div w:id="632641694">
      <w:bodyDiv w:val="1"/>
      <w:marLeft w:val="0"/>
      <w:marRight w:val="0"/>
      <w:marTop w:val="0"/>
      <w:marBottom w:val="0"/>
      <w:divBdr>
        <w:top w:val="none" w:sz="0" w:space="0" w:color="auto"/>
        <w:left w:val="none" w:sz="0" w:space="0" w:color="auto"/>
        <w:bottom w:val="none" w:sz="0" w:space="0" w:color="auto"/>
        <w:right w:val="none" w:sz="0" w:space="0" w:color="auto"/>
      </w:divBdr>
    </w:div>
    <w:div w:id="633754761">
      <w:bodyDiv w:val="1"/>
      <w:marLeft w:val="0"/>
      <w:marRight w:val="0"/>
      <w:marTop w:val="0"/>
      <w:marBottom w:val="0"/>
      <w:divBdr>
        <w:top w:val="none" w:sz="0" w:space="0" w:color="auto"/>
        <w:left w:val="none" w:sz="0" w:space="0" w:color="auto"/>
        <w:bottom w:val="none" w:sz="0" w:space="0" w:color="auto"/>
        <w:right w:val="none" w:sz="0" w:space="0" w:color="auto"/>
      </w:divBdr>
    </w:div>
    <w:div w:id="634914118">
      <w:bodyDiv w:val="1"/>
      <w:marLeft w:val="0"/>
      <w:marRight w:val="0"/>
      <w:marTop w:val="0"/>
      <w:marBottom w:val="0"/>
      <w:divBdr>
        <w:top w:val="none" w:sz="0" w:space="0" w:color="auto"/>
        <w:left w:val="none" w:sz="0" w:space="0" w:color="auto"/>
        <w:bottom w:val="none" w:sz="0" w:space="0" w:color="auto"/>
        <w:right w:val="none" w:sz="0" w:space="0" w:color="auto"/>
      </w:divBdr>
    </w:div>
    <w:div w:id="635792522">
      <w:bodyDiv w:val="1"/>
      <w:marLeft w:val="0"/>
      <w:marRight w:val="0"/>
      <w:marTop w:val="0"/>
      <w:marBottom w:val="0"/>
      <w:divBdr>
        <w:top w:val="none" w:sz="0" w:space="0" w:color="auto"/>
        <w:left w:val="none" w:sz="0" w:space="0" w:color="auto"/>
        <w:bottom w:val="none" w:sz="0" w:space="0" w:color="auto"/>
        <w:right w:val="none" w:sz="0" w:space="0" w:color="auto"/>
      </w:divBdr>
    </w:div>
    <w:div w:id="636228297">
      <w:bodyDiv w:val="1"/>
      <w:marLeft w:val="0"/>
      <w:marRight w:val="0"/>
      <w:marTop w:val="0"/>
      <w:marBottom w:val="0"/>
      <w:divBdr>
        <w:top w:val="none" w:sz="0" w:space="0" w:color="auto"/>
        <w:left w:val="none" w:sz="0" w:space="0" w:color="auto"/>
        <w:bottom w:val="none" w:sz="0" w:space="0" w:color="auto"/>
        <w:right w:val="none" w:sz="0" w:space="0" w:color="auto"/>
      </w:divBdr>
    </w:div>
    <w:div w:id="636569791">
      <w:bodyDiv w:val="1"/>
      <w:marLeft w:val="0"/>
      <w:marRight w:val="0"/>
      <w:marTop w:val="0"/>
      <w:marBottom w:val="0"/>
      <w:divBdr>
        <w:top w:val="none" w:sz="0" w:space="0" w:color="auto"/>
        <w:left w:val="none" w:sz="0" w:space="0" w:color="auto"/>
        <w:bottom w:val="none" w:sz="0" w:space="0" w:color="auto"/>
        <w:right w:val="none" w:sz="0" w:space="0" w:color="auto"/>
      </w:divBdr>
    </w:div>
    <w:div w:id="636646134">
      <w:bodyDiv w:val="1"/>
      <w:marLeft w:val="0"/>
      <w:marRight w:val="0"/>
      <w:marTop w:val="0"/>
      <w:marBottom w:val="0"/>
      <w:divBdr>
        <w:top w:val="none" w:sz="0" w:space="0" w:color="auto"/>
        <w:left w:val="none" w:sz="0" w:space="0" w:color="auto"/>
        <w:bottom w:val="none" w:sz="0" w:space="0" w:color="auto"/>
        <w:right w:val="none" w:sz="0" w:space="0" w:color="auto"/>
      </w:divBdr>
    </w:div>
    <w:div w:id="636760452">
      <w:bodyDiv w:val="1"/>
      <w:marLeft w:val="0"/>
      <w:marRight w:val="0"/>
      <w:marTop w:val="0"/>
      <w:marBottom w:val="0"/>
      <w:divBdr>
        <w:top w:val="none" w:sz="0" w:space="0" w:color="auto"/>
        <w:left w:val="none" w:sz="0" w:space="0" w:color="auto"/>
        <w:bottom w:val="none" w:sz="0" w:space="0" w:color="auto"/>
        <w:right w:val="none" w:sz="0" w:space="0" w:color="auto"/>
      </w:divBdr>
    </w:div>
    <w:div w:id="637296999">
      <w:bodyDiv w:val="1"/>
      <w:marLeft w:val="0"/>
      <w:marRight w:val="0"/>
      <w:marTop w:val="0"/>
      <w:marBottom w:val="0"/>
      <w:divBdr>
        <w:top w:val="none" w:sz="0" w:space="0" w:color="auto"/>
        <w:left w:val="none" w:sz="0" w:space="0" w:color="auto"/>
        <w:bottom w:val="none" w:sz="0" w:space="0" w:color="auto"/>
        <w:right w:val="none" w:sz="0" w:space="0" w:color="auto"/>
      </w:divBdr>
    </w:div>
    <w:div w:id="637733732">
      <w:bodyDiv w:val="1"/>
      <w:marLeft w:val="0"/>
      <w:marRight w:val="0"/>
      <w:marTop w:val="0"/>
      <w:marBottom w:val="0"/>
      <w:divBdr>
        <w:top w:val="none" w:sz="0" w:space="0" w:color="auto"/>
        <w:left w:val="none" w:sz="0" w:space="0" w:color="auto"/>
        <w:bottom w:val="none" w:sz="0" w:space="0" w:color="auto"/>
        <w:right w:val="none" w:sz="0" w:space="0" w:color="auto"/>
      </w:divBdr>
    </w:div>
    <w:div w:id="640497765">
      <w:bodyDiv w:val="1"/>
      <w:marLeft w:val="0"/>
      <w:marRight w:val="0"/>
      <w:marTop w:val="0"/>
      <w:marBottom w:val="0"/>
      <w:divBdr>
        <w:top w:val="none" w:sz="0" w:space="0" w:color="auto"/>
        <w:left w:val="none" w:sz="0" w:space="0" w:color="auto"/>
        <w:bottom w:val="none" w:sz="0" w:space="0" w:color="auto"/>
        <w:right w:val="none" w:sz="0" w:space="0" w:color="auto"/>
      </w:divBdr>
    </w:div>
    <w:div w:id="641694667">
      <w:bodyDiv w:val="1"/>
      <w:marLeft w:val="0"/>
      <w:marRight w:val="0"/>
      <w:marTop w:val="0"/>
      <w:marBottom w:val="0"/>
      <w:divBdr>
        <w:top w:val="none" w:sz="0" w:space="0" w:color="auto"/>
        <w:left w:val="none" w:sz="0" w:space="0" w:color="auto"/>
        <w:bottom w:val="none" w:sz="0" w:space="0" w:color="auto"/>
        <w:right w:val="none" w:sz="0" w:space="0" w:color="auto"/>
      </w:divBdr>
    </w:div>
    <w:div w:id="642390777">
      <w:bodyDiv w:val="1"/>
      <w:marLeft w:val="0"/>
      <w:marRight w:val="0"/>
      <w:marTop w:val="0"/>
      <w:marBottom w:val="0"/>
      <w:divBdr>
        <w:top w:val="none" w:sz="0" w:space="0" w:color="auto"/>
        <w:left w:val="none" w:sz="0" w:space="0" w:color="auto"/>
        <w:bottom w:val="none" w:sz="0" w:space="0" w:color="auto"/>
        <w:right w:val="none" w:sz="0" w:space="0" w:color="auto"/>
      </w:divBdr>
    </w:div>
    <w:div w:id="643658472">
      <w:bodyDiv w:val="1"/>
      <w:marLeft w:val="0"/>
      <w:marRight w:val="0"/>
      <w:marTop w:val="0"/>
      <w:marBottom w:val="0"/>
      <w:divBdr>
        <w:top w:val="none" w:sz="0" w:space="0" w:color="auto"/>
        <w:left w:val="none" w:sz="0" w:space="0" w:color="auto"/>
        <w:bottom w:val="none" w:sz="0" w:space="0" w:color="auto"/>
        <w:right w:val="none" w:sz="0" w:space="0" w:color="auto"/>
      </w:divBdr>
    </w:div>
    <w:div w:id="643848604">
      <w:bodyDiv w:val="1"/>
      <w:marLeft w:val="0"/>
      <w:marRight w:val="0"/>
      <w:marTop w:val="0"/>
      <w:marBottom w:val="0"/>
      <w:divBdr>
        <w:top w:val="none" w:sz="0" w:space="0" w:color="auto"/>
        <w:left w:val="none" w:sz="0" w:space="0" w:color="auto"/>
        <w:bottom w:val="none" w:sz="0" w:space="0" w:color="auto"/>
        <w:right w:val="none" w:sz="0" w:space="0" w:color="auto"/>
      </w:divBdr>
    </w:div>
    <w:div w:id="644160519">
      <w:bodyDiv w:val="1"/>
      <w:marLeft w:val="0"/>
      <w:marRight w:val="0"/>
      <w:marTop w:val="0"/>
      <w:marBottom w:val="0"/>
      <w:divBdr>
        <w:top w:val="none" w:sz="0" w:space="0" w:color="auto"/>
        <w:left w:val="none" w:sz="0" w:space="0" w:color="auto"/>
        <w:bottom w:val="none" w:sz="0" w:space="0" w:color="auto"/>
        <w:right w:val="none" w:sz="0" w:space="0" w:color="auto"/>
      </w:divBdr>
    </w:div>
    <w:div w:id="645744496">
      <w:bodyDiv w:val="1"/>
      <w:marLeft w:val="0"/>
      <w:marRight w:val="0"/>
      <w:marTop w:val="0"/>
      <w:marBottom w:val="0"/>
      <w:divBdr>
        <w:top w:val="none" w:sz="0" w:space="0" w:color="auto"/>
        <w:left w:val="none" w:sz="0" w:space="0" w:color="auto"/>
        <w:bottom w:val="none" w:sz="0" w:space="0" w:color="auto"/>
        <w:right w:val="none" w:sz="0" w:space="0" w:color="auto"/>
      </w:divBdr>
    </w:div>
    <w:div w:id="646402867">
      <w:bodyDiv w:val="1"/>
      <w:marLeft w:val="0"/>
      <w:marRight w:val="0"/>
      <w:marTop w:val="0"/>
      <w:marBottom w:val="0"/>
      <w:divBdr>
        <w:top w:val="none" w:sz="0" w:space="0" w:color="auto"/>
        <w:left w:val="none" w:sz="0" w:space="0" w:color="auto"/>
        <w:bottom w:val="none" w:sz="0" w:space="0" w:color="auto"/>
        <w:right w:val="none" w:sz="0" w:space="0" w:color="auto"/>
      </w:divBdr>
    </w:div>
    <w:div w:id="647051930">
      <w:bodyDiv w:val="1"/>
      <w:marLeft w:val="0"/>
      <w:marRight w:val="0"/>
      <w:marTop w:val="0"/>
      <w:marBottom w:val="0"/>
      <w:divBdr>
        <w:top w:val="none" w:sz="0" w:space="0" w:color="auto"/>
        <w:left w:val="none" w:sz="0" w:space="0" w:color="auto"/>
        <w:bottom w:val="none" w:sz="0" w:space="0" w:color="auto"/>
        <w:right w:val="none" w:sz="0" w:space="0" w:color="auto"/>
      </w:divBdr>
    </w:div>
    <w:div w:id="647055371">
      <w:bodyDiv w:val="1"/>
      <w:marLeft w:val="0"/>
      <w:marRight w:val="0"/>
      <w:marTop w:val="0"/>
      <w:marBottom w:val="0"/>
      <w:divBdr>
        <w:top w:val="none" w:sz="0" w:space="0" w:color="auto"/>
        <w:left w:val="none" w:sz="0" w:space="0" w:color="auto"/>
        <w:bottom w:val="none" w:sz="0" w:space="0" w:color="auto"/>
        <w:right w:val="none" w:sz="0" w:space="0" w:color="auto"/>
      </w:divBdr>
    </w:div>
    <w:div w:id="647784896">
      <w:bodyDiv w:val="1"/>
      <w:marLeft w:val="0"/>
      <w:marRight w:val="0"/>
      <w:marTop w:val="0"/>
      <w:marBottom w:val="0"/>
      <w:divBdr>
        <w:top w:val="none" w:sz="0" w:space="0" w:color="auto"/>
        <w:left w:val="none" w:sz="0" w:space="0" w:color="auto"/>
        <w:bottom w:val="none" w:sz="0" w:space="0" w:color="auto"/>
        <w:right w:val="none" w:sz="0" w:space="0" w:color="auto"/>
      </w:divBdr>
    </w:div>
    <w:div w:id="647905311">
      <w:bodyDiv w:val="1"/>
      <w:marLeft w:val="0"/>
      <w:marRight w:val="0"/>
      <w:marTop w:val="0"/>
      <w:marBottom w:val="0"/>
      <w:divBdr>
        <w:top w:val="none" w:sz="0" w:space="0" w:color="auto"/>
        <w:left w:val="none" w:sz="0" w:space="0" w:color="auto"/>
        <w:bottom w:val="none" w:sz="0" w:space="0" w:color="auto"/>
        <w:right w:val="none" w:sz="0" w:space="0" w:color="auto"/>
      </w:divBdr>
    </w:div>
    <w:div w:id="649407233">
      <w:bodyDiv w:val="1"/>
      <w:marLeft w:val="0"/>
      <w:marRight w:val="0"/>
      <w:marTop w:val="0"/>
      <w:marBottom w:val="0"/>
      <w:divBdr>
        <w:top w:val="none" w:sz="0" w:space="0" w:color="auto"/>
        <w:left w:val="none" w:sz="0" w:space="0" w:color="auto"/>
        <w:bottom w:val="none" w:sz="0" w:space="0" w:color="auto"/>
        <w:right w:val="none" w:sz="0" w:space="0" w:color="auto"/>
      </w:divBdr>
    </w:div>
    <w:div w:id="649865820">
      <w:bodyDiv w:val="1"/>
      <w:marLeft w:val="0"/>
      <w:marRight w:val="0"/>
      <w:marTop w:val="0"/>
      <w:marBottom w:val="0"/>
      <w:divBdr>
        <w:top w:val="none" w:sz="0" w:space="0" w:color="auto"/>
        <w:left w:val="none" w:sz="0" w:space="0" w:color="auto"/>
        <w:bottom w:val="none" w:sz="0" w:space="0" w:color="auto"/>
        <w:right w:val="none" w:sz="0" w:space="0" w:color="auto"/>
      </w:divBdr>
    </w:div>
    <w:div w:id="650333358">
      <w:bodyDiv w:val="1"/>
      <w:marLeft w:val="0"/>
      <w:marRight w:val="0"/>
      <w:marTop w:val="0"/>
      <w:marBottom w:val="0"/>
      <w:divBdr>
        <w:top w:val="none" w:sz="0" w:space="0" w:color="auto"/>
        <w:left w:val="none" w:sz="0" w:space="0" w:color="auto"/>
        <w:bottom w:val="none" w:sz="0" w:space="0" w:color="auto"/>
        <w:right w:val="none" w:sz="0" w:space="0" w:color="auto"/>
      </w:divBdr>
    </w:div>
    <w:div w:id="650603814">
      <w:bodyDiv w:val="1"/>
      <w:marLeft w:val="0"/>
      <w:marRight w:val="0"/>
      <w:marTop w:val="0"/>
      <w:marBottom w:val="0"/>
      <w:divBdr>
        <w:top w:val="none" w:sz="0" w:space="0" w:color="auto"/>
        <w:left w:val="none" w:sz="0" w:space="0" w:color="auto"/>
        <w:bottom w:val="none" w:sz="0" w:space="0" w:color="auto"/>
        <w:right w:val="none" w:sz="0" w:space="0" w:color="auto"/>
      </w:divBdr>
    </w:div>
    <w:div w:id="650789690">
      <w:bodyDiv w:val="1"/>
      <w:marLeft w:val="0"/>
      <w:marRight w:val="0"/>
      <w:marTop w:val="0"/>
      <w:marBottom w:val="0"/>
      <w:divBdr>
        <w:top w:val="none" w:sz="0" w:space="0" w:color="auto"/>
        <w:left w:val="none" w:sz="0" w:space="0" w:color="auto"/>
        <w:bottom w:val="none" w:sz="0" w:space="0" w:color="auto"/>
        <w:right w:val="none" w:sz="0" w:space="0" w:color="auto"/>
      </w:divBdr>
    </w:div>
    <w:div w:id="653408803">
      <w:bodyDiv w:val="1"/>
      <w:marLeft w:val="0"/>
      <w:marRight w:val="0"/>
      <w:marTop w:val="0"/>
      <w:marBottom w:val="0"/>
      <w:divBdr>
        <w:top w:val="none" w:sz="0" w:space="0" w:color="auto"/>
        <w:left w:val="none" w:sz="0" w:space="0" w:color="auto"/>
        <w:bottom w:val="none" w:sz="0" w:space="0" w:color="auto"/>
        <w:right w:val="none" w:sz="0" w:space="0" w:color="auto"/>
      </w:divBdr>
    </w:div>
    <w:div w:id="654409637">
      <w:bodyDiv w:val="1"/>
      <w:marLeft w:val="0"/>
      <w:marRight w:val="0"/>
      <w:marTop w:val="0"/>
      <w:marBottom w:val="0"/>
      <w:divBdr>
        <w:top w:val="none" w:sz="0" w:space="0" w:color="auto"/>
        <w:left w:val="none" w:sz="0" w:space="0" w:color="auto"/>
        <w:bottom w:val="none" w:sz="0" w:space="0" w:color="auto"/>
        <w:right w:val="none" w:sz="0" w:space="0" w:color="auto"/>
      </w:divBdr>
    </w:div>
    <w:div w:id="654989461">
      <w:bodyDiv w:val="1"/>
      <w:marLeft w:val="0"/>
      <w:marRight w:val="0"/>
      <w:marTop w:val="0"/>
      <w:marBottom w:val="0"/>
      <w:divBdr>
        <w:top w:val="none" w:sz="0" w:space="0" w:color="auto"/>
        <w:left w:val="none" w:sz="0" w:space="0" w:color="auto"/>
        <w:bottom w:val="none" w:sz="0" w:space="0" w:color="auto"/>
        <w:right w:val="none" w:sz="0" w:space="0" w:color="auto"/>
      </w:divBdr>
    </w:div>
    <w:div w:id="655302907">
      <w:bodyDiv w:val="1"/>
      <w:marLeft w:val="0"/>
      <w:marRight w:val="0"/>
      <w:marTop w:val="0"/>
      <w:marBottom w:val="0"/>
      <w:divBdr>
        <w:top w:val="none" w:sz="0" w:space="0" w:color="auto"/>
        <w:left w:val="none" w:sz="0" w:space="0" w:color="auto"/>
        <w:bottom w:val="none" w:sz="0" w:space="0" w:color="auto"/>
        <w:right w:val="none" w:sz="0" w:space="0" w:color="auto"/>
      </w:divBdr>
    </w:div>
    <w:div w:id="655888224">
      <w:bodyDiv w:val="1"/>
      <w:marLeft w:val="0"/>
      <w:marRight w:val="0"/>
      <w:marTop w:val="0"/>
      <w:marBottom w:val="0"/>
      <w:divBdr>
        <w:top w:val="none" w:sz="0" w:space="0" w:color="auto"/>
        <w:left w:val="none" w:sz="0" w:space="0" w:color="auto"/>
        <w:bottom w:val="none" w:sz="0" w:space="0" w:color="auto"/>
        <w:right w:val="none" w:sz="0" w:space="0" w:color="auto"/>
      </w:divBdr>
    </w:div>
    <w:div w:id="655955021">
      <w:bodyDiv w:val="1"/>
      <w:marLeft w:val="0"/>
      <w:marRight w:val="0"/>
      <w:marTop w:val="0"/>
      <w:marBottom w:val="0"/>
      <w:divBdr>
        <w:top w:val="none" w:sz="0" w:space="0" w:color="auto"/>
        <w:left w:val="none" w:sz="0" w:space="0" w:color="auto"/>
        <w:bottom w:val="none" w:sz="0" w:space="0" w:color="auto"/>
        <w:right w:val="none" w:sz="0" w:space="0" w:color="auto"/>
      </w:divBdr>
    </w:div>
    <w:div w:id="657224751">
      <w:bodyDiv w:val="1"/>
      <w:marLeft w:val="0"/>
      <w:marRight w:val="0"/>
      <w:marTop w:val="0"/>
      <w:marBottom w:val="0"/>
      <w:divBdr>
        <w:top w:val="none" w:sz="0" w:space="0" w:color="auto"/>
        <w:left w:val="none" w:sz="0" w:space="0" w:color="auto"/>
        <w:bottom w:val="none" w:sz="0" w:space="0" w:color="auto"/>
        <w:right w:val="none" w:sz="0" w:space="0" w:color="auto"/>
      </w:divBdr>
    </w:div>
    <w:div w:id="657268830">
      <w:bodyDiv w:val="1"/>
      <w:marLeft w:val="0"/>
      <w:marRight w:val="0"/>
      <w:marTop w:val="0"/>
      <w:marBottom w:val="0"/>
      <w:divBdr>
        <w:top w:val="none" w:sz="0" w:space="0" w:color="auto"/>
        <w:left w:val="none" w:sz="0" w:space="0" w:color="auto"/>
        <w:bottom w:val="none" w:sz="0" w:space="0" w:color="auto"/>
        <w:right w:val="none" w:sz="0" w:space="0" w:color="auto"/>
      </w:divBdr>
    </w:div>
    <w:div w:id="657271220">
      <w:bodyDiv w:val="1"/>
      <w:marLeft w:val="0"/>
      <w:marRight w:val="0"/>
      <w:marTop w:val="0"/>
      <w:marBottom w:val="0"/>
      <w:divBdr>
        <w:top w:val="none" w:sz="0" w:space="0" w:color="auto"/>
        <w:left w:val="none" w:sz="0" w:space="0" w:color="auto"/>
        <w:bottom w:val="none" w:sz="0" w:space="0" w:color="auto"/>
        <w:right w:val="none" w:sz="0" w:space="0" w:color="auto"/>
      </w:divBdr>
    </w:div>
    <w:div w:id="657423512">
      <w:bodyDiv w:val="1"/>
      <w:marLeft w:val="0"/>
      <w:marRight w:val="0"/>
      <w:marTop w:val="0"/>
      <w:marBottom w:val="0"/>
      <w:divBdr>
        <w:top w:val="none" w:sz="0" w:space="0" w:color="auto"/>
        <w:left w:val="none" w:sz="0" w:space="0" w:color="auto"/>
        <w:bottom w:val="none" w:sz="0" w:space="0" w:color="auto"/>
        <w:right w:val="none" w:sz="0" w:space="0" w:color="auto"/>
      </w:divBdr>
    </w:div>
    <w:div w:id="657657473">
      <w:bodyDiv w:val="1"/>
      <w:marLeft w:val="0"/>
      <w:marRight w:val="0"/>
      <w:marTop w:val="0"/>
      <w:marBottom w:val="0"/>
      <w:divBdr>
        <w:top w:val="none" w:sz="0" w:space="0" w:color="auto"/>
        <w:left w:val="none" w:sz="0" w:space="0" w:color="auto"/>
        <w:bottom w:val="none" w:sz="0" w:space="0" w:color="auto"/>
        <w:right w:val="none" w:sz="0" w:space="0" w:color="auto"/>
      </w:divBdr>
    </w:div>
    <w:div w:id="658004920">
      <w:bodyDiv w:val="1"/>
      <w:marLeft w:val="0"/>
      <w:marRight w:val="0"/>
      <w:marTop w:val="0"/>
      <w:marBottom w:val="0"/>
      <w:divBdr>
        <w:top w:val="none" w:sz="0" w:space="0" w:color="auto"/>
        <w:left w:val="none" w:sz="0" w:space="0" w:color="auto"/>
        <w:bottom w:val="none" w:sz="0" w:space="0" w:color="auto"/>
        <w:right w:val="none" w:sz="0" w:space="0" w:color="auto"/>
      </w:divBdr>
    </w:div>
    <w:div w:id="658076760">
      <w:bodyDiv w:val="1"/>
      <w:marLeft w:val="0"/>
      <w:marRight w:val="0"/>
      <w:marTop w:val="0"/>
      <w:marBottom w:val="0"/>
      <w:divBdr>
        <w:top w:val="none" w:sz="0" w:space="0" w:color="auto"/>
        <w:left w:val="none" w:sz="0" w:space="0" w:color="auto"/>
        <w:bottom w:val="none" w:sz="0" w:space="0" w:color="auto"/>
        <w:right w:val="none" w:sz="0" w:space="0" w:color="auto"/>
      </w:divBdr>
    </w:div>
    <w:div w:id="658116282">
      <w:bodyDiv w:val="1"/>
      <w:marLeft w:val="0"/>
      <w:marRight w:val="0"/>
      <w:marTop w:val="0"/>
      <w:marBottom w:val="0"/>
      <w:divBdr>
        <w:top w:val="none" w:sz="0" w:space="0" w:color="auto"/>
        <w:left w:val="none" w:sz="0" w:space="0" w:color="auto"/>
        <w:bottom w:val="none" w:sz="0" w:space="0" w:color="auto"/>
        <w:right w:val="none" w:sz="0" w:space="0" w:color="auto"/>
      </w:divBdr>
    </w:div>
    <w:div w:id="658922227">
      <w:bodyDiv w:val="1"/>
      <w:marLeft w:val="0"/>
      <w:marRight w:val="0"/>
      <w:marTop w:val="0"/>
      <w:marBottom w:val="0"/>
      <w:divBdr>
        <w:top w:val="none" w:sz="0" w:space="0" w:color="auto"/>
        <w:left w:val="none" w:sz="0" w:space="0" w:color="auto"/>
        <w:bottom w:val="none" w:sz="0" w:space="0" w:color="auto"/>
        <w:right w:val="none" w:sz="0" w:space="0" w:color="auto"/>
      </w:divBdr>
    </w:div>
    <w:div w:id="659164239">
      <w:bodyDiv w:val="1"/>
      <w:marLeft w:val="0"/>
      <w:marRight w:val="0"/>
      <w:marTop w:val="0"/>
      <w:marBottom w:val="0"/>
      <w:divBdr>
        <w:top w:val="none" w:sz="0" w:space="0" w:color="auto"/>
        <w:left w:val="none" w:sz="0" w:space="0" w:color="auto"/>
        <w:bottom w:val="none" w:sz="0" w:space="0" w:color="auto"/>
        <w:right w:val="none" w:sz="0" w:space="0" w:color="auto"/>
      </w:divBdr>
    </w:div>
    <w:div w:id="659820177">
      <w:bodyDiv w:val="1"/>
      <w:marLeft w:val="0"/>
      <w:marRight w:val="0"/>
      <w:marTop w:val="0"/>
      <w:marBottom w:val="0"/>
      <w:divBdr>
        <w:top w:val="none" w:sz="0" w:space="0" w:color="auto"/>
        <w:left w:val="none" w:sz="0" w:space="0" w:color="auto"/>
        <w:bottom w:val="none" w:sz="0" w:space="0" w:color="auto"/>
        <w:right w:val="none" w:sz="0" w:space="0" w:color="auto"/>
      </w:divBdr>
    </w:div>
    <w:div w:id="661390733">
      <w:bodyDiv w:val="1"/>
      <w:marLeft w:val="0"/>
      <w:marRight w:val="0"/>
      <w:marTop w:val="0"/>
      <w:marBottom w:val="0"/>
      <w:divBdr>
        <w:top w:val="none" w:sz="0" w:space="0" w:color="auto"/>
        <w:left w:val="none" w:sz="0" w:space="0" w:color="auto"/>
        <w:bottom w:val="none" w:sz="0" w:space="0" w:color="auto"/>
        <w:right w:val="none" w:sz="0" w:space="0" w:color="auto"/>
      </w:divBdr>
    </w:div>
    <w:div w:id="662054084">
      <w:bodyDiv w:val="1"/>
      <w:marLeft w:val="0"/>
      <w:marRight w:val="0"/>
      <w:marTop w:val="0"/>
      <w:marBottom w:val="0"/>
      <w:divBdr>
        <w:top w:val="none" w:sz="0" w:space="0" w:color="auto"/>
        <w:left w:val="none" w:sz="0" w:space="0" w:color="auto"/>
        <w:bottom w:val="none" w:sz="0" w:space="0" w:color="auto"/>
        <w:right w:val="none" w:sz="0" w:space="0" w:color="auto"/>
      </w:divBdr>
    </w:div>
    <w:div w:id="662783451">
      <w:bodyDiv w:val="1"/>
      <w:marLeft w:val="0"/>
      <w:marRight w:val="0"/>
      <w:marTop w:val="0"/>
      <w:marBottom w:val="0"/>
      <w:divBdr>
        <w:top w:val="none" w:sz="0" w:space="0" w:color="auto"/>
        <w:left w:val="none" w:sz="0" w:space="0" w:color="auto"/>
        <w:bottom w:val="none" w:sz="0" w:space="0" w:color="auto"/>
        <w:right w:val="none" w:sz="0" w:space="0" w:color="auto"/>
      </w:divBdr>
    </w:div>
    <w:div w:id="663777910">
      <w:bodyDiv w:val="1"/>
      <w:marLeft w:val="0"/>
      <w:marRight w:val="0"/>
      <w:marTop w:val="0"/>
      <w:marBottom w:val="0"/>
      <w:divBdr>
        <w:top w:val="none" w:sz="0" w:space="0" w:color="auto"/>
        <w:left w:val="none" w:sz="0" w:space="0" w:color="auto"/>
        <w:bottom w:val="none" w:sz="0" w:space="0" w:color="auto"/>
        <w:right w:val="none" w:sz="0" w:space="0" w:color="auto"/>
      </w:divBdr>
    </w:div>
    <w:div w:id="664017246">
      <w:bodyDiv w:val="1"/>
      <w:marLeft w:val="0"/>
      <w:marRight w:val="0"/>
      <w:marTop w:val="0"/>
      <w:marBottom w:val="0"/>
      <w:divBdr>
        <w:top w:val="none" w:sz="0" w:space="0" w:color="auto"/>
        <w:left w:val="none" w:sz="0" w:space="0" w:color="auto"/>
        <w:bottom w:val="none" w:sz="0" w:space="0" w:color="auto"/>
        <w:right w:val="none" w:sz="0" w:space="0" w:color="auto"/>
      </w:divBdr>
    </w:div>
    <w:div w:id="664168708">
      <w:bodyDiv w:val="1"/>
      <w:marLeft w:val="0"/>
      <w:marRight w:val="0"/>
      <w:marTop w:val="0"/>
      <w:marBottom w:val="0"/>
      <w:divBdr>
        <w:top w:val="none" w:sz="0" w:space="0" w:color="auto"/>
        <w:left w:val="none" w:sz="0" w:space="0" w:color="auto"/>
        <w:bottom w:val="none" w:sz="0" w:space="0" w:color="auto"/>
        <w:right w:val="none" w:sz="0" w:space="0" w:color="auto"/>
      </w:divBdr>
    </w:div>
    <w:div w:id="664210113">
      <w:bodyDiv w:val="1"/>
      <w:marLeft w:val="0"/>
      <w:marRight w:val="0"/>
      <w:marTop w:val="0"/>
      <w:marBottom w:val="0"/>
      <w:divBdr>
        <w:top w:val="none" w:sz="0" w:space="0" w:color="auto"/>
        <w:left w:val="none" w:sz="0" w:space="0" w:color="auto"/>
        <w:bottom w:val="none" w:sz="0" w:space="0" w:color="auto"/>
        <w:right w:val="none" w:sz="0" w:space="0" w:color="auto"/>
      </w:divBdr>
    </w:div>
    <w:div w:id="664555256">
      <w:bodyDiv w:val="1"/>
      <w:marLeft w:val="0"/>
      <w:marRight w:val="0"/>
      <w:marTop w:val="0"/>
      <w:marBottom w:val="0"/>
      <w:divBdr>
        <w:top w:val="none" w:sz="0" w:space="0" w:color="auto"/>
        <w:left w:val="none" w:sz="0" w:space="0" w:color="auto"/>
        <w:bottom w:val="none" w:sz="0" w:space="0" w:color="auto"/>
        <w:right w:val="none" w:sz="0" w:space="0" w:color="auto"/>
      </w:divBdr>
    </w:div>
    <w:div w:id="664744074">
      <w:bodyDiv w:val="1"/>
      <w:marLeft w:val="0"/>
      <w:marRight w:val="0"/>
      <w:marTop w:val="0"/>
      <w:marBottom w:val="0"/>
      <w:divBdr>
        <w:top w:val="none" w:sz="0" w:space="0" w:color="auto"/>
        <w:left w:val="none" w:sz="0" w:space="0" w:color="auto"/>
        <w:bottom w:val="none" w:sz="0" w:space="0" w:color="auto"/>
        <w:right w:val="none" w:sz="0" w:space="0" w:color="auto"/>
      </w:divBdr>
    </w:div>
    <w:div w:id="665784527">
      <w:bodyDiv w:val="1"/>
      <w:marLeft w:val="0"/>
      <w:marRight w:val="0"/>
      <w:marTop w:val="0"/>
      <w:marBottom w:val="0"/>
      <w:divBdr>
        <w:top w:val="none" w:sz="0" w:space="0" w:color="auto"/>
        <w:left w:val="none" w:sz="0" w:space="0" w:color="auto"/>
        <w:bottom w:val="none" w:sz="0" w:space="0" w:color="auto"/>
        <w:right w:val="none" w:sz="0" w:space="0" w:color="auto"/>
      </w:divBdr>
    </w:div>
    <w:div w:id="666640759">
      <w:bodyDiv w:val="1"/>
      <w:marLeft w:val="0"/>
      <w:marRight w:val="0"/>
      <w:marTop w:val="0"/>
      <w:marBottom w:val="0"/>
      <w:divBdr>
        <w:top w:val="none" w:sz="0" w:space="0" w:color="auto"/>
        <w:left w:val="none" w:sz="0" w:space="0" w:color="auto"/>
        <w:bottom w:val="none" w:sz="0" w:space="0" w:color="auto"/>
        <w:right w:val="none" w:sz="0" w:space="0" w:color="auto"/>
      </w:divBdr>
    </w:div>
    <w:div w:id="666833986">
      <w:bodyDiv w:val="1"/>
      <w:marLeft w:val="0"/>
      <w:marRight w:val="0"/>
      <w:marTop w:val="0"/>
      <w:marBottom w:val="0"/>
      <w:divBdr>
        <w:top w:val="none" w:sz="0" w:space="0" w:color="auto"/>
        <w:left w:val="none" w:sz="0" w:space="0" w:color="auto"/>
        <w:bottom w:val="none" w:sz="0" w:space="0" w:color="auto"/>
        <w:right w:val="none" w:sz="0" w:space="0" w:color="auto"/>
      </w:divBdr>
    </w:div>
    <w:div w:id="667172485">
      <w:bodyDiv w:val="1"/>
      <w:marLeft w:val="0"/>
      <w:marRight w:val="0"/>
      <w:marTop w:val="0"/>
      <w:marBottom w:val="0"/>
      <w:divBdr>
        <w:top w:val="none" w:sz="0" w:space="0" w:color="auto"/>
        <w:left w:val="none" w:sz="0" w:space="0" w:color="auto"/>
        <w:bottom w:val="none" w:sz="0" w:space="0" w:color="auto"/>
        <w:right w:val="none" w:sz="0" w:space="0" w:color="auto"/>
      </w:divBdr>
    </w:div>
    <w:div w:id="667250985">
      <w:bodyDiv w:val="1"/>
      <w:marLeft w:val="0"/>
      <w:marRight w:val="0"/>
      <w:marTop w:val="0"/>
      <w:marBottom w:val="0"/>
      <w:divBdr>
        <w:top w:val="none" w:sz="0" w:space="0" w:color="auto"/>
        <w:left w:val="none" w:sz="0" w:space="0" w:color="auto"/>
        <w:bottom w:val="none" w:sz="0" w:space="0" w:color="auto"/>
        <w:right w:val="none" w:sz="0" w:space="0" w:color="auto"/>
      </w:divBdr>
    </w:div>
    <w:div w:id="667437839">
      <w:bodyDiv w:val="1"/>
      <w:marLeft w:val="0"/>
      <w:marRight w:val="0"/>
      <w:marTop w:val="0"/>
      <w:marBottom w:val="0"/>
      <w:divBdr>
        <w:top w:val="none" w:sz="0" w:space="0" w:color="auto"/>
        <w:left w:val="none" w:sz="0" w:space="0" w:color="auto"/>
        <w:bottom w:val="none" w:sz="0" w:space="0" w:color="auto"/>
        <w:right w:val="none" w:sz="0" w:space="0" w:color="auto"/>
      </w:divBdr>
    </w:div>
    <w:div w:id="667487670">
      <w:bodyDiv w:val="1"/>
      <w:marLeft w:val="0"/>
      <w:marRight w:val="0"/>
      <w:marTop w:val="0"/>
      <w:marBottom w:val="0"/>
      <w:divBdr>
        <w:top w:val="none" w:sz="0" w:space="0" w:color="auto"/>
        <w:left w:val="none" w:sz="0" w:space="0" w:color="auto"/>
        <w:bottom w:val="none" w:sz="0" w:space="0" w:color="auto"/>
        <w:right w:val="none" w:sz="0" w:space="0" w:color="auto"/>
      </w:divBdr>
    </w:div>
    <w:div w:id="667756759">
      <w:bodyDiv w:val="1"/>
      <w:marLeft w:val="0"/>
      <w:marRight w:val="0"/>
      <w:marTop w:val="0"/>
      <w:marBottom w:val="0"/>
      <w:divBdr>
        <w:top w:val="none" w:sz="0" w:space="0" w:color="auto"/>
        <w:left w:val="none" w:sz="0" w:space="0" w:color="auto"/>
        <w:bottom w:val="none" w:sz="0" w:space="0" w:color="auto"/>
        <w:right w:val="none" w:sz="0" w:space="0" w:color="auto"/>
      </w:divBdr>
    </w:div>
    <w:div w:id="668142913">
      <w:bodyDiv w:val="1"/>
      <w:marLeft w:val="0"/>
      <w:marRight w:val="0"/>
      <w:marTop w:val="0"/>
      <w:marBottom w:val="0"/>
      <w:divBdr>
        <w:top w:val="none" w:sz="0" w:space="0" w:color="auto"/>
        <w:left w:val="none" w:sz="0" w:space="0" w:color="auto"/>
        <w:bottom w:val="none" w:sz="0" w:space="0" w:color="auto"/>
        <w:right w:val="none" w:sz="0" w:space="0" w:color="auto"/>
      </w:divBdr>
    </w:div>
    <w:div w:id="668601005">
      <w:bodyDiv w:val="1"/>
      <w:marLeft w:val="0"/>
      <w:marRight w:val="0"/>
      <w:marTop w:val="0"/>
      <w:marBottom w:val="0"/>
      <w:divBdr>
        <w:top w:val="none" w:sz="0" w:space="0" w:color="auto"/>
        <w:left w:val="none" w:sz="0" w:space="0" w:color="auto"/>
        <w:bottom w:val="none" w:sz="0" w:space="0" w:color="auto"/>
        <w:right w:val="none" w:sz="0" w:space="0" w:color="auto"/>
      </w:divBdr>
    </w:div>
    <w:div w:id="670454589">
      <w:bodyDiv w:val="1"/>
      <w:marLeft w:val="0"/>
      <w:marRight w:val="0"/>
      <w:marTop w:val="0"/>
      <w:marBottom w:val="0"/>
      <w:divBdr>
        <w:top w:val="none" w:sz="0" w:space="0" w:color="auto"/>
        <w:left w:val="none" w:sz="0" w:space="0" w:color="auto"/>
        <w:bottom w:val="none" w:sz="0" w:space="0" w:color="auto"/>
        <w:right w:val="none" w:sz="0" w:space="0" w:color="auto"/>
      </w:divBdr>
    </w:div>
    <w:div w:id="671373871">
      <w:bodyDiv w:val="1"/>
      <w:marLeft w:val="0"/>
      <w:marRight w:val="0"/>
      <w:marTop w:val="0"/>
      <w:marBottom w:val="0"/>
      <w:divBdr>
        <w:top w:val="none" w:sz="0" w:space="0" w:color="auto"/>
        <w:left w:val="none" w:sz="0" w:space="0" w:color="auto"/>
        <w:bottom w:val="none" w:sz="0" w:space="0" w:color="auto"/>
        <w:right w:val="none" w:sz="0" w:space="0" w:color="auto"/>
      </w:divBdr>
    </w:div>
    <w:div w:id="672413258">
      <w:bodyDiv w:val="1"/>
      <w:marLeft w:val="0"/>
      <w:marRight w:val="0"/>
      <w:marTop w:val="0"/>
      <w:marBottom w:val="0"/>
      <w:divBdr>
        <w:top w:val="none" w:sz="0" w:space="0" w:color="auto"/>
        <w:left w:val="none" w:sz="0" w:space="0" w:color="auto"/>
        <w:bottom w:val="none" w:sz="0" w:space="0" w:color="auto"/>
        <w:right w:val="none" w:sz="0" w:space="0" w:color="auto"/>
      </w:divBdr>
    </w:div>
    <w:div w:id="675349870">
      <w:bodyDiv w:val="1"/>
      <w:marLeft w:val="0"/>
      <w:marRight w:val="0"/>
      <w:marTop w:val="0"/>
      <w:marBottom w:val="0"/>
      <w:divBdr>
        <w:top w:val="none" w:sz="0" w:space="0" w:color="auto"/>
        <w:left w:val="none" w:sz="0" w:space="0" w:color="auto"/>
        <w:bottom w:val="none" w:sz="0" w:space="0" w:color="auto"/>
        <w:right w:val="none" w:sz="0" w:space="0" w:color="auto"/>
      </w:divBdr>
    </w:div>
    <w:div w:id="675378000">
      <w:bodyDiv w:val="1"/>
      <w:marLeft w:val="0"/>
      <w:marRight w:val="0"/>
      <w:marTop w:val="0"/>
      <w:marBottom w:val="0"/>
      <w:divBdr>
        <w:top w:val="none" w:sz="0" w:space="0" w:color="auto"/>
        <w:left w:val="none" w:sz="0" w:space="0" w:color="auto"/>
        <w:bottom w:val="none" w:sz="0" w:space="0" w:color="auto"/>
        <w:right w:val="none" w:sz="0" w:space="0" w:color="auto"/>
      </w:divBdr>
    </w:div>
    <w:div w:id="676612078">
      <w:bodyDiv w:val="1"/>
      <w:marLeft w:val="0"/>
      <w:marRight w:val="0"/>
      <w:marTop w:val="0"/>
      <w:marBottom w:val="0"/>
      <w:divBdr>
        <w:top w:val="none" w:sz="0" w:space="0" w:color="auto"/>
        <w:left w:val="none" w:sz="0" w:space="0" w:color="auto"/>
        <w:bottom w:val="none" w:sz="0" w:space="0" w:color="auto"/>
        <w:right w:val="none" w:sz="0" w:space="0" w:color="auto"/>
      </w:divBdr>
    </w:div>
    <w:div w:id="678311476">
      <w:bodyDiv w:val="1"/>
      <w:marLeft w:val="0"/>
      <w:marRight w:val="0"/>
      <w:marTop w:val="0"/>
      <w:marBottom w:val="0"/>
      <w:divBdr>
        <w:top w:val="none" w:sz="0" w:space="0" w:color="auto"/>
        <w:left w:val="none" w:sz="0" w:space="0" w:color="auto"/>
        <w:bottom w:val="none" w:sz="0" w:space="0" w:color="auto"/>
        <w:right w:val="none" w:sz="0" w:space="0" w:color="auto"/>
      </w:divBdr>
    </w:div>
    <w:div w:id="679232599">
      <w:bodyDiv w:val="1"/>
      <w:marLeft w:val="0"/>
      <w:marRight w:val="0"/>
      <w:marTop w:val="0"/>
      <w:marBottom w:val="0"/>
      <w:divBdr>
        <w:top w:val="none" w:sz="0" w:space="0" w:color="auto"/>
        <w:left w:val="none" w:sz="0" w:space="0" w:color="auto"/>
        <w:bottom w:val="none" w:sz="0" w:space="0" w:color="auto"/>
        <w:right w:val="none" w:sz="0" w:space="0" w:color="auto"/>
      </w:divBdr>
    </w:div>
    <w:div w:id="679427368">
      <w:bodyDiv w:val="1"/>
      <w:marLeft w:val="0"/>
      <w:marRight w:val="0"/>
      <w:marTop w:val="0"/>
      <w:marBottom w:val="0"/>
      <w:divBdr>
        <w:top w:val="none" w:sz="0" w:space="0" w:color="auto"/>
        <w:left w:val="none" w:sz="0" w:space="0" w:color="auto"/>
        <w:bottom w:val="none" w:sz="0" w:space="0" w:color="auto"/>
        <w:right w:val="none" w:sz="0" w:space="0" w:color="auto"/>
      </w:divBdr>
    </w:div>
    <w:div w:id="679963566">
      <w:bodyDiv w:val="1"/>
      <w:marLeft w:val="0"/>
      <w:marRight w:val="0"/>
      <w:marTop w:val="0"/>
      <w:marBottom w:val="0"/>
      <w:divBdr>
        <w:top w:val="none" w:sz="0" w:space="0" w:color="auto"/>
        <w:left w:val="none" w:sz="0" w:space="0" w:color="auto"/>
        <w:bottom w:val="none" w:sz="0" w:space="0" w:color="auto"/>
        <w:right w:val="none" w:sz="0" w:space="0" w:color="auto"/>
      </w:divBdr>
    </w:div>
    <w:div w:id="680669652">
      <w:bodyDiv w:val="1"/>
      <w:marLeft w:val="0"/>
      <w:marRight w:val="0"/>
      <w:marTop w:val="0"/>
      <w:marBottom w:val="0"/>
      <w:divBdr>
        <w:top w:val="none" w:sz="0" w:space="0" w:color="auto"/>
        <w:left w:val="none" w:sz="0" w:space="0" w:color="auto"/>
        <w:bottom w:val="none" w:sz="0" w:space="0" w:color="auto"/>
        <w:right w:val="none" w:sz="0" w:space="0" w:color="auto"/>
      </w:divBdr>
    </w:div>
    <w:div w:id="680669829">
      <w:bodyDiv w:val="1"/>
      <w:marLeft w:val="0"/>
      <w:marRight w:val="0"/>
      <w:marTop w:val="0"/>
      <w:marBottom w:val="0"/>
      <w:divBdr>
        <w:top w:val="none" w:sz="0" w:space="0" w:color="auto"/>
        <w:left w:val="none" w:sz="0" w:space="0" w:color="auto"/>
        <w:bottom w:val="none" w:sz="0" w:space="0" w:color="auto"/>
        <w:right w:val="none" w:sz="0" w:space="0" w:color="auto"/>
      </w:divBdr>
    </w:div>
    <w:div w:id="681519439">
      <w:bodyDiv w:val="1"/>
      <w:marLeft w:val="0"/>
      <w:marRight w:val="0"/>
      <w:marTop w:val="0"/>
      <w:marBottom w:val="0"/>
      <w:divBdr>
        <w:top w:val="none" w:sz="0" w:space="0" w:color="auto"/>
        <w:left w:val="none" w:sz="0" w:space="0" w:color="auto"/>
        <w:bottom w:val="none" w:sz="0" w:space="0" w:color="auto"/>
        <w:right w:val="none" w:sz="0" w:space="0" w:color="auto"/>
      </w:divBdr>
    </w:div>
    <w:div w:id="681854404">
      <w:bodyDiv w:val="1"/>
      <w:marLeft w:val="0"/>
      <w:marRight w:val="0"/>
      <w:marTop w:val="0"/>
      <w:marBottom w:val="0"/>
      <w:divBdr>
        <w:top w:val="none" w:sz="0" w:space="0" w:color="auto"/>
        <w:left w:val="none" w:sz="0" w:space="0" w:color="auto"/>
        <w:bottom w:val="none" w:sz="0" w:space="0" w:color="auto"/>
        <w:right w:val="none" w:sz="0" w:space="0" w:color="auto"/>
      </w:divBdr>
    </w:div>
    <w:div w:id="683018769">
      <w:bodyDiv w:val="1"/>
      <w:marLeft w:val="0"/>
      <w:marRight w:val="0"/>
      <w:marTop w:val="0"/>
      <w:marBottom w:val="0"/>
      <w:divBdr>
        <w:top w:val="none" w:sz="0" w:space="0" w:color="auto"/>
        <w:left w:val="none" w:sz="0" w:space="0" w:color="auto"/>
        <w:bottom w:val="none" w:sz="0" w:space="0" w:color="auto"/>
        <w:right w:val="none" w:sz="0" w:space="0" w:color="auto"/>
      </w:divBdr>
    </w:div>
    <w:div w:id="683239823">
      <w:bodyDiv w:val="1"/>
      <w:marLeft w:val="0"/>
      <w:marRight w:val="0"/>
      <w:marTop w:val="0"/>
      <w:marBottom w:val="0"/>
      <w:divBdr>
        <w:top w:val="none" w:sz="0" w:space="0" w:color="auto"/>
        <w:left w:val="none" w:sz="0" w:space="0" w:color="auto"/>
        <w:bottom w:val="none" w:sz="0" w:space="0" w:color="auto"/>
        <w:right w:val="none" w:sz="0" w:space="0" w:color="auto"/>
      </w:divBdr>
    </w:div>
    <w:div w:id="683482711">
      <w:bodyDiv w:val="1"/>
      <w:marLeft w:val="0"/>
      <w:marRight w:val="0"/>
      <w:marTop w:val="0"/>
      <w:marBottom w:val="0"/>
      <w:divBdr>
        <w:top w:val="none" w:sz="0" w:space="0" w:color="auto"/>
        <w:left w:val="none" w:sz="0" w:space="0" w:color="auto"/>
        <w:bottom w:val="none" w:sz="0" w:space="0" w:color="auto"/>
        <w:right w:val="none" w:sz="0" w:space="0" w:color="auto"/>
      </w:divBdr>
    </w:div>
    <w:div w:id="683945743">
      <w:bodyDiv w:val="1"/>
      <w:marLeft w:val="0"/>
      <w:marRight w:val="0"/>
      <w:marTop w:val="0"/>
      <w:marBottom w:val="0"/>
      <w:divBdr>
        <w:top w:val="none" w:sz="0" w:space="0" w:color="auto"/>
        <w:left w:val="none" w:sz="0" w:space="0" w:color="auto"/>
        <w:bottom w:val="none" w:sz="0" w:space="0" w:color="auto"/>
        <w:right w:val="none" w:sz="0" w:space="0" w:color="auto"/>
      </w:divBdr>
    </w:div>
    <w:div w:id="684282904">
      <w:bodyDiv w:val="1"/>
      <w:marLeft w:val="0"/>
      <w:marRight w:val="0"/>
      <w:marTop w:val="0"/>
      <w:marBottom w:val="0"/>
      <w:divBdr>
        <w:top w:val="none" w:sz="0" w:space="0" w:color="auto"/>
        <w:left w:val="none" w:sz="0" w:space="0" w:color="auto"/>
        <w:bottom w:val="none" w:sz="0" w:space="0" w:color="auto"/>
        <w:right w:val="none" w:sz="0" w:space="0" w:color="auto"/>
      </w:divBdr>
    </w:div>
    <w:div w:id="684599520">
      <w:bodyDiv w:val="1"/>
      <w:marLeft w:val="0"/>
      <w:marRight w:val="0"/>
      <w:marTop w:val="0"/>
      <w:marBottom w:val="0"/>
      <w:divBdr>
        <w:top w:val="none" w:sz="0" w:space="0" w:color="auto"/>
        <w:left w:val="none" w:sz="0" w:space="0" w:color="auto"/>
        <w:bottom w:val="none" w:sz="0" w:space="0" w:color="auto"/>
        <w:right w:val="none" w:sz="0" w:space="0" w:color="auto"/>
      </w:divBdr>
    </w:div>
    <w:div w:id="684983868">
      <w:bodyDiv w:val="1"/>
      <w:marLeft w:val="0"/>
      <w:marRight w:val="0"/>
      <w:marTop w:val="0"/>
      <w:marBottom w:val="0"/>
      <w:divBdr>
        <w:top w:val="none" w:sz="0" w:space="0" w:color="auto"/>
        <w:left w:val="none" w:sz="0" w:space="0" w:color="auto"/>
        <w:bottom w:val="none" w:sz="0" w:space="0" w:color="auto"/>
        <w:right w:val="none" w:sz="0" w:space="0" w:color="auto"/>
      </w:divBdr>
    </w:div>
    <w:div w:id="685447445">
      <w:bodyDiv w:val="1"/>
      <w:marLeft w:val="0"/>
      <w:marRight w:val="0"/>
      <w:marTop w:val="0"/>
      <w:marBottom w:val="0"/>
      <w:divBdr>
        <w:top w:val="none" w:sz="0" w:space="0" w:color="auto"/>
        <w:left w:val="none" w:sz="0" w:space="0" w:color="auto"/>
        <w:bottom w:val="none" w:sz="0" w:space="0" w:color="auto"/>
        <w:right w:val="none" w:sz="0" w:space="0" w:color="auto"/>
      </w:divBdr>
    </w:div>
    <w:div w:id="685983361">
      <w:bodyDiv w:val="1"/>
      <w:marLeft w:val="0"/>
      <w:marRight w:val="0"/>
      <w:marTop w:val="0"/>
      <w:marBottom w:val="0"/>
      <w:divBdr>
        <w:top w:val="none" w:sz="0" w:space="0" w:color="auto"/>
        <w:left w:val="none" w:sz="0" w:space="0" w:color="auto"/>
        <w:bottom w:val="none" w:sz="0" w:space="0" w:color="auto"/>
        <w:right w:val="none" w:sz="0" w:space="0" w:color="auto"/>
      </w:divBdr>
    </w:div>
    <w:div w:id="686254487">
      <w:bodyDiv w:val="1"/>
      <w:marLeft w:val="0"/>
      <w:marRight w:val="0"/>
      <w:marTop w:val="0"/>
      <w:marBottom w:val="0"/>
      <w:divBdr>
        <w:top w:val="none" w:sz="0" w:space="0" w:color="auto"/>
        <w:left w:val="none" w:sz="0" w:space="0" w:color="auto"/>
        <w:bottom w:val="none" w:sz="0" w:space="0" w:color="auto"/>
        <w:right w:val="none" w:sz="0" w:space="0" w:color="auto"/>
      </w:divBdr>
    </w:div>
    <w:div w:id="686904777">
      <w:bodyDiv w:val="1"/>
      <w:marLeft w:val="0"/>
      <w:marRight w:val="0"/>
      <w:marTop w:val="0"/>
      <w:marBottom w:val="0"/>
      <w:divBdr>
        <w:top w:val="none" w:sz="0" w:space="0" w:color="auto"/>
        <w:left w:val="none" w:sz="0" w:space="0" w:color="auto"/>
        <w:bottom w:val="none" w:sz="0" w:space="0" w:color="auto"/>
        <w:right w:val="none" w:sz="0" w:space="0" w:color="auto"/>
      </w:divBdr>
    </w:div>
    <w:div w:id="688147189">
      <w:bodyDiv w:val="1"/>
      <w:marLeft w:val="0"/>
      <w:marRight w:val="0"/>
      <w:marTop w:val="0"/>
      <w:marBottom w:val="0"/>
      <w:divBdr>
        <w:top w:val="none" w:sz="0" w:space="0" w:color="auto"/>
        <w:left w:val="none" w:sz="0" w:space="0" w:color="auto"/>
        <w:bottom w:val="none" w:sz="0" w:space="0" w:color="auto"/>
        <w:right w:val="none" w:sz="0" w:space="0" w:color="auto"/>
      </w:divBdr>
    </w:div>
    <w:div w:id="688987121">
      <w:bodyDiv w:val="1"/>
      <w:marLeft w:val="0"/>
      <w:marRight w:val="0"/>
      <w:marTop w:val="0"/>
      <w:marBottom w:val="0"/>
      <w:divBdr>
        <w:top w:val="none" w:sz="0" w:space="0" w:color="auto"/>
        <w:left w:val="none" w:sz="0" w:space="0" w:color="auto"/>
        <w:bottom w:val="none" w:sz="0" w:space="0" w:color="auto"/>
        <w:right w:val="none" w:sz="0" w:space="0" w:color="auto"/>
      </w:divBdr>
    </w:div>
    <w:div w:id="690106083">
      <w:bodyDiv w:val="1"/>
      <w:marLeft w:val="0"/>
      <w:marRight w:val="0"/>
      <w:marTop w:val="0"/>
      <w:marBottom w:val="0"/>
      <w:divBdr>
        <w:top w:val="none" w:sz="0" w:space="0" w:color="auto"/>
        <w:left w:val="none" w:sz="0" w:space="0" w:color="auto"/>
        <w:bottom w:val="none" w:sz="0" w:space="0" w:color="auto"/>
        <w:right w:val="none" w:sz="0" w:space="0" w:color="auto"/>
      </w:divBdr>
    </w:div>
    <w:div w:id="690306550">
      <w:bodyDiv w:val="1"/>
      <w:marLeft w:val="0"/>
      <w:marRight w:val="0"/>
      <w:marTop w:val="0"/>
      <w:marBottom w:val="0"/>
      <w:divBdr>
        <w:top w:val="none" w:sz="0" w:space="0" w:color="auto"/>
        <w:left w:val="none" w:sz="0" w:space="0" w:color="auto"/>
        <w:bottom w:val="none" w:sz="0" w:space="0" w:color="auto"/>
        <w:right w:val="none" w:sz="0" w:space="0" w:color="auto"/>
      </w:divBdr>
    </w:div>
    <w:div w:id="690840698">
      <w:bodyDiv w:val="1"/>
      <w:marLeft w:val="0"/>
      <w:marRight w:val="0"/>
      <w:marTop w:val="0"/>
      <w:marBottom w:val="0"/>
      <w:divBdr>
        <w:top w:val="none" w:sz="0" w:space="0" w:color="auto"/>
        <w:left w:val="none" w:sz="0" w:space="0" w:color="auto"/>
        <w:bottom w:val="none" w:sz="0" w:space="0" w:color="auto"/>
        <w:right w:val="none" w:sz="0" w:space="0" w:color="auto"/>
      </w:divBdr>
    </w:div>
    <w:div w:id="691150248">
      <w:bodyDiv w:val="1"/>
      <w:marLeft w:val="0"/>
      <w:marRight w:val="0"/>
      <w:marTop w:val="0"/>
      <w:marBottom w:val="0"/>
      <w:divBdr>
        <w:top w:val="none" w:sz="0" w:space="0" w:color="auto"/>
        <w:left w:val="none" w:sz="0" w:space="0" w:color="auto"/>
        <w:bottom w:val="none" w:sz="0" w:space="0" w:color="auto"/>
        <w:right w:val="none" w:sz="0" w:space="0" w:color="auto"/>
      </w:divBdr>
    </w:div>
    <w:div w:id="691882879">
      <w:bodyDiv w:val="1"/>
      <w:marLeft w:val="0"/>
      <w:marRight w:val="0"/>
      <w:marTop w:val="0"/>
      <w:marBottom w:val="0"/>
      <w:divBdr>
        <w:top w:val="none" w:sz="0" w:space="0" w:color="auto"/>
        <w:left w:val="none" w:sz="0" w:space="0" w:color="auto"/>
        <w:bottom w:val="none" w:sz="0" w:space="0" w:color="auto"/>
        <w:right w:val="none" w:sz="0" w:space="0" w:color="auto"/>
      </w:divBdr>
    </w:div>
    <w:div w:id="692458912">
      <w:bodyDiv w:val="1"/>
      <w:marLeft w:val="0"/>
      <w:marRight w:val="0"/>
      <w:marTop w:val="0"/>
      <w:marBottom w:val="0"/>
      <w:divBdr>
        <w:top w:val="none" w:sz="0" w:space="0" w:color="auto"/>
        <w:left w:val="none" w:sz="0" w:space="0" w:color="auto"/>
        <w:bottom w:val="none" w:sz="0" w:space="0" w:color="auto"/>
        <w:right w:val="none" w:sz="0" w:space="0" w:color="auto"/>
      </w:divBdr>
    </w:div>
    <w:div w:id="694186260">
      <w:bodyDiv w:val="1"/>
      <w:marLeft w:val="0"/>
      <w:marRight w:val="0"/>
      <w:marTop w:val="0"/>
      <w:marBottom w:val="0"/>
      <w:divBdr>
        <w:top w:val="none" w:sz="0" w:space="0" w:color="auto"/>
        <w:left w:val="none" w:sz="0" w:space="0" w:color="auto"/>
        <w:bottom w:val="none" w:sz="0" w:space="0" w:color="auto"/>
        <w:right w:val="none" w:sz="0" w:space="0" w:color="auto"/>
      </w:divBdr>
    </w:div>
    <w:div w:id="695930579">
      <w:bodyDiv w:val="1"/>
      <w:marLeft w:val="0"/>
      <w:marRight w:val="0"/>
      <w:marTop w:val="0"/>
      <w:marBottom w:val="0"/>
      <w:divBdr>
        <w:top w:val="none" w:sz="0" w:space="0" w:color="auto"/>
        <w:left w:val="none" w:sz="0" w:space="0" w:color="auto"/>
        <w:bottom w:val="none" w:sz="0" w:space="0" w:color="auto"/>
        <w:right w:val="none" w:sz="0" w:space="0" w:color="auto"/>
      </w:divBdr>
    </w:div>
    <w:div w:id="696155302">
      <w:bodyDiv w:val="1"/>
      <w:marLeft w:val="0"/>
      <w:marRight w:val="0"/>
      <w:marTop w:val="0"/>
      <w:marBottom w:val="0"/>
      <w:divBdr>
        <w:top w:val="none" w:sz="0" w:space="0" w:color="auto"/>
        <w:left w:val="none" w:sz="0" w:space="0" w:color="auto"/>
        <w:bottom w:val="none" w:sz="0" w:space="0" w:color="auto"/>
        <w:right w:val="none" w:sz="0" w:space="0" w:color="auto"/>
      </w:divBdr>
    </w:div>
    <w:div w:id="696933623">
      <w:bodyDiv w:val="1"/>
      <w:marLeft w:val="0"/>
      <w:marRight w:val="0"/>
      <w:marTop w:val="0"/>
      <w:marBottom w:val="0"/>
      <w:divBdr>
        <w:top w:val="none" w:sz="0" w:space="0" w:color="auto"/>
        <w:left w:val="none" w:sz="0" w:space="0" w:color="auto"/>
        <w:bottom w:val="none" w:sz="0" w:space="0" w:color="auto"/>
        <w:right w:val="none" w:sz="0" w:space="0" w:color="auto"/>
      </w:divBdr>
    </w:div>
    <w:div w:id="698358371">
      <w:bodyDiv w:val="1"/>
      <w:marLeft w:val="0"/>
      <w:marRight w:val="0"/>
      <w:marTop w:val="0"/>
      <w:marBottom w:val="0"/>
      <w:divBdr>
        <w:top w:val="none" w:sz="0" w:space="0" w:color="auto"/>
        <w:left w:val="none" w:sz="0" w:space="0" w:color="auto"/>
        <w:bottom w:val="none" w:sz="0" w:space="0" w:color="auto"/>
        <w:right w:val="none" w:sz="0" w:space="0" w:color="auto"/>
      </w:divBdr>
    </w:div>
    <w:div w:id="698511604">
      <w:bodyDiv w:val="1"/>
      <w:marLeft w:val="0"/>
      <w:marRight w:val="0"/>
      <w:marTop w:val="0"/>
      <w:marBottom w:val="0"/>
      <w:divBdr>
        <w:top w:val="none" w:sz="0" w:space="0" w:color="auto"/>
        <w:left w:val="none" w:sz="0" w:space="0" w:color="auto"/>
        <w:bottom w:val="none" w:sz="0" w:space="0" w:color="auto"/>
        <w:right w:val="none" w:sz="0" w:space="0" w:color="auto"/>
      </w:divBdr>
    </w:div>
    <w:div w:id="699084547">
      <w:bodyDiv w:val="1"/>
      <w:marLeft w:val="0"/>
      <w:marRight w:val="0"/>
      <w:marTop w:val="0"/>
      <w:marBottom w:val="0"/>
      <w:divBdr>
        <w:top w:val="none" w:sz="0" w:space="0" w:color="auto"/>
        <w:left w:val="none" w:sz="0" w:space="0" w:color="auto"/>
        <w:bottom w:val="none" w:sz="0" w:space="0" w:color="auto"/>
        <w:right w:val="none" w:sz="0" w:space="0" w:color="auto"/>
      </w:divBdr>
    </w:div>
    <w:div w:id="699479463">
      <w:bodyDiv w:val="1"/>
      <w:marLeft w:val="0"/>
      <w:marRight w:val="0"/>
      <w:marTop w:val="0"/>
      <w:marBottom w:val="0"/>
      <w:divBdr>
        <w:top w:val="none" w:sz="0" w:space="0" w:color="auto"/>
        <w:left w:val="none" w:sz="0" w:space="0" w:color="auto"/>
        <w:bottom w:val="none" w:sz="0" w:space="0" w:color="auto"/>
        <w:right w:val="none" w:sz="0" w:space="0" w:color="auto"/>
      </w:divBdr>
    </w:div>
    <w:div w:id="699941275">
      <w:bodyDiv w:val="1"/>
      <w:marLeft w:val="0"/>
      <w:marRight w:val="0"/>
      <w:marTop w:val="0"/>
      <w:marBottom w:val="0"/>
      <w:divBdr>
        <w:top w:val="none" w:sz="0" w:space="0" w:color="auto"/>
        <w:left w:val="none" w:sz="0" w:space="0" w:color="auto"/>
        <w:bottom w:val="none" w:sz="0" w:space="0" w:color="auto"/>
        <w:right w:val="none" w:sz="0" w:space="0" w:color="auto"/>
      </w:divBdr>
    </w:div>
    <w:div w:id="700130268">
      <w:bodyDiv w:val="1"/>
      <w:marLeft w:val="0"/>
      <w:marRight w:val="0"/>
      <w:marTop w:val="0"/>
      <w:marBottom w:val="0"/>
      <w:divBdr>
        <w:top w:val="none" w:sz="0" w:space="0" w:color="auto"/>
        <w:left w:val="none" w:sz="0" w:space="0" w:color="auto"/>
        <w:bottom w:val="none" w:sz="0" w:space="0" w:color="auto"/>
        <w:right w:val="none" w:sz="0" w:space="0" w:color="auto"/>
      </w:divBdr>
    </w:div>
    <w:div w:id="700402583">
      <w:bodyDiv w:val="1"/>
      <w:marLeft w:val="0"/>
      <w:marRight w:val="0"/>
      <w:marTop w:val="0"/>
      <w:marBottom w:val="0"/>
      <w:divBdr>
        <w:top w:val="none" w:sz="0" w:space="0" w:color="auto"/>
        <w:left w:val="none" w:sz="0" w:space="0" w:color="auto"/>
        <w:bottom w:val="none" w:sz="0" w:space="0" w:color="auto"/>
        <w:right w:val="none" w:sz="0" w:space="0" w:color="auto"/>
      </w:divBdr>
    </w:div>
    <w:div w:id="702022379">
      <w:bodyDiv w:val="1"/>
      <w:marLeft w:val="0"/>
      <w:marRight w:val="0"/>
      <w:marTop w:val="0"/>
      <w:marBottom w:val="0"/>
      <w:divBdr>
        <w:top w:val="none" w:sz="0" w:space="0" w:color="auto"/>
        <w:left w:val="none" w:sz="0" w:space="0" w:color="auto"/>
        <w:bottom w:val="none" w:sz="0" w:space="0" w:color="auto"/>
        <w:right w:val="none" w:sz="0" w:space="0" w:color="auto"/>
      </w:divBdr>
    </w:div>
    <w:div w:id="704715414">
      <w:bodyDiv w:val="1"/>
      <w:marLeft w:val="0"/>
      <w:marRight w:val="0"/>
      <w:marTop w:val="0"/>
      <w:marBottom w:val="0"/>
      <w:divBdr>
        <w:top w:val="none" w:sz="0" w:space="0" w:color="auto"/>
        <w:left w:val="none" w:sz="0" w:space="0" w:color="auto"/>
        <w:bottom w:val="none" w:sz="0" w:space="0" w:color="auto"/>
        <w:right w:val="none" w:sz="0" w:space="0" w:color="auto"/>
      </w:divBdr>
    </w:div>
    <w:div w:id="704792172">
      <w:bodyDiv w:val="1"/>
      <w:marLeft w:val="0"/>
      <w:marRight w:val="0"/>
      <w:marTop w:val="0"/>
      <w:marBottom w:val="0"/>
      <w:divBdr>
        <w:top w:val="none" w:sz="0" w:space="0" w:color="auto"/>
        <w:left w:val="none" w:sz="0" w:space="0" w:color="auto"/>
        <w:bottom w:val="none" w:sz="0" w:space="0" w:color="auto"/>
        <w:right w:val="none" w:sz="0" w:space="0" w:color="auto"/>
      </w:divBdr>
    </w:div>
    <w:div w:id="704906196">
      <w:bodyDiv w:val="1"/>
      <w:marLeft w:val="0"/>
      <w:marRight w:val="0"/>
      <w:marTop w:val="0"/>
      <w:marBottom w:val="0"/>
      <w:divBdr>
        <w:top w:val="none" w:sz="0" w:space="0" w:color="auto"/>
        <w:left w:val="none" w:sz="0" w:space="0" w:color="auto"/>
        <w:bottom w:val="none" w:sz="0" w:space="0" w:color="auto"/>
        <w:right w:val="none" w:sz="0" w:space="0" w:color="auto"/>
      </w:divBdr>
    </w:div>
    <w:div w:id="705638378">
      <w:bodyDiv w:val="1"/>
      <w:marLeft w:val="0"/>
      <w:marRight w:val="0"/>
      <w:marTop w:val="0"/>
      <w:marBottom w:val="0"/>
      <w:divBdr>
        <w:top w:val="none" w:sz="0" w:space="0" w:color="auto"/>
        <w:left w:val="none" w:sz="0" w:space="0" w:color="auto"/>
        <w:bottom w:val="none" w:sz="0" w:space="0" w:color="auto"/>
        <w:right w:val="none" w:sz="0" w:space="0" w:color="auto"/>
      </w:divBdr>
    </w:div>
    <w:div w:id="705981511">
      <w:bodyDiv w:val="1"/>
      <w:marLeft w:val="0"/>
      <w:marRight w:val="0"/>
      <w:marTop w:val="0"/>
      <w:marBottom w:val="0"/>
      <w:divBdr>
        <w:top w:val="none" w:sz="0" w:space="0" w:color="auto"/>
        <w:left w:val="none" w:sz="0" w:space="0" w:color="auto"/>
        <w:bottom w:val="none" w:sz="0" w:space="0" w:color="auto"/>
        <w:right w:val="none" w:sz="0" w:space="0" w:color="auto"/>
      </w:divBdr>
    </w:div>
    <w:div w:id="706106801">
      <w:bodyDiv w:val="1"/>
      <w:marLeft w:val="0"/>
      <w:marRight w:val="0"/>
      <w:marTop w:val="0"/>
      <w:marBottom w:val="0"/>
      <w:divBdr>
        <w:top w:val="none" w:sz="0" w:space="0" w:color="auto"/>
        <w:left w:val="none" w:sz="0" w:space="0" w:color="auto"/>
        <w:bottom w:val="none" w:sz="0" w:space="0" w:color="auto"/>
        <w:right w:val="none" w:sz="0" w:space="0" w:color="auto"/>
      </w:divBdr>
    </w:div>
    <w:div w:id="706412810">
      <w:bodyDiv w:val="1"/>
      <w:marLeft w:val="0"/>
      <w:marRight w:val="0"/>
      <w:marTop w:val="0"/>
      <w:marBottom w:val="0"/>
      <w:divBdr>
        <w:top w:val="none" w:sz="0" w:space="0" w:color="auto"/>
        <w:left w:val="none" w:sz="0" w:space="0" w:color="auto"/>
        <w:bottom w:val="none" w:sz="0" w:space="0" w:color="auto"/>
        <w:right w:val="none" w:sz="0" w:space="0" w:color="auto"/>
      </w:divBdr>
    </w:div>
    <w:div w:id="707148684">
      <w:bodyDiv w:val="1"/>
      <w:marLeft w:val="0"/>
      <w:marRight w:val="0"/>
      <w:marTop w:val="0"/>
      <w:marBottom w:val="0"/>
      <w:divBdr>
        <w:top w:val="none" w:sz="0" w:space="0" w:color="auto"/>
        <w:left w:val="none" w:sz="0" w:space="0" w:color="auto"/>
        <w:bottom w:val="none" w:sz="0" w:space="0" w:color="auto"/>
        <w:right w:val="none" w:sz="0" w:space="0" w:color="auto"/>
      </w:divBdr>
    </w:div>
    <w:div w:id="707878771">
      <w:bodyDiv w:val="1"/>
      <w:marLeft w:val="0"/>
      <w:marRight w:val="0"/>
      <w:marTop w:val="0"/>
      <w:marBottom w:val="0"/>
      <w:divBdr>
        <w:top w:val="none" w:sz="0" w:space="0" w:color="auto"/>
        <w:left w:val="none" w:sz="0" w:space="0" w:color="auto"/>
        <w:bottom w:val="none" w:sz="0" w:space="0" w:color="auto"/>
        <w:right w:val="none" w:sz="0" w:space="0" w:color="auto"/>
      </w:divBdr>
    </w:div>
    <w:div w:id="707990679">
      <w:bodyDiv w:val="1"/>
      <w:marLeft w:val="0"/>
      <w:marRight w:val="0"/>
      <w:marTop w:val="0"/>
      <w:marBottom w:val="0"/>
      <w:divBdr>
        <w:top w:val="none" w:sz="0" w:space="0" w:color="auto"/>
        <w:left w:val="none" w:sz="0" w:space="0" w:color="auto"/>
        <w:bottom w:val="none" w:sz="0" w:space="0" w:color="auto"/>
        <w:right w:val="none" w:sz="0" w:space="0" w:color="auto"/>
      </w:divBdr>
    </w:div>
    <w:div w:id="709182185">
      <w:bodyDiv w:val="1"/>
      <w:marLeft w:val="0"/>
      <w:marRight w:val="0"/>
      <w:marTop w:val="0"/>
      <w:marBottom w:val="0"/>
      <w:divBdr>
        <w:top w:val="none" w:sz="0" w:space="0" w:color="auto"/>
        <w:left w:val="none" w:sz="0" w:space="0" w:color="auto"/>
        <w:bottom w:val="none" w:sz="0" w:space="0" w:color="auto"/>
        <w:right w:val="none" w:sz="0" w:space="0" w:color="auto"/>
      </w:divBdr>
    </w:div>
    <w:div w:id="709257397">
      <w:bodyDiv w:val="1"/>
      <w:marLeft w:val="0"/>
      <w:marRight w:val="0"/>
      <w:marTop w:val="0"/>
      <w:marBottom w:val="0"/>
      <w:divBdr>
        <w:top w:val="none" w:sz="0" w:space="0" w:color="auto"/>
        <w:left w:val="none" w:sz="0" w:space="0" w:color="auto"/>
        <w:bottom w:val="none" w:sz="0" w:space="0" w:color="auto"/>
        <w:right w:val="none" w:sz="0" w:space="0" w:color="auto"/>
      </w:divBdr>
    </w:div>
    <w:div w:id="709646230">
      <w:bodyDiv w:val="1"/>
      <w:marLeft w:val="0"/>
      <w:marRight w:val="0"/>
      <w:marTop w:val="0"/>
      <w:marBottom w:val="0"/>
      <w:divBdr>
        <w:top w:val="none" w:sz="0" w:space="0" w:color="auto"/>
        <w:left w:val="none" w:sz="0" w:space="0" w:color="auto"/>
        <w:bottom w:val="none" w:sz="0" w:space="0" w:color="auto"/>
        <w:right w:val="none" w:sz="0" w:space="0" w:color="auto"/>
      </w:divBdr>
    </w:div>
    <w:div w:id="711002011">
      <w:bodyDiv w:val="1"/>
      <w:marLeft w:val="0"/>
      <w:marRight w:val="0"/>
      <w:marTop w:val="0"/>
      <w:marBottom w:val="0"/>
      <w:divBdr>
        <w:top w:val="none" w:sz="0" w:space="0" w:color="auto"/>
        <w:left w:val="none" w:sz="0" w:space="0" w:color="auto"/>
        <w:bottom w:val="none" w:sz="0" w:space="0" w:color="auto"/>
        <w:right w:val="none" w:sz="0" w:space="0" w:color="auto"/>
      </w:divBdr>
    </w:div>
    <w:div w:id="711079641">
      <w:bodyDiv w:val="1"/>
      <w:marLeft w:val="0"/>
      <w:marRight w:val="0"/>
      <w:marTop w:val="0"/>
      <w:marBottom w:val="0"/>
      <w:divBdr>
        <w:top w:val="none" w:sz="0" w:space="0" w:color="auto"/>
        <w:left w:val="none" w:sz="0" w:space="0" w:color="auto"/>
        <w:bottom w:val="none" w:sz="0" w:space="0" w:color="auto"/>
        <w:right w:val="none" w:sz="0" w:space="0" w:color="auto"/>
      </w:divBdr>
    </w:div>
    <w:div w:id="713652362">
      <w:bodyDiv w:val="1"/>
      <w:marLeft w:val="0"/>
      <w:marRight w:val="0"/>
      <w:marTop w:val="0"/>
      <w:marBottom w:val="0"/>
      <w:divBdr>
        <w:top w:val="none" w:sz="0" w:space="0" w:color="auto"/>
        <w:left w:val="none" w:sz="0" w:space="0" w:color="auto"/>
        <w:bottom w:val="none" w:sz="0" w:space="0" w:color="auto"/>
        <w:right w:val="none" w:sz="0" w:space="0" w:color="auto"/>
      </w:divBdr>
    </w:div>
    <w:div w:id="713698946">
      <w:bodyDiv w:val="1"/>
      <w:marLeft w:val="0"/>
      <w:marRight w:val="0"/>
      <w:marTop w:val="0"/>
      <w:marBottom w:val="0"/>
      <w:divBdr>
        <w:top w:val="none" w:sz="0" w:space="0" w:color="auto"/>
        <w:left w:val="none" w:sz="0" w:space="0" w:color="auto"/>
        <w:bottom w:val="none" w:sz="0" w:space="0" w:color="auto"/>
        <w:right w:val="none" w:sz="0" w:space="0" w:color="auto"/>
      </w:divBdr>
    </w:div>
    <w:div w:id="713889790">
      <w:bodyDiv w:val="1"/>
      <w:marLeft w:val="0"/>
      <w:marRight w:val="0"/>
      <w:marTop w:val="0"/>
      <w:marBottom w:val="0"/>
      <w:divBdr>
        <w:top w:val="none" w:sz="0" w:space="0" w:color="auto"/>
        <w:left w:val="none" w:sz="0" w:space="0" w:color="auto"/>
        <w:bottom w:val="none" w:sz="0" w:space="0" w:color="auto"/>
        <w:right w:val="none" w:sz="0" w:space="0" w:color="auto"/>
      </w:divBdr>
    </w:div>
    <w:div w:id="714964538">
      <w:bodyDiv w:val="1"/>
      <w:marLeft w:val="0"/>
      <w:marRight w:val="0"/>
      <w:marTop w:val="0"/>
      <w:marBottom w:val="0"/>
      <w:divBdr>
        <w:top w:val="none" w:sz="0" w:space="0" w:color="auto"/>
        <w:left w:val="none" w:sz="0" w:space="0" w:color="auto"/>
        <w:bottom w:val="none" w:sz="0" w:space="0" w:color="auto"/>
        <w:right w:val="none" w:sz="0" w:space="0" w:color="auto"/>
      </w:divBdr>
    </w:div>
    <w:div w:id="715617709">
      <w:bodyDiv w:val="1"/>
      <w:marLeft w:val="0"/>
      <w:marRight w:val="0"/>
      <w:marTop w:val="0"/>
      <w:marBottom w:val="0"/>
      <w:divBdr>
        <w:top w:val="none" w:sz="0" w:space="0" w:color="auto"/>
        <w:left w:val="none" w:sz="0" w:space="0" w:color="auto"/>
        <w:bottom w:val="none" w:sz="0" w:space="0" w:color="auto"/>
        <w:right w:val="none" w:sz="0" w:space="0" w:color="auto"/>
      </w:divBdr>
    </w:div>
    <w:div w:id="715661009">
      <w:bodyDiv w:val="1"/>
      <w:marLeft w:val="0"/>
      <w:marRight w:val="0"/>
      <w:marTop w:val="0"/>
      <w:marBottom w:val="0"/>
      <w:divBdr>
        <w:top w:val="none" w:sz="0" w:space="0" w:color="auto"/>
        <w:left w:val="none" w:sz="0" w:space="0" w:color="auto"/>
        <w:bottom w:val="none" w:sz="0" w:space="0" w:color="auto"/>
        <w:right w:val="none" w:sz="0" w:space="0" w:color="auto"/>
      </w:divBdr>
    </w:div>
    <w:div w:id="716320093">
      <w:bodyDiv w:val="1"/>
      <w:marLeft w:val="0"/>
      <w:marRight w:val="0"/>
      <w:marTop w:val="0"/>
      <w:marBottom w:val="0"/>
      <w:divBdr>
        <w:top w:val="none" w:sz="0" w:space="0" w:color="auto"/>
        <w:left w:val="none" w:sz="0" w:space="0" w:color="auto"/>
        <w:bottom w:val="none" w:sz="0" w:space="0" w:color="auto"/>
        <w:right w:val="none" w:sz="0" w:space="0" w:color="auto"/>
      </w:divBdr>
    </w:div>
    <w:div w:id="716511570">
      <w:bodyDiv w:val="1"/>
      <w:marLeft w:val="0"/>
      <w:marRight w:val="0"/>
      <w:marTop w:val="0"/>
      <w:marBottom w:val="0"/>
      <w:divBdr>
        <w:top w:val="none" w:sz="0" w:space="0" w:color="auto"/>
        <w:left w:val="none" w:sz="0" w:space="0" w:color="auto"/>
        <w:bottom w:val="none" w:sz="0" w:space="0" w:color="auto"/>
        <w:right w:val="none" w:sz="0" w:space="0" w:color="auto"/>
      </w:divBdr>
    </w:div>
    <w:div w:id="716585091">
      <w:bodyDiv w:val="1"/>
      <w:marLeft w:val="0"/>
      <w:marRight w:val="0"/>
      <w:marTop w:val="0"/>
      <w:marBottom w:val="0"/>
      <w:divBdr>
        <w:top w:val="none" w:sz="0" w:space="0" w:color="auto"/>
        <w:left w:val="none" w:sz="0" w:space="0" w:color="auto"/>
        <w:bottom w:val="none" w:sz="0" w:space="0" w:color="auto"/>
        <w:right w:val="none" w:sz="0" w:space="0" w:color="auto"/>
      </w:divBdr>
    </w:div>
    <w:div w:id="717434670">
      <w:bodyDiv w:val="1"/>
      <w:marLeft w:val="0"/>
      <w:marRight w:val="0"/>
      <w:marTop w:val="0"/>
      <w:marBottom w:val="0"/>
      <w:divBdr>
        <w:top w:val="none" w:sz="0" w:space="0" w:color="auto"/>
        <w:left w:val="none" w:sz="0" w:space="0" w:color="auto"/>
        <w:bottom w:val="none" w:sz="0" w:space="0" w:color="auto"/>
        <w:right w:val="none" w:sz="0" w:space="0" w:color="auto"/>
      </w:divBdr>
    </w:div>
    <w:div w:id="718019756">
      <w:bodyDiv w:val="1"/>
      <w:marLeft w:val="0"/>
      <w:marRight w:val="0"/>
      <w:marTop w:val="0"/>
      <w:marBottom w:val="0"/>
      <w:divBdr>
        <w:top w:val="none" w:sz="0" w:space="0" w:color="auto"/>
        <w:left w:val="none" w:sz="0" w:space="0" w:color="auto"/>
        <w:bottom w:val="none" w:sz="0" w:space="0" w:color="auto"/>
        <w:right w:val="none" w:sz="0" w:space="0" w:color="auto"/>
      </w:divBdr>
    </w:div>
    <w:div w:id="718280372">
      <w:bodyDiv w:val="1"/>
      <w:marLeft w:val="0"/>
      <w:marRight w:val="0"/>
      <w:marTop w:val="0"/>
      <w:marBottom w:val="0"/>
      <w:divBdr>
        <w:top w:val="none" w:sz="0" w:space="0" w:color="auto"/>
        <w:left w:val="none" w:sz="0" w:space="0" w:color="auto"/>
        <w:bottom w:val="none" w:sz="0" w:space="0" w:color="auto"/>
        <w:right w:val="none" w:sz="0" w:space="0" w:color="auto"/>
      </w:divBdr>
    </w:div>
    <w:div w:id="718943989">
      <w:bodyDiv w:val="1"/>
      <w:marLeft w:val="0"/>
      <w:marRight w:val="0"/>
      <w:marTop w:val="0"/>
      <w:marBottom w:val="0"/>
      <w:divBdr>
        <w:top w:val="none" w:sz="0" w:space="0" w:color="auto"/>
        <w:left w:val="none" w:sz="0" w:space="0" w:color="auto"/>
        <w:bottom w:val="none" w:sz="0" w:space="0" w:color="auto"/>
        <w:right w:val="none" w:sz="0" w:space="0" w:color="auto"/>
      </w:divBdr>
    </w:div>
    <w:div w:id="719521360">
      <w:bodyDiv w:val="1"/>
      <w:marLeft w:val="0"/>
      <w:marRight w:val="0"/>
      <w:marTop w:val="0"/>
      <w:marBottom w:val="0"/>
      <w:divBdr>
        <w:top w:val="none" w:sz="0" w:space="0" w:color="auto"/>
        <w:left w:val="none" w:sz="0" w:space="0" w:color="auto"/>
        <w:bottom w:val="none" w:sz="0" w:space="0" w:color="auto"/>
        <w:right w:val="none" w:sz="0" w:space="0" w:color="auto"/>
      </w:divBdr>
    </w:div>
    <w:div w:id="719597579">
      <w:bodyDiv w:val="1"/>
      <w:marLeft w:val="0"/>
      <w:marRight w:val="0"/>
      <w:marTop w:val="0"/>
      <w:marBottom w:val="0"/>
      <w:divBdr>
        <w:top w:val="none" w:sz="0" w:space="0" w:color="auto"/>
        <w:left w:val="none" w:sz="0" w:space="0" w:color="auto"/>
        <w:bottom w:val="none" w:sz="0" w:space="0" w:color="auto"/>
        <w:right w:val="none" w:sz="0" w:space="0" w:color="auto"/>
      </w:divBdr>
    </w:div>
    <w:div w:id="720787298">
      <w:bodyDiv w:val="1"/>
      <w:marLeft w:val="0"/>
      <w:marRight w:val="0"/>
      <w:marTop w:val="0"/>
      <w:marBottom w:val="0"/>
      <w:divBdr>
        <w:top w:val="none" w:sz="0" w:space="0" w:color="auto"/>
        <w:left w:val="none" w:sz="0" w:space="0" w:color="auto"/>
        <w:bottom w:val="none" w:sz="0" w:space="0" w:color="auto"/>
        <w:right w:val="none" w:sz="0" w:space="0" w:color="auto"/>
      </w:divBdr>
    </w:div>
    <w:div w:id="720986252">
      <w:bodyDiv w:val="1"/>
      <w:marLeft w:val="0"/>
      <w:marRight w:val="0"/>
      <w:marTop w:val="0"/>
      <w:marBottom w:val="0"/>
      <w:divBdr>
        <w:top w:val="none" w:sz="0" w:space="0" w:color="auto"/>
        <w:left w:val="none" w:sz="0" w:space="0" w:color="auto"/>
        <w:bottom w:val="none" w:sz="0" w:space="0" w:color="auto"/>
        <w:right w:val="none" w:sz="0" w:space="0" w:color="auto"/>
      </w:divBdr>
    </w:div>
    <w:div w:id="721442699">
      <w:bodyDiv w:val="1"/>
      <w:marLeft w:val="0"/>
      <w:marRight w:val="0"/>
      <w:marTop w:val="0"/>
      <w:marBottom w:val="0"/>
      <w:divBdr>
        <w:top w:val="none" w:sz="0" w:space="0" w:color="auto"/>
        <w:left w:val="none" w:sz="0" w:space="0" w:color="auto"/>
        <w:bottom w:val="none" w:sz="0" w:space="0" w:color="auto"/>
        <w:right w:val="none" w:sz="0" w:space="0" w:color="auto"/>
      </w:divBdr>
    </w:div>
    <w:div w:id="721444438">
      <w:bodyDiv w:val="1"/>
      <w:marLeft w:val="0"/>
      <w:marRight w:val="0"/>
      <w:marTop w:val="0"/>
      <w:marBottom w:val="0"/>
      <w:divBdr>
        <w:top w:val="none" w:sz="0" w:space="0" w:color="auto"/>
        <w:left w:val="none" w:sz="0" w:space="0" w:color="auto"/>
        <w:bottom w:val="none" w:sz="0" w:space="0" w:color="auto"/>
        <w:right w:val="none" w:sz="0" w:space="0" w:color="auto"/>
      </w:divBdr>
    </w:div>
    <w:div w:id="723406619">
      <w:bodyDiv w:val="1"/>
      <w:marLeft w:val="0"/>
      <w:marRight w:val="0"/>
      <w:marTop w:val="0"/>
      <w:marBottom w:val="0"/>
      <w:divBdr>
        <w:top w:val="none" w:sz="0" w:space="0" w:color="auto"/>
        <w:left w:val="none" w:sz="0" w:space="0" w:color="auto"/>
        <w:bottom w:val="none" w:sz="0" w:space="0" w:color="auto"/>
        <w:right w:val="none" w:sz="0" w:space="0" w:color="auto"/>
      </w:divBdr>
    </w:div>
    <w:div w:id="723528451">
      <w:bodyDiv w:val="1"/>
      <w:marLeft w:val="0"/>
      <w:marRight w:val="0"/>
      <w:marTop w:val="0"/>
      <w:marBottom w:val="0"/>
      <w:divBdr>
        <w:top w:val="none" w:sz="0" w:space="0" w:color="auto"/>
        <w:left w:val="none" w:sz="0" w:space="0" w:color="auto"/>
        <w:bottom w:val="none" w:sz="0" w:space="0" w:color="auto"/>
        <w:right w:val="none" w:sz="0" w:space="0" w:color="auto"/>
      </w:divBdr>
    </w:div>
    <w:div w:id="724375844">
      <w:bodyDiv w:val="1"/>
      <w:marLeft w:val="0"/>
      <w:marRight w:val="0"/>
      <w:marTop w:val="0"/>
      <w:marBottom w:val="0"/>
      <w:divBdr>
        <w:top w:val="none" w:sz="0" w:space="0" w:color="auto"/>
        <w:left w:val="none" w:sz="0" w:space="0" w:color="auto"/>
        <w:bottom w:val="none" w:sz="0" w:space="0" w:color="auto"/>
        <w:right w:val="none" w:sz="0" w:space="0" w:color="auto"/>
      </w:divBdr>
    </w:div>
    <w:div w:id="725495445">
      <w:bodyDiv w:val="1"/>
      <w:marLeft w:val="0"/>
      <w:marRight w:val="0"/>
      <w:marTop w:val="0"/>
      <w:marBottom w:val="0"/>
      <w:divBdr>
        <w:top w:val="none" w:sz="0" w:space="0" w:color="auto"/>
        <w:left w:val="none" w:sz="0" w:space="0" w:color="auto"/>
        <w:bottom w:val="none" w:sz="0" w:space="0" w:color="auto"/>
        <w:right w:val="none" w:sz="0" w:space="0" w:color="auto"/>
      </w:divBdr>
    </w:div>
    <w:div w:id="726302549">
      <w:bodyDiv w:val="1"/>
      <w:marLeft w:val="0"/>
      <w:marRight w:val="0"/>
      <w:marTop w:val="0"/>
      <w:marBottom w:val="0"/>
      <w:divBdr>
        <w:top w:val="none" w:sz="0" w:space="0" w:color="auto"/>
        <w:left w:val="none" w:sz="0" w:space="0" w:color="auto"/>
        <w:bottom w:val="none" w:sz="0" w:space="0" w:color="auto"/>
        <w:right w:val="none" w:sz="0" w:space="0" w:color="auto"/>
      </w:divBdr>
    </w:div>
    <w:div w:id="726534641">
      <w:bodyDiv w:val="1"/>
      <w:marLeft w:val="0"/>
      <w:marRight w:val="0"/>
      <w:marTop w:val="0"/>
      <w:marBottom w:val="0"/>
      <w:divBdr>
        <w:top w:val="none" w:sz="0" w:space="0" w:color="auto"/>
        <w:left w:val="none" w:sz="0" w:space="0" w:color="auto"/>
        <w:bottom w:val="none" w:sz="0" w:space="0" w:color="auto"/>
        <w:right w:val="none" w:sz="0" w:space="0" w:color="auto"/>
      </w:divBdr>
    </w:div>
    <w:div w:id="726803100">
      <w:bodyDiv w:val="1"/>
      <w:marLeft w:val="0"/>
      <w:marRight w:val="0"/>
      <w:marTop w:val="0"/>
      <w:marBottom w:val="0"/>
      <w:divBdr>
        <w:top w:val="none" w:sz="0" w:space="0" w:color="auto"/>
        <w:left w:val="none" w:sz="0" w:space="0" w:color="auto"/>
        <w:bottom w:val="none" w:sz="0" w:space="0" w:color="auto"/>
        <w:right w:val="none" w:sz="0" w:space="0" w:color="auto"/>
      </w:divBdr>
    </w:div>
    <w:div w:id="727462264">
      <w:bodyDiv w:val="1"/>
      <w:marLeft w:val="0"/>
      <w:marRight w:val="0"/>
      <w:marTop w:val="0"/>
      <w:marBottom w:val="0"/>
      <w:divBdr>
        <w:top w:val="none" w:sz="0" w:space="0" w:color="auto"/>
        <w:left w:val="none" w:sz="0" w:space="0" w:color="auto"/>
        <w:bottom w:val="none" w:sz="0" w:space="0" w:color="auto"/>
        <w:right w:val="none" w:sz="0" w:space="0" w:color="auto"/>
      </w:divBdr>
    </w:div>
    <w:div w:id="728112841">
      <w:bodyDiv w:val="1"/>
      <w:marLeft w:val="0"/>
      <w:marRight w:val="0"/>
      <w:marTop w:val="0"/>
      <w:marBottom w:val="0"/>
      <w:divBdr>
        <w:top w:val="none" w:sz="0" w:space="0" w:color="auto"/>
        <w:left w:val="none" w:sz="0" w:space="0" w:color="auto"/>
        <w:bottom w:val="none" w:sz="0" w:space="0" w:color="auto"/>
        <w:right w:val="none" w:sz="0" w:space="0" w:color="auto"/>
      </w:divBdr>
    </w:div>
    <w:div w:id="728766711">
      <w:bodyDiv w:val="1"/>
      <w:marLeft w:val="0"/>
      <w:marRight w:val="0"/>
      <w:marTop w:val="0"/>
      <w:marBottom w:val="0"/>
      <w:divBdr>
        <w:top w:val="none" w:sz="0" w:space="0" w:color="auto"/>
        <w:left w:val="none" w:sz="0" w:space="0" w:color="auto"/>
        <w:bottom w:val="none" w:sz="0" w:space="0" w:color="auto"/>
        <w:right w:val="none" w:sz="0" w:space="0" w:color="auto"/>
      </w:divBdr>
    </w:div>
    <w:div w:id="728840450">
      <w:bodyDiv w:val="1"/>
      <w:marLeft w:val="0"/>
      <w:marRight w:val="0"/>
      <w:marTop w:val="0"/>
      <w:marBottom w:val="0"/>
      <w:divBdr>
        <w:top w:val="none" w:sz="0" w:space="0" w:color="auto"/>
        <w:left w:val="none" w:sz="0" w:space="0" w:color="auto"/>
        <w:bottom w:val="none" w:sz="0" w:space="0" w:color="auto"/>
        <w:right w:val="none" w:sz="0" w:space="0" w:color="auto"/>
      </w:divBdr>
    </w:div>
    <w:div w:id="728848697">
      <w:bodyDiv w:val="1"/>
      <w:marLeft w:val="0"/>
      <w:marRight w:val="0"/>
      <w:marTop w:val="0"/>
      <w:marBottom w:val="0"/>
      <w:divBdr>
        <w:top w:val="none" w:sz="0" w:space="0" w:color="auto"/>
        <w:left w:val="none" w:sz="0" w:space="0" w:color="auto"/>
        <w:bottom w:val="none" w:sz="0" w:space="0" w:color="auto"/>
        <w:right w:val="none" w:sz="0" w:space="0" w:color="auto"/>
      </w:divBdr>
    </w:div>
    <w:div w:id="730158012">
      <w:bodyDiv w:val="1"/>
      <w:marLeft w:val="0"/>
      <w:marRight w:val="0"/>
      <w:marTop w:val="0"/>
      <w:marBottom w:val="0"/>
      <w:divBdr>
        <w:top w:val="none" w:sz="0" w:space="0" w:color="auto"/>
        <w:left w:val="none" w:sz="0" w:space="0" w:color="auto"/>
        <w:bottom w:val="none" w:sz="0" w:space="0" w:color="auto"/>
        <w:right w:val="none" w:sz="0" w:space="0" w:color="auto"/>
      </w:divBdr>
    </w:div>
    <w:div w:id="730999967">
      <w:bodyDiv w:val="1"/>
      <w:marLeft w:val="0"/>
      <w:marRight w:val="0"/>
      <w:marTop w:val="0"/>
      <w:marBottom w:val="0"/>
      <w:divBdr>
        <w:top w:val="none" w:sz="0" w:space="0" w:color="auto"/>
        <w:left w:val="none" w:sz="0" w:space="0" w:color="auto"/>
        <w:bottom w:val="none" w:sz="0" w:space="0" w:color="auto"/>
        <w:right w:val="none" w:sz="0" w:space="0" w:color="auto"/>
      </w:divBdr>
    </w:div>
    <w:div w:id="731730232">
      <w:bodyDiv w:val="1"/>
      <w:marLeft w:val="0"/>
      <w:marRight w:val="0"/>
      <w:marTop w:val="0"/>
      <w:marBottom w:val="0"/>
      <w:divBdr>
        <w:top w:val="none" w:sz="0" w:space="0" w:color="auto"/>
        <w:left w:val="none" w:sz="0" w:space="0" w:color="auto"/>
        <w:bottom w:val="none" w:sz="0" w:space="0" w:color="auto"/>
        <w:right w:val="none" w:sz="0" w:space="0" w:color="auto"/>
      </w:divBdr>
    </w:div>
    <w:div w:id="731925548">
      <w:bodyDiv w:val="1"/>
      <w:marLeft w:val="0"/>
      <w:marRight w:val="0"/>
      <w:marTop w:val="0"/>
      <w:marBottom w:val="0"/>
      <w:divBdr>
        <w:top w:val="none" w:sz="0" w:space="0" w:color="auto"/>
        <w:left w:val="none" w:sz="0" w:space="0" w:color="auto"/>
        <w:bottom w:val="none" w:sz="0" w:space="0" w:color="auto"/>
        <w:right w:val="none" w:sz="0" w:space="0" w:color="auto"/>
      </w:divBdr>
    </w:div>
    <w:div w:id="733816742">
      <w:bodyDiv w:val="1"/>
      <w:marLeft w:val="0"/>
      <w:marRight w:val="0"/>
      <w:marTop w:val="0"/>
      <w:marBottom w:val="0"/>
      <w:divBdr>
        <w:top w:val="none" w:sz="0" w:space="0" w:color="auto"/>
        <w:left w:val="none" w:sz="0" w:space="0" w:color="auto"/>
        <w:bottom w:val="none" w:sz="0" w:space="0" w:color="auto"/>
        <w:right w:val="none" w:sz="0" w:space="0" w:color="auto"/>
      </w:divBdr>
    </w:div>
    <w:div w:id="733895230">
      <w:bodyDiv w:val="1"/>
      <w:marLeft w:val="0"/>
      <w:marRight w:val="0"/>
      <w:marTop w:val="0"/>
      <w:marBottom w:val="0"/>
      <w:divBdr>
        <w:top w:val="none" w:sz="0" w:space="0" w:color="auto"/>
        <w:left w:val="none" w:sz="0" w:space="0" w:color="auto"/>
        <w:bottom w:val="none" w:sz="0" w:space="0" w:color="auto"/>
        <w:right w:val="none" w:sz="0" w:space="0" w:color="auto"/>
      </w:divBdr>
    </w:div>
    <w:div w:id="734159110">
      <w:bodyDiv w:val="1"/>
      <w:marLeft w:val="0"/>
      <w:marRight w:val="0"/>
      <w:marTop w:val="0"/>
      <w:marBottom w:val="0"/>
      <w:divBdr>
        <w:top w:val="none" w:sz="0" w:space="0" w:color="auto"/>
        <w:left w:val="none" w:sz="0" w:space="0" w:color="auto"/>
        <w:bottom w:val="none" w:sz="0" w:space="0" w:color="auto"/>
        <w:right w:val="none" w:sz="0" w:space="0" w:color="auto"/>
      </w:divBdr>
    </w:div>
    <w:div w:id="735008025">
      <w:bodyDiv w:val="1"/>
      <w:marLeft w:val="0"/>
      <w:marRight w:val="0"/>
      <w:marTop w:val="0"/>
      <w:marBottom w:val="0"/>
      <w:divBdr>
        <w:top w:val="none" w:sz="0" w:space="0" w:color="auto"/>
        <w:left w:val="none" w:sz="0" w:space="0" w:color="auto"/>
        <w:bottom w:val="none" w:sz="0" w:space="0" w:color="auto"/>
        <w:right w:val="none" w:sz="0" w:space="0" w:color="auto"/>
      </w:divBdr>
    </w:div>
    <w:div w:id="735128729">
      <w:bodyDiv w:val="1"/>
      <w:marLeft w:val="0"/>
      <w:marRight w:val="0"/>
      <w:marTop w:val="0"/>
      <w:marBottom w:val="0"/>
      <w:divBdr>
        <w:top w:val="none" w:sz="0" w:space="0" w:color="auto"/>
        <w:left w:val="none" w:sz="0" w:space="0" w:color="auto"/>
        <w:bottom w:val="none" w:sz="0" w:space="0" w:color="auto"/>
        <w:right w:val="none" w:sz="0" w:space="0" w:color="auto"/>
      </w:divBdr>
    </w:div>
    <w:div w:id="735978533">
      <w:bodyDiv w:val="1"/>
      <w:marLeft w:val="0"/>
      <w:marRight w:val="0"/>
      <w:marTop w:val="0"/>
      <w:marBottom w:val="0"/>
      <w:divBdr>
        <w:top w:val="none" w:sz="0" w:space="0" w:color="auto"/>
        <w:left w:val="none" w:sz="0" w:space="0" w:color="auto"/>
        <w:bottom w:val="none" w:sz="0" w:space="0" w:color="auto"/>
        <w:right w:val="none" w:sz="0" w:space="0" w:color="auto"/>
      </w:divBdr>
    </w:div>
    <w:div w:id="736127208">
      <w:bodyDiv w:val="1"/>
      <w:marLeft w:val="0"/>
      <w:marRight w:val="0"/>
      <w:marTop w:val="0"/>
      <w:marBottom w:val="0"/>
      <w:divBdr>
        <w:top w:val="none" w:sz="0" w:space="0" w:color="auto"/>
        <w:left w:val="none" w:sz="0" w:space="0" w:color="auto"/>
        <w:bottom w:val="none" w:sz="0" w:space="0" w:color="auto"/>
        <w:right w:val="none" w:sz="0" w:space="0" w:color="auto"/>
      </w:divBdr>
    </w:div>
    <w:div w:id="736516468">
      <w:bodyDiv w:val="1"/>
      <w:marLeft w:val="0"/>
      <w:marRight w:val="0"/>
      <w:marTop w:val="0"/>
      <w:marBottom w:val="0"/>
      <w:divBdr>
        <w:top w:val="none" w:sz="0" w:space="0" w:color="auto"/>
        <w:left w:val="none" w:sz="0" w:space="0" w:color="auto"/>
        <w:bottom w:val="none" w:sz="0" w:space="0" w:color="auto"/>
        <w:right w:val="none" w:sz="0" w:space="0" w:color="auto"/>
      </w:divBdr>
    </w:div>
    <w:div w:id="736905095">
      <w:bodyDiv w:val="1"/>
      <w:marLeft w:val="0"/>
      <w:marRight w:val="0"/>
      <w:marTop w:val="0"/>
      <w:marBottom w:val="0"/>
      <w:divBdr>
        <w:top w:val="none" w:sz="0" w:space="0" w:color="auto"/>
        <w:left w:val="none" w:sz="0" w:space="0" w:color="auto"/>
        <w:bottom w:val="none" w:sz="0" w:space="0" w:color="auto"/>
        <w:right w:val="none" w:sz="0" w:space="0" w:color="auto"/>
      </w:divBdr>
    </w:div>
    <w:div w:id="736973204">
      <w:bodyDiv w:val="1"/>
      <w:marLeft w:val="0"/>
      <w:marRight w:val="0"/>
      <w:marTop w:val="0"/>
      <w:marBottom w:val="0"/>
      <w:divBdr>
        <w:top w:val="none" w:sz="0" w:space="0" w:color="auto"/>
        <w:left w:val="none" w:sz="0" w:space="0" w:color="auto"/>
        <w:bottom w:val="none" w:sz="0" w:space="0" w:color="auto"/>
        <w:right w:val="none" w:sz="0" w:space="0" w:color="auto"/>
      </w:divBdr>
    </w:div>
    <w:div w:id="737047989">
      <w:bodyDiv w:val="1"/>
      <w:marLeft w:val="0"/>
      <w:marRight w:val="0"/>
      <w:marTop w:val="0"/>
      <w:marBottom w:val="0"/>
      <w:divBdr>
        <w:top w:val="none" w:sz="0" w:space="0" w:color="auto"/>
        <w:left w:val="none" w:sz="0" w:space="0" w:color="auto"/>
        <w:bottom w:val="none" w:sz="0" w:space="0" w:color="auto"/>
        <w:right w:val="none" w:sz="0" w:space="0" w:color="auto"/>
      </w:divBdr>
    </w:div>
    <w:div w:id="737097665">
      <w:bodyDiv w:val="1"/>
      <w:marLeft w:val="0"/>
      <w:marRight w:val="0"/>
      <w:marTop w:val="0"/>
      <w:marBottom w:val="0"/>
      <w:divBdr>
        <w:top w:val="none" w:sz="0" w:space="0" w:color="auto"/>
        <w:left w:val="none" w:sz="0" w:space="0" w:color="auto"/>
        <w:bottom w:val="none" w:sz="0" w:space="0" w:color="auto"/>
        <w:right w:val="none" w:sz="0" w:space="0" w:color="auto"/>
      </w:divBdr>
    </w:div>
    <w:div w:id="737437945">
      <w:bodyDiv w:val="1"/>
      <w:marLeft w:val="0"/>
      <w:marRight w:val="0"/>
      <w:marTop w:val="0"/>
      <w:marBottom w:val="0"/>
      <w:divBdr>
        <w:top w:val="none" w:sz="0" w:space="0" w:color="auto"/>
        <w:left w:val="none" w:sz="0" w:space="0" w:color="auto"/>
        <w:bottom w:val="none" w:sz="0" w:space="0" w:color="auto"/>
        <w:right w:val="none" w:sz="0" w:space="0" w:color="auto"/>
      </w:divBdr>
    </w:div>
    <w:div w:id="737477765">
      <w:bodyDiv w:val="1"/>
      <w:marLeft w:val="0"/>
      <w:marRight w:val="0"/>
      <w:marTop w:val="0"/>
      <w:marBottom w:val="0"/>
      <w:divBdr>
        <w:top w:val="none" w:sz="0" w:space="0" w:color="auto"/>
        <w:left w:val="none" w:sz="0" w:space="0" w:color="auto"/>
        <w:bottom w:val="none" w:sz="0" w:space="0" w:color="auto"/>
        <w:right w:val="none" w:sz="0" w:space="0" w:color="auto"/>
      </w:divBdr>
    </w:div>
    <w:div w:id="739257811">
      <w:bodyDiv w:val="1"/>
      <w:marLeft w:val="0"/>
      <w:marRight w:val="0"/>
      <w:marTop w:val="0"/>
      <w:marBottom w:val="0"/>
      <w:divBdr>
        <w:top w:val="none" w:sz="0" w:space="0" w:color="auto"/>
        <w:left w:val="none" w:sz="0" w:space="0" w:color="auto"/>
        <w:bottom w:val="none" w:sz="0" w:space="0" w:color="auto"/>
        <w:right w:val="none" w:sz="0" w:space="0" w:color="auto"/>
      </w:divBdr>
    </w:div>
    <w:div w:id="739711296">
      <w:bodyDiv w:val="1"/>
      <w:marLeft w:val="0"/>
      <w:marRight w:val="0"/>
      <w:marTop w:val="0"/>
      <w:marBottom w:val="0"/>
      <w:divBdr>
        <w:top w:val="none" w:sz="0" w:space="0" w:color="auto"/>
        <w:left w:val="none" w:sz="0" w:space="0" w:color="auto"/>
        <w:bottom w:val="none" w:sz="0" w:space="0" w:color="auto"/>
        <w:right w:val="none" w:sz="0" w:space="0" w:color="auto"/>
      </w:divBdr>
    </w:div>
    <w:div w:id="741100780">
      <w:bodyDiv w:val="1"/>
      <w:marLeft w:val="0"/>
      <w:marRight w:val="0"/>
      <w:marTop w:val="0"/>
      <w:marBottom w:val="0"/>
      <w:divBdr>
        <w:top w:val="none" w:sz="0" w:space="0" w:color="auto"/>
        <w:left w:val="none" w:sz="0" w:space="0" w:color="auto"/>
        <w:bottom w:val="none" w:sz="0" w:space="0" w:color="auto"/>
        <w:right w:val="none" w:sz="0" w:space="0" w:color="auto"/>
      </w:divBdr>
    </w:div>
    <w:div w:id="741411807">
      <w:bodyDiv w:val="1"/>
      <w:marLeft w:val="0"/>
      <w:marRight w:val="0"/>
      <w:marTop w:val="0"/>
      <w:marBottom w:val="0"/>
      <w:divBdr>
        <w:top w:val="none" w:sz="0" w:space="0" w:color="auto"/>
        <w:left w:val="none" w:sz="0" w:space="0" w:color="auto"/>
        <w:bottom w:val="none" w:sz="0" w:space="0" w:color="auto"/>
        <w:right w:val="none" w:sz="0" w:space="0" w:color="auto"/>
      </w:divBdr>
    </w:div>
    <w:div w:id="741634179">
      <w:bodyDiv w:val="1"/>
      <w:marLeft w:val="0"/>
      <w:marRight w:val="0"/>
      <w:marTop w:val="0"/>
      <w:marBottom w:val="0"/>
      <w:divBdr>
        <w:top w:val="none" w:sz="0" w:space="0" w:color="auto"/>
        <w:left w:val="none" w:sz="0" w:space="0" w:color="auto"/>
        <w:bottom w:val="none" w:sz="0" w:space="0" w:color="auto"/>
        <w:right w:val="none" w:sz="0" w:space="0" w:color="auto"/>
      </w:divBdr>
    </w:div>
    <w:div w:id="742917061">
      <w:bodyDiv w:val="1"/>
      <w:marLeft w:val="0"/>
      <w:marRight w:val="0"/>
      <w:marTop w:val="0"/>
      <w:marBottom w:val="0"/>
      <w:divBdr>
        <w:top w:val="none" w:sz="0" w:space="0" w:color="auto"/>
        <w:left w:val="none" w:sz="0" w:space="0" w:color="auto"/>
        <w:bottom w:val="none" w:sz="0" w:space="0" w:color="auto"/>
        <w:right w:val="none" w:sz="0" w:space="0" w:color="auto"/>
      </w:divBdr>
    </w:div>
    <w:div w:id="743143125">
      <w:bodyDiv w:val="1"/>
      <w:marLeft w:val="0"/>
      <w:marRight w:val="0"/>
      <w:marTop w:val="0"/>
      <w:marBottom w:val="0"/>
      <w:divBdr>
        <w:top w:val="none" w:sz="0" w:space="0" w:color="auto"/>
        <w:left w:val="none" w:sz="0" w:space="0" w:color="auto"/>
        <w:bottom w:val="none" w:sz="0" w:space="0" w:color="auto"/>
        <w:right w:val="none" w:sz="0" w:space="0" w:color="auto"/>
      </w:divBdr>
    </w:div>
    <w:div w:id="743255865">
      <w:bodyDiv w:val="1"/>
      <w:marLeft w:val="0"/>
      <w:marRight w:val="0"/>
      <w:marTop w:val="0"/>
      <w:marBottom w:val="0"/>
      <w:divBdr>
        <w:top w:val="none" w:sz="0" w:space="0" w:color="auto"/>
        <w:left w:val="none" w:sz="0" w:space="0" w:color="auto"/>
        <w:bottom w:val="none" w:sz="0" w:space="0" w:color="auto"/>
        <w:right w:val="none" w:sz="0" w:space="0" w:color="auto"/>
      </w:divBdr>
    </w:div>
    <w:div w:id="743332109">
      <w:bodyDiv w:val="1"/>
      <w:marLeft w:val="0"/>
      <w:marRight w:val="0"/>
      <w:marTop w:val="0"/>
      <w:marBottom w:val="0"/>
      <w:divBdr>
        <w:top w:val="none" w:sz="0" w:space="0" w:color="auto"/>
        <w:left w:val="none" w:sz="0" w:space="0" w:color="auto"/>
        <w:bottom w:val="none" w:sz="0" w:space="0" w:color="auto"/>
        <w:right w:val="none" w:sz="0" w:space="0" w:color="auto"/>
      </w:divBdr>
    </w:div>
    <w:div w:id="743458396">
      <w:bodyDiv w:val="1"/>
      <w:marLeft w:val="0"/>
      <w:marRight w:val="0"/>
      <w:marTop w:val="0"/>
      <w:marBottom w:val="0"/>
      <w:divBdr>
        <w:top w:val="none" w:sz="0" w:space="0" w:color="auto"/>
        <w:left w:val="none" w:sz="0" w:space="0" w:color="auto"/>
        <w:bottom w:val="none" w:sz="0" w:space="0" w:color="auto"/>
        <w:right w:val="none" w:sz="0" w:space="0" w:color="auto"/>
      </w:divBdr>
    </w:div>
    <w:div w:id="743919614">
      <w:bodyDiv w:val="1"/>
      <w:marLeft w:val="0"/>
      <w:marRight w:val="0"/>
      <w:marTop w:val="0"/>
      <w:marBottom w:val="0"/>
      <w:divBdr>
        <w:top w:val="none" w:sz="0" w:space="0" w:color="auto"/>
        <w:left w:val="none" w:sz="0" w:space="0" w:color="auto"/>
        <w:bottom w:val="none" w:sz="0" w:space="0" w:color="auto"/>
        <w:right w:val="none" w:sz="0" w:space="0" w:color="auto"/>
      </w:divBdr>
    </w:div>
    <w:div w:id="744258113">
      <w:bodyDiv w:val="1"/>
      <w:marLeft w:val="0"/>
      <w:marRight w:val="0"/>
      <w:marTop w:val="0"/>
      <w:marBottom w:val="0"/>
      <w:divBdr>
        <w:top w:val="none" w:sz="0" w:space="0" w:color="auto"/>
        <w:left w:val="none" w:sz="0" w:space="0" w:color="auto"/>
        <w:bottom w:val="none" w:sz="0" w:space="0" w:color="auto"/>
        <w:right w:val="none" w:sz="0" w:space="0" w:color="auto"/>
      </w:divBdr>
    </w:div>
    <w:div w:id="744567787">
      <w:bodyDiv w:val="1"/>
      <w:marLeft w:val="0"/>
      <w:marRight w:val="0"/>
      <w:marTop w:val="0"/>
      <w:marBottom w:val="0"/>
      <w:divBdr>
        <w:top w:val="none" w:sz="0" w:space="0" w:color="auto"/>
        <w:left w:val="none" w:sz="0" w:space="0" w:color="auto"/>
        <w:bottom w:val="none" w:sz="0" w:space="0" w:color="auto"/>
        <w:right w:val="none" w:sz="0" w:space="0" w:color="auto"/>
      </w:divBdr>
    </w:div>
    <w:div w:id="744761067">
      <w:bodyDiv w:val="1"/>
      <w:marLeft w:val="0"/>
      <w:marRight w:val="0"/>
      <w:marTop w:val="0"/>
      <w:marBottom w:val="0"/>
      <w:divBdr>
        <w:top w:val="none" w:sz="0" w:space="0" w:color="auto"/>
        <w:left w:val="none" w:sz="0" w:space="0" w:color="auto"/>
        <w:bottom w:val="none" w:sz="0" w:space="0" w:color="auto"/>
        <w:right w:val="none" w:sz="0" w:space="0" w:color="auto"/>
      </w:divBdr>
    </w:div>
    <w:div w:id="744953162">
      <w:bodyDiv w:val="1"/>
      <w:marLeft w:val="0"/>
      <w:marRight w:val="0"/>
      <w:marTop w:val="0"/>
      <w:marBottom w:val="0"/>
      <w:divBdr>
        <w:top w:val="none" w:sz="0" w:space="0" w:color="auto"/>
        <w:left w:val="none" w:sz="0" w:space="0" w:color="auto"/>
        <w:bottom w:val="none" w:sz="0" w:space="0" w:color="auto"/>
        <w:right w:val="none" w:sz="0" w:space="0" w:color="auto"/>
      </w:divBdr>
    </w:div>
    <w:div w:id="745029636">
      <w:bodyDiv w:val="1"/>
      <w:marLeft w:val="0"/>
      <w:marRight w:val="0"/>
      <w:marTop w:val="0"/>
      <w:marBottom w:val="0"/>
      <w:divBdr>
        <w:top w:val="none" w:sz="0" w:space="0" w:color="auto"/>
        <w:left w:val="none" w:sz="0" w:space="0" w:color="auto"/>
        <w:bottom w:val="none" w:sz="0" w:space="0" w:color="auto"/>
        <w:right w:val="none" w:sz="0" w:space="0" w:color="auto"/>
      </w:divBdr>
    </w:div>
    <w:div w:id="745230487">
      <w:bodyDiv w:val="1"/>
      <w:marLeft w:val="0"/>
      <w:marRight w:val="0"/>
      <w:marTop w:val="0"/>
      <w:marBottom w:val="0"/>
      <w:divBdr>
        <w:top w:val="none" w:sz="0" w:space="0" w:color="auto"/>
        <w:left w:val="none" w:sz="0" w:space="0" w:color="auto"/>
        <w:bottom w:val="none" w:sz="0" w:space="0" w:color="auto"/>
        <w:right w:val="none" w:sz="0" w:space="0" w:color="auto"/>
      </w:divBdr>
    </w:div>
    <w:div w:id="746532508">
      <w:bodyDiv w:val="1"/>
      <w:marLeft w:val="0"/>
      <w:marRight w:val="0"/>
      <w:marTop w:val="0"/>
      <w:marBottom w:val="0"/>
      <w:divBdr>
        <w:top w:val="none" w:sz="0" w:space="0" w:color="auto"/>
        <w:left w:val="none" w:sz="0" w:space="0" w:color="auto"/>
        <w:bottom w:val="none" w:sz="0" w:space="0" w:color="auto"/>
        <w:right w:val="none" w:sz="0" w:space="0" w:color="auto"/>
      </w:divBdr>
    </w:div>
    <w:div w:id="746848391">
      <w:bodyDiv w:val="1"/>
      <w:marLeft w:val="0"/>
      <w:marRight w:val="0"/>
      <w:marTop w:val="0"/>
      <w:marBottom w:val="0"/>
      <w:divBdr>
        <w:top w:val="none" w:sz="0" w:space="0" w:color="auto"/>
        <w:left w:val="none" w:sz="0" w:space="0" w:color="auto"/>
        <w:bottom w:val="none" w:sz="0" w:space="0" w:color="auto"/>
        <w:right w:val="none" w:sz="0" w:space="0" w:color="auto"/>
      </w:divBdr>
    </w:div>
    <w:div w:id="747272275">
      <w:bodyDiv w:val="1"/>
      <w:marLeft w:val="0"/>
      <w:marRight w:val="0"/>
      <w:marTop w:val="0"/>
      <w:marBottom w:val="0"/>
      <w:divBdr>
        <w:top w:val="none" w:sz="0" w:space="0" w:color="auto"/>
        <w:left w:val="none" w:sz="0" w:space="0" w:color="auto"/>
        <w:bottom w:val="none" w:sz="0" w:space="0" w:color="auto"/>
        <w:right w:val="none" w:sz="0" w:space="0" w:color="auto"/>
      </w:divBdr>
    </w:div>
    <w:div w:id="748235996">
      <w:bodyDiv w:val="1"/>
      <w:marLeft w:val="0"/>
      <w:marRight w:val="0"/>
      <w:marTop w:val="0"/>
      <w:marBottom w:val="0"/>
      <w:divBdr>
        <w:top w:val="none" w:sz="0" w:space="0" w:color="auto"/>
        <w:left w:val="none" w:sz="0" w:space="0" w:color="auto"/>
        <w:bottom w:val="none" w:sz="0" w:space="0" w:color="auto"/>
        <w:right w:val="none" w:sz="0" w:space="0" w:color="auto"/>
      </w:divBdr>
    </w:div>
    <w:div w:id="750346447">
      <w:bodyDiv w:val="1"/>
      <w:marLeft w:val="0"/>
      <w:marRight w:val="0"/>
      <w:marTop w:val="0"/>
      <w:marBottom w:val="0"/>
      <w:divBdr>
        <w:top w:val="none" w:sz="0" w:space="0" w:color="auto"/>
        <w:left w:val="none" w:sz="0" w:space="0" w:color="auto"/>
        <w:bottom w:val="none" w:sz="0" w:space="0" w:color="auto"/>
        <w:right w:val="none" w:sz="0" w:space="0" w:color="auto"/>
      </w:divBdr>
    </w:div>
    <w:div w:id="750468123">
      <w:bodyDiv w:val="1"/>
      <w:marLeft w:val="0"/>
      <w:marRight w:val="0"/>
      <w:marTop w:val="0"/>
      <w:marBottom w:val="0"/>
      <w:divBdr>
        <w:top w:val="none" w:sz="0" w:space="0" w:color="auto"/>
        <w:left w:val="none" w:sz="0" w:space="0" w:color="auto"/>
        <w:bottom w:val="none" w:sz="0" w:space="0" w:color="auto"/>
        <w:right w:val="none" w:sz="0" w:space="0" w:color="auto"/>
      </w:divBdr>
    </w:div>
    <w:div w:id="751241708">
      <w:bodyDiv w:val="1"/>
      <w:marLeft w:val="0"/>
      <w:marRight w:val="0"/>
      <w:marTop w:val="0"/>
      <w:marBottom w:val="0"/>
      <w:divBdr>
        <w:top w:val="none" w:sz="0" w:space="0" w:color="auto"/>
        <w:left w:val="none" w:sz="0" w:space="0" w:color="auto"/>
        <w:bottom w:val="none" w:sz="0" w:space="0" w:color="auto"/>
        <w:right w:val="none" w:sz="0" w:space="0" w:color="auto"/>
      </w:divBdr>
    </w:div>
    <w:div w:id="751507219">
      <w:bodyDiv w:val="1"/>
      <w:marLeft w:val="0"/>
      <w:marRight w:val="0"/>
      <w:marTop w:val="0"/>
      <w:marBottom w:val="0"/>
      <w:divBdr>
        <w:top w:val="none" w:sz="0" w:space="0" w:color="auto"/>
        <w:left w:val="none" w:sz="0" w:space="0" w:color="auto"/>
        <w:bottom w:val="none" w:sz="0" w:space="0" w:color="auto"/>
        <w:right w:val="none" w:sz="0" w:space="0" w:color="auto"/>
      </w:divBdr>
    </w:div>
    <w:div w:id="751897129">
      <w:bodyDiv w:val="1"/>
      <w:marLeft w:val="0"/>
      <w:marRight w:val="0"/>
      <w:marTop w:val="0"/>
      <w:marBottom w:val="0"/>
      <w:divBdr>
        <w:top w:val="none" w:sz="0" w:space="0" w:color="auto"/>
        <w:left w:val="none" w:sz="0" w:space="0" w:color="auto"/>
        <w:bottom w:val="none" w:sz="0" w:space="0" w:color="auto"/>
        <w:right w:val="none" w:sz="0" w:space="0" w:color="auto"/>
      </w:divBdr>
    </w:div>
    <w:div w:id="753161438">
      <w:bodyDiv w:val="1"/>
      <w:marLeft w:val="0"/>
      <w:marRight w:val="0"/>
      <w:marTop w:val="0"/>
      <w:marBottom w:val="0"/>
      <w:divBdr>
        <w:top w:val="none" w:sz="0" w:space="0" w:color="auto"/>
        <w:left w:val="none" w:sz="0" w:space="0" w:color="auto"/>
        <w:bottom w:val="none" w:sz="0" w:space="0" w:color="auto"/>
        <w:right w:val="none" w:sz="0" w:space="0" w:color="auto"/>
      </w:divBdr>
    </w:div>
    <w:div w:id="753405056">
      <w:bodyDiv w:val="1"/>
      <w:marLeft w:val="0"/>
      <w:marRight w:val="0"/>
      <w:marTop w:val="0"/>
      <w:marBottom w:val="0"/>
      <w:divBdr>
        <w:top w:val="none" w:sz="0" w:space="0" w:color="auto"/>
        <w:left w:val="none" w:sz="0" w:space="0" w:color="auto"/>
        <w:bottom w:val="none" w:sz="0" w:space="0" w:color="auto"/>
        <w:right w:val="none" w:sz="0" w:space="0" w:color="auto"/>
      </w:divBdr>
    </w:div>
    <w:div w:id="755127916">
      <w:bodyDiv w:val="1"/>
      <w:marLeft w:val="0"/>
      <w:marRight w:val="0"/>
      <w:marTop w:val="0"/>
      <w:marBottom w:val="0"/>
      <w:divBdr>
        <w:top w:val="none" w:sz="0" w:space="0" w:color="auto"/>
        <w:left w:val="none" w:sz="0" w:space="0" w:color="auto"/>
        <w:bottom w:val="none" w:sz="0" w:space="0" w:color="auto"/>
        <w:right w:val="none" w:sz="0" w:space="0" w:color="auto"/>
      </w:divBdr>
    </w:div>
    <w:div w:id="755709994">
      <w:bodyDiv w:val="1"/>
      <w:marLeft w:val="0"/>
      <w:marRight w:val="0"/>
      <w:marTop w:val="0"/>
      <w:marBottom w:val="0"/>
      <w:divBdr>
        <w:top w:val="none" w:sz="0" w:space="0" w:color="auto"/>
        <w:left w:val="none" w:sz="0" w:space="0" w:color="auto"/>
        <w:bottom w:val="none" w:sz="0" w:space="0" w:color="auto"/>
        <w:right w:val="none" w:sz="0" w:space="0" w:color="auto"/>
      </w:divBdr>
    </w:div>
    <w:div w:id="755901116">
      <w:bodyDiv w:val="1"/>
      <w:marLeft w:val="0"/>
      <w:marRight w:val="0"/>
      <w:marTop w:val="0"/>
      <w:marBottom w:val="0"/>
      <w:divBdr>
        <w:top w:val="none" w:sz="0" w:space="0" w:color="auto"/>
        <w:left w:val="none" w:sz="0" w:space="0" w:color="auto"/>
        <w:bottom w:val="none" w:sz="0" w:space="0" w:color="auto"/>
        <w:right w:val="none" w:sz="0" w:space="0" w:color="auto"/>
      </w:divBdr>
    </w:div>
    <w:div w:id="756361072">
      <w:bodyDiv w:val="1"/>
      <w:marLeft w:val="0"/>
      <w:marRight w:val="0"/>
      <w:marTop w:val="0"/>
      <w:marBottom w:val="0"/>
      <w:divBdr>
        <w:top w:val="none" w:sz="0" w:space="0" w:color="auto"/>
        <w:left w:val="none" w:sz="0" w:space="0" w:color="auto"/>
        <w:bottom w:val="none" w:sz="0" w:space="0" w:color="auto"/>
        <w:right w:val="none" w:sz="0" w:space="0" w:color="auto"/>
      </w:divBdr>
    </w:div>
    <w:div w:id="756364616">
      <w:bodyDiv w:val="1"/>
      <w:marLeft w:val="0"/>
      <w:marRight w:val="0"/>
      <w:marTop w:val="0"/>
      <w:marBottom w:val="0"/>
      <w:divBdr>
        <w:top w:val="none" w:sz="0" w:space="0" w:color="auto"/>
        <w:left w:val="none" w:sz="0" w:space="0" w:color="auto"/>
        <w:bottom w:val="none" w:sz="0" w:space="0" w:color="auto"/>
        <w:right w:val="none" w:sz="0" w:space="0" w:color="auto"/>
      </w:divBdr>
    </w:div>
    <w:div w:id="756946516">
      <w:bodyDiv w:val="1"/>
      <w:marLeft w:val="0"/>
      <w:marRight w:val="0"/>
      <w:marTop w:val="0"/>
      <w:marBottom w:val="0"/>
      <w:divBdr>
        <w:top w:val="none" w:sz="0" w:space="0" w:color="auto"/>
        <w:left w:val="none" w:sz="0" w:space="0" w:color="auto"/>
        <w:bottom w:val="none" w:sz="0" w:space="0" w:color="auto"/>
        <w:right w:val="none" w:sz="0" w:space="0" w:color="auto"/>
      </w:divBdr>
    </w:div>
    <w:div w:id="756950363">
      <w:bodyDiv w:val="1"/>
      <w:marLeft w:val="0"/>
      <w:marRight w:val="0"/>
      <w:marTop w:val="0"/>
      <w:marBottom w:val="0"/>
      <w:divBdr>
        <w:top w:val="none" w:sz="0" w:space="0" w:color="auto"/>
        <w:left w:val="none" w:sz="0" w:space="0" w:color="auto"/>
        <w:bottom w:val="none" w:sz="0" w:space="0" w:color="auto"/>
        <w:right w:val="none" w:sz="0" w:space="0" w:color="auto"/>
      </w:divBdr>
    </w:div>
    <w:div w:id="757285375">
      <w:bodyDiv w:val="1"/>
      <w:marLeft w:val="0"/>
      <w:marRight w:val="0"/>
      <w:marTop w:val="0"/>
      <w:marBottom w:val="0"/>
      <w:divBdr>
        <w:top w:val="none" w:sz="0" w:space="0" w:color="auto"/>
        <w:left w:val="none" w:sz="0" w:space="0" w:color="auto"/>
        <w:bottom w:val="none" w:sz="0" w:space="0" w:color="auto"/>
        <w:right w:val="none" w:sz="0" w:space="0" w:color="auto"/>
      </w:divBdr>
    </w:div>
    <w:div w:id="757597221">
      <w:bodyDiv w:val="1"/>
      <w:marLeft w:val="0"/>
      <w:marRight w:val="0"/>
      <w:marTop w:val="0"/>
      <w:marBottom w:val="0"/>
      <w:divBdr>
        <w:top w:val="none" w:sz="0" w:space="0" w:color="auto"/>
        <w:left w:val="none" w:sz="0" w:space="0" w:color="auto"/>
        <w:bottom w:val="none" w:sz="0" w:space="0" w:color="auto"/>
        <w:right w:val="none" w:sz="0" w:space="0" w:color="auto"/>
      </w:divBdr>
    </w:div>
    <w:div w:id="758677316">
      <w:bodyDiv w:val="1"/>
      <w:marLeft w:val="0"/>
      <w:marRight w:val="0"/>
      <w:marTop w:val="0"/>
      <w:marBottom w:val="0"/>
      <w:divBdr>
        <w:top w:val="none" w:sz="0" w:space="0" w:color="auto"/>
        <w:left w:val="none" w:sz="0" w:space="0" w:color="auto"/>
        <w:bottom w:val="none" w:sz="0" w:space="0" w:color="auto"/>
        <w:right w:val="none" w:sz="0" w:space="0" w:color="auto"/>
      </w:divBdr>
    </w:div>
    <w:div w:id="758871660">
      <w:bodyDiv w:val="1"/>
      <w:marLeft w:val="0"/>
      <w:marRight w:val="0"/>
      <w:marTop w:val="0"/>
      <w:marBottom w:val="0"/>
      <w:divBdr>
        <w:top w:val="none" w:sz="0" w:space="0" w:color="auto"/>
        <w:left w:val="none" w:sz="0" w:space="0" w:color="auto"/>
        <w:bottom w:val="none" w:sz="0" w:space="0" w:color="auto"/>
        <w:right w:val="none" w:sz="0" w:space="0" w:color="auto"/>
      </w:divBdr>
    </w:div>
    <w:div w:id="759764105">
      <w:bodyDiv w:val="1"/>
      <w:marLeft w:val="0"/>
      <w:marRight w:val="0"/>
      <w:marTop w:val="0"/>
      <w:marBottom w:val="0"/>
      <w:divBdr>
        <w:top w:val="none" w:sz="0" w:space="0" w:color="auto"/>
        <w:left w:val="none" w:sz="0" w:space="0" w:color="auto"/>
        <w:bottom w:val="none" w:sz="0" w:space="0" w:color="auto"/>
        <w:right w:val="none" w:sz="0" w:space="0" w:color="auto"/>
      </w:divBdr>
    </w:div>
    <w:div w:id="760486165">
      <w:bodyDiv w:val="1"/>
      <w:marLeft w:val="0"/>
      <w:marRight w:val="0"/>
      <w:marTop w:val="0"/>
      <w:marBottom w:val="0"/>
      <w:divBdr>
        <w:top w:val="none" w:sz="0" w:space="0" w:color="auto"/>
        <w:left w:val="none" w:sz="0" w:space="0" w:color="auto"/>
        <w:bottom w:val="none" w:sz="0" w:space="0" w:color="auto"/>
        <w:right w:val="none" w:sz="0" w:space="0" w:color="auto"/>
      </w:divBdr>
    </w:div>
    <w:div w:id="761027600">
      <w:bodyDiv w:val="1"/>
      <w:marLeft w:val="0"/>
      <w:marRight w:val="0"/>
      <w:marTop w:val="0"/>
      <w:marBottom w:val="0"/>
      <w:divBdr>
        <w:top w:val="none" w:sz="0" w:space="0" w:color="auto"/>
        <w:left w:val="none" w:sz="0" w:space="0" w:color="auto"/>
        <w:bottom w:val="none" w:sz="0" w:space="0" w:color="auto"/>
        <w:right w:val="none" w:sz="0" w:space="0" w:color="auto"/>
      </w:divBdr>
    </w:div>
    <w:div w:id="761412994">
      <w:bodyDiv w:val="1"/>
      <w:marLeft w:val="0"/>
      <w:marRight w:val="0"/>
      <w:marTop w:val="0"/>
      <w:marBottom w:val="0"/>
      <w:divBdr>
        <w:top w:val="none" w:sz="0" w:space="0" w:color="auto"/>
        <w:left w:val="none" w:sz="0" w:space="0" w:color="auto"/>
        <w:bottom w:val="none" w:sz="0" w:space="0" w:color="auto"/>
        <w:right w:val="none" w:sz="0" w:space="0" w:color="auto"/>
      </w:divBdr>
    </w:div>
    <w:div w:id="762146816">
      <w:bodyDiv w:val="1"/>
      <w:marLeft w:val="0"/>
      <w:marRight w:val="0"/>
      <w:marTop w:val="0"/>
      <w:marBottom w:val="0"/>
      <w:divBdr>
        <w:top w:val="none" w:sz="0" w:space="0" w:color="auto"/>
        <w:left w:val="none" w:sz="0" w:space="0" w:color="auto"/>
        <w:bottom w:val="none" w:sz="0" w:space="0" w:color="auto"/>
        <w:right w:val="none" w:sz="0" w:space="0" w:color="auto"/>
      </w:divBdr>
    </w:div>
    <w:div w:id="763843289">
      <w:bodyDiv w:val="1"/>
      <w:marLeft w:val="0"/>
      <w:marRight w:val="0"/>
      <w:marTop w:val="0"/>
      <w:marBottom w:val="0"/>
      <w:divBdr>
        <w:top w:val="none" w:sz="0" w:space="0" w:color="auto"/>
        <w:left w:val="none" w:sz="0" w:space="0" w:color="auto"/>
        <w:bottom w:val="none" w:sz="0" w:space="0" w:color="auto"/>
        <w:right w:val="none" w:sz="0" w:space="0" w:color="auto"/>
      </w:divBdr>
    </w:div>
    <w:div w:id="764425196">
      <w:bodyDiv w:val="1"/>
      <w:marLeft w:val="0"/>
      <w:marRight w:val="0"/>
      <w:marTop w:val="0"/>
      <w:marBottom w:val="0"/>
      <w:divBdr>
        <w:top w:val="none" w:sz="0" w:space="0" w:color="auto"/>
        <w:left w:val="none" w:sz="0" w:space="0" w:color="auto"/>
        <w:bottom w:val="none" w:sz="0" w:space="0" w:color="auto"/>
        <w:right w:val="none" w:sz="0" w:space="0" w:color="auto"/>
      </w:divBdr>
    </w:div>
    <w:div w:id="765425495">
      <w:bodyDiv w:val="1"/>
      <w:marLeft w:val="0"/>
      <w:marRight w:val="0"/>
      <w:marTop w:val="0"/>
      <w:marBottom w:val="0"/>
      <w:divBdr>
        <w:top w:val="none" w:sz="0" w:space="0" w:color="auto"/>
        <w:left w:val="none" w:sz="0" w:space="0" w:color="auto"/>
        <w:bottom w:val="none" w:sz="0" w:space="0" w:color="auto"/>
        <w:right w:val="none" w:sz="0" w:space="0" w:color="auto"/>
      </w:divBdr>
    </w:div>
    <w:div w:id="765463277">
      <w:bodyDiv w:val="1"/>
      <w:marLeft w:val="0"/>
      <w:marRight w:val="0"/>
      <w:marTop w:val="0"/>
      <w:marBottom w:val="0"/>
      <w:divBdr>
        <w:top w:val="none" w:sz="0" w:space="0" w:color="auto"/>
        <w:left w:val="none" w:sz="0" w:space="0" w:color="auto"/>
        <w:bottom w:val="none" w:sz="0" w:space="0" w:color="auto"/>
        <w:right w:val="none" w:sz="0" w:space="0" w:color="auto"/>
      </w:divBdr>
    </w:div>
    <w:div w:id="765732003">
      <w:bodyDiv w:val="1"/>
      <w:marLeft w:val="0"/>
      <w:marRight w:val="0"/>
      <w:marTop w:val="0"/>
      <w:marBottom w:val="0"/>
      <w:divBdr>
        <w:top w:val="none" w:sz="0" w:space="0" w:color="auto"/>
        <w:left w:val="none" w:sz="0" w:space="0" w:color="auto"/>
        <w:bottom w:val="none" w:sz="0" w:space="0" w:color="auto"/>
        <w:right w:val="none" w:sz="0" w:space="0" w:color="auto"/>
      </w:divBdr>
    </w:div>
    <w:div w:id="765854728">
      <w:bodyDiv w:val="1"/>
      <w:marLeft w:val="0"/>
      <w:marRight w:val="0"/>
      <w:marTop w:val="0"/>
      <w:marBottom w:val="0"/>
      <w:divBdr>
        <w:top w:val="none" w:sz="0" w:space="0" w:color="auto"/>
        <w:left w:val="none" w:sz="0" w:space="0" w:color="auto"/>
        <w:bottom w:val="none" w:sz="0" w:space="0" w:color="auto"/>
        <w:right w:val="none" w:sz="0" w:space="0" w:color="auto"/>
      </w:divBdr>
    </w:div>
    <w:div w:id="769013731">
      <w:bodyDiv w:val="1"/>
      <w:marLeft w:val="0"/>
      <w:marRight w:val="0"/>
      <w:marTop w:val="0"/>
      <w:marBottom w:val="0"/>
      <w:divBdr>
        <w:top w:val="none" w:sz="0" w:space="0" w:color="auto"/>
        <w:left w:val="none" w:sz="0" w:space="0" w:color="auto"/>
        <w:bottom w:val="none" w:sz="0" w:space="0" w:color="auto"/>
        <w:right w:val="none" w:sz="0" w:space="0" w:color="auto"/>
      </w:divBdr>
    </w:div>
    <w:div w:id="771557096">
      <w:bodyDiv w:val="1"/>
      <w:marLeft w:val="0"/>
      <w:marRight w:val="0"/>
      <w:marTop w:val="0"/>
      <w:marBottom w:val="0"/>
      <w:divBdr>
        <w:top w:val="none" w:sz="0" w:space="0" w:color="auto"/>
        <w:left w:val="none" w:sz="0" w:space="0" w:color="auto"/>
        <w:bottom w:val="none" w:sz="0" w:space="0" w:color="auto"/>
        <w:right w:val="none" w:sz="0" w:space="0" w:color="auto"/>
      </w:divBdr>
    </w:div>
    <w:div w:id="772554766">
      <w:bodyDiv w:val="1"/>
      <w:marLeft w:val="0"/>
      <w:marRight w:val="0"/>
      <w:marTop w:val="0"/>
      <w:marBottom w:val="0"/>
      <w:divBdr>
        <w:top w:val="none" w:sz="0" w:space="0" w:color="auto"/>
        <w:left w:val="none" w:sz="0" w:space="0" w:color="auto"/>
        <w:bottom w:val="none" w:sz="0" w:space="0" w:color="auto"/>
        <w:right w:val="none" w:sz="0" w:space="0" w:color="auto"/>
      </w:divBdr>
    </w:div>
    <w:div w:id="773089513">
      <w:bodyDiv w:val="1"/>
      <w:marLeft w:val="0"/>
      <w:marRight w:val="0"/>
      <w:marTop w:val="0"/>
      <w:marBottom w:val="0"/>
      <w:divBdr>
        <w:top w:val="none" w:sz="0" w:space="0" w:color="auto"/>
        <w:left w:val="none" w:sz="0" w:space="0" w:color="auto"/>
        <w:bottom w:val="none" w:sz="0" w:space="0" w:color="auto"/>
        <w:right w:val="none" w:sz="0" w:space="0" w:color="auto"/>
      </w:divBdr>
    </w:div>
    <w:div w:id="773865674">
      <w:bodyDiv w:val="1"/>
      <w:marLeft w:val="0"/>
      <w:marRight w:val="0"/>
      <w:marTop w:val="0"/>
      <w:marBottom w:val="0"/>
      <w:divBdr>
        <w:top w:val="none" w:sz="0" w:space="0" w:color="auto"/>
        <w:left w:val="none" w:sz="0" w:space="0" w:color="auto"/>
        <w:bottom w:val="none" w:sz="0" w:space="0" w:color="auto"/>
        <w:right w:val="none" w:sz="0" w:space="0" w:color="auto"/>
      </w:divBdr>
    </w:div>
    <w:div w:id="773939251">
      <w:bodyDiv w:val="1"/>
      <w:marLeft w:val="0"/>
      <w:marRight w:val="0"/>
      <w:marTop w:val="0"/>
      <w:marBottom w:val="0"/>
      <w:divBdr>
        <w:top w:val="none" w:sz="0" w:space="0" w:color="auto"/>
        <w:left w:val="none" w:sz="0" w:space="0" w:color="auto"/>
        <w:bottom w:val="none" w:sz="0" w:space="0" w:color="auto"/>
        <w:right w:val="none" w:sz="0" w:space="0" w:color="auto"/>
      </w:divBdr>
    </w:div>
    <w:div w:id="774909278">
      <w:bodyDiv w:val="1"/>
      <w:marLeft w:val="0"/>
      <w:marRight w:val="0"/>
      <w:marTop w:val="0"/>
      <w:marBottom w:val="0"/>
      <w:divBdr>
        <w:top w:val="none" w:sz="0" w:space="0" w:color="auto"/>
        <w:left w:val="none" w:sz="0" w:space="0" w:color="auto"/>
        <w:bottom w:val="none" w:sz="0" w:space="0" w:color="auto"/>
        <w:right w:val="none" w:sz="0" w:space="0" w:color="auto"/>
      </w:divBdr>
    </w:div>
    <w:div w:id="775294073">
      <w:bodyDiv w:val="1"/>
      <w:marLeft w:val="0"/>
      <w:marRight w:val="0"/>
      <w:marTop w:val="0"/>
      <w:marBottom w:val="0"/>
      <w:divBdr>
        <w:top w:val="none" w:sz="0" w:space="0" w:color="auto"/>
        <w:left w:val="none" w:sz="0" w:space="0" w:color="auto"/>
        <w:bottom w:val="none" w:sz="0" w:space="0" w:color="auto"/>
        <w:right w:val="none" w:sz="0" w:space="0" w:color="auto"/>
      </w:divBdr>
    </w:div>
    <w:div w:id="775364991">
      <w:bodyDiv w:val="1"/>
      <w:marLeft w:val="0"/>
      <w:marRight w:val="0"/>
      <w:marTop w:val="0"/>
      <w:marBottom w:val="0"/>
      <w:divBdr>
        <w:top w:val="none" w:sz="0" w:space="0" w:color="auto"/>
        <w:left w:val="none" w:sz="0" w:space="0" w:color="auto"/>
        <w:bottom w:val="none" w:sz="0" w:space="0" w:color="auto"/>
        <w:right w:val="none" w:sz="0" w:space="0" w:color="auto"/>
      </w:divBdr>
    </w:div>
    <w:div w:id="775713206">
      <w:bodyDiv w:val="1"/>
      <w:marLeft w:val="0"/>
      <w:marRight w:val="0"/>
      <w:marTop w:val="0"/>
      <w:marBottom w:val="0"/>
      <w:divBdr>
        <w:top w:val="none" w:sz="0" w:space="0" w:color="auto"/>
        <w:left w:val="none" w:sz="0" w:space="0" w:color="auto"/>
        <w:bottom w:val="none" w:sz="0" w:space="0" w:color="auto"/>
        <w:right w:val="none" w:sz="0" w:space="0" w:color="auto"/>
      </w:divBdr>
    </w:div>
    <w:div w:id="776216346">
      <w:bodyDiv w:val="1"/>
      <w:marLeft w:val="0"/>
      <w:marRight w:val="0"/>
      <w:marTop w:val="0"/>
      <w:marBottom w:val="0"/>
      <w:divBdr>
        <w:top w:val="none" w:sz="0" w:space="0" w:color="auto"/>
        <w:left w:val="none" w:sz="0" w:space="0" w:color="auto"/>
        <w:bottom w:val="none" w:sz="0" w:space="0" w:color="auto"/>
        <w:right w:val="none" w:sz="0" w:space="0" w:color="auto"/>
      </w:divBdr>
    </w:div>
    <w:div w:id="777604743">
      <w:bodyDiv w:val="1"/>
      <w:marLeft w:val="0"/>
      <w:marRight w:val="0"/>
      <w:marTop w:val="0"/>
      <w:marBottom w:val="0"/>
      <w:divBdr>
        <w:top w:val="none" w:sz="0" w:space="0" w:color="auto"/>
        <w:left w:val="none" w:sz="0" w:space="0" w:color="auto"/>
        <w:bottom w:val="none" w:sz="0" w:space="0" w:color="auto"/>
        <w:right w:val="none" w:sz="0" w:space="0" w:color="auto"/>
      </w:divBdr>
    </w:div>
    <w:div w:id="779035325">
      <w:bodyDiv w:val="1"/>
      <w:marLeft w:val="0"/>
      <w:marRight w:val="0"/>
      <w:marTop w:val="0"/>
      <w:marBottom w:val="0"/>
      <w:divBdr>
        <w:top w:val="none" w:sz="0" w:space="0" w:color="auto"/>
        <w:left w:val="none" w:sz="0" w:space="0" w:color="auto"/>
        <w:bottom w:val="none" w:sz="0" w:space="0" w:color="auto"/>
        <w:right w:val="none" w:sz="0" w:space="0" w:color="auto"/>
      </w:divBdr>
    </w:div>
    <w:div w:id="779565749">
      <w:bodyDiv w:val="1"/>
      <w:marLeft w:val="0"/>
      <w:marRight w:val="0"/>
      <w:marTop w:val="0"/>
      <w:marBottom w:val="0"/>
      <w:divBdr>
        <w:top w:val="none" w:sz="0" w:space="0" w:color="auto"/>
        <w:left w:val="none" w:sz="0" w:space="0" w:color="auto"/>
        <w:bottom w:val="none" w:sz="0" w:space="0" w:color="auto"/>
        <w:right w:val="none" w:sz="0" w:space="0" w:color="auto"/>
      </w:divBdr>
    </w:div>
    <w:div w:id="779643882">
      <w:bodyDiv w:val="1"/>
      <w:marLeft w:val="0"/>
      <w:marRight w:val="0"/>
      <w:marTop w:val="0"/>
      <w:marBottom w:val="0"/>
      <w:divBdr>
        <w:top w:val="none" w:sz="0" w:space="0" w:color="auto"/>
        <w:left w:val="none" w:sz="0" w:space="0" w:color="auto"/>
        <w:bottom w:val="none" w:sz="0" w:space="0" w:color="auto"/>
        <w:right w:val="none" w:sz="0" w:space="0" w:color="auto"/>
      </w:divBdr>
    </w:div>
    <w:div w:id="781417973">
      <w:bodyDiv w:val="1"/>
      <w:marLeft w:val="0"/>
      <w:marRight w:val="0"/>
      <w:marTop w:val="0"/>
      <w:marBottom w:val="0"/>
      <w:divBdr>
        <w:top w:val="none" w:sz="0" w:space="0" w:color="auto"/>
        <w:left w:val="none" w:sz="0" w:space="0" w:color="auto"/>
        <w:bottom w:val="none" w:sz="0" w:space="0" w:color="auto"/>
        <w:right w:val="none" w:sz="0" w:space="0" w:color="auto"/>
      </w:divBdr>
    </w:div>
    <w:div w:id="781461555">
      <w:bodyDiv w:val="1"/>
      <w:marLeft w:val="0"/>
      <w:marRight w:val="0"/>
      <w:marTop w:val="0"/>
      <w:marBottom w:val="0"/>
      <w:divBdr>
        <w:top w:val="none" w:sz="0" w:space="0" w:color="auto"/>
        <w:left w:val="none" w:sz="0" w:space="0" w:color="auto"/>
        <w:bottom w:val="none" w:sz="0" w:space="0" w:color="auto"/>
        <w:right w:val="none" w:sz="0" w:space="0" w:color="auto"/>
      </w:divBdr>
    </w:div>
    <w:div w:id="781654490">
      <w:bodyDiv w:val="1"/>
      <w:marLeft w:val="0"/>
      <w:marRight w:val="0"/>
      <w:marTop w:val="0"/>
      <w:marBottom w:val="0"/>
      <w:divBdr>
        <w:top w:val="none" w:sz="0" w:space="0" w:color="auto"/>
        <w:left w:val="none" w:sz="0" w:space="0" w:color="auto"/>
        <w:bottom w:val="none" w:sz="0" w:space="0" w:color="auto"/>
        <w:right w:val="none" w:sz="0" w:space="0" w:color="auto"/>
      </w:divBdr>
    </w:div>
    <w:div w:id="782263624">
      <w:bodyDiv w:val="1"/>
      <w:marLeft w:val="0"/>
      <w:marRight w:val="0"/>
      <w:marTop w:val="0"/>
      <w:marBottom w:val="0"/>
      <w:divBdr>
        <w:top w:val="none" w:sz="0" w:space="0" w:color="auto"/>
        <w:left w:val="none" w:sz="0" w:space="0" w:color="auto"/>
        <w:bottom w:val="none" w:sz="0" w:space="0" w:color="auto"/>
        <w:right w:val="none" w:sz="0" w:space="0" w:color="auto"/>
      </w:divBdr>
    </w:div>
    <w:div w:id="782843790">
      <w:bodyDiv w:val="1"/>
      <w:marLeft w:val="0"/>
      <w:marRight w:val="0"/>
      <w:marTop w:val="0"/>
      <w:marBottom w:val="0"/>
      <w:divBdr>
        <w:top w:val="none" w:sz="0" w:space="0" w:color="auto"/>
        <w:left w:val="none" w:sz="0" w:space="0" w:color="auto"/>
        <w:bottom w:val="none" w:sz="0" w:space="0" w:color="auto"/>
        <w:right w:val="none" w:sz="0" w:space="0" w:color="auto"/>
      </w:divBdr>
    </w:div>
    <w:div w:id="782966480">
      <w:bodyDiv w:val="1"/>
      <w:marLeft w:val="0"/>
      <w:marRight w:val="0"/>
      <w:marTop w:val="0"/>
      <w:marBottom w:val="0"/>
      <w:divBdr>
        <w:top w:val="none" w:sz="0" w:space="0" w:color="auto"/>
        <w:left w:val="none" w:sz="0" w:space="0" w:color="auto"/>
        <w:bottom w:val="none" w:sz="0" w:space="0" w:color="auto"/>
        <w:right w:val="none" w:sz="0" w:space="0" w:color="auto"/>
      </w:divBdr>
    </w:div>
    <w:div w:id="783959631">
      <w:bodyDiv w:val="1"/>
      <w:marLeft w:val="0"/>
      <w:marRight w:val="0"/>
      <w:marTop w:val="0"/>
      <w:marBottom w:val="0"/>
      <w:divBdr>
        <w:top w:val="none" w:sz="0" w:space="0" w:color="auto"/>
        <w:left w:val="none" w:sz="0" w:space="0" w:color="auto"/>
        <w:bottom w:val="none" w:sz="0" w:space="0" w:color="auto"/>
        <w:right w:val="none" w:sz="0" w:space="0" w:color="auto"/>
      </w:divBdr>
    </w:div>
    <w:div w:id="785856420">
      <w:bodyDiv w:val="1"/>
      <w:marLeft w:val="0"/>
      <w:marRight w:val="0"/>
      <w:marTop w:val="0"/>
      <w:marBottom w:val="0"/>
      <w:divBdr>
        <w:top w:val="none" w:sz="0" w:space="0" w:color="auto"/>
        <w:left w:val="none" w:sz="0" w:space="0" w:color="auto"/>
        <w:bottom w:val="none" w:sz="0" w:space="0" w:color="auto"/>
        <w:right w:val="none" w:sz="0" w:space="0" w:color="auto"/>
      </w:divBdr>
    </w:div>
    <w:div w:id="785999887">
      <w:bodyDiv w:val="1"/>
      <w:marLeft w:val="0"/>
      <w:marRight w:val="0"/>
      <w:marTop w:val="0"/>
      <w:marBottom w:val="0"/>
      <w:divBdr>
        <w:top w:val="none" w:sz="0" w:space="0" w:color="auto"/>
        <w:left w:val="none" w:sz="0" w:space="0" w:color="auto"/>
        <w:bottom w:val="none" w:sz="0" w:space="0" w:color="auto"/>
        <w:right w:val="none" w:sz="0" w:space="0" w:color="auto"/>
      </w:divBdr>
    </w:div>
    <w:div w:id="787432256">
      <w:bodyDiv w:val="1"/>
      <w:marLeft w:val="0"/>
      <w:marRight w:val="0"/>
      <w:marTop w:val="0"/>
      <w:marBottom w:val="0"/>
      <w:divBdr>
        <w:top w:val="none" w:sz="0" w:space="0" w:color="auto"/>
        <w:left w:val="none" w:sz="0" w:space="0" w:color="auto"/>
        <w:bottom w:val="none" w:sz="0" w:space="0" w:color="auto"/>
        <w:right w:val="none" w:sz="0" w:space="0" w:color="auto"/>
      </w:divBdr>
    </w:div>
    <w:div w:id="788083455">
      <w:bodyDiv w:val="1"/>
      <w:marLeft w:val="0"/>
      <w:marRight w:val="0"/>
      <w:marTop w:val="0"/>
      <w:marBottom w:val="0"/>
      <w:divBdr>
        <w:top w:val="none" w:sz="0" w:space="0" w:color="auto"/>
        <w:left w:val="none" w:sz="0" w:space="0" w:color="auto"/>
        <w:bottom w:val="none" w:sz="0" w:space="0" w:color="auto"/>
        <w:right w:val="none" w:sz="0" w:space="0" w:color="auto"/>
      </w:divBdr>
    </w:div>
    <w:div w:id="790827782">
      <w:bodyDiv w:val="1"/>
      <w:marLeft w:val="0"/>
      <w:marRight w:val="0"/>
      <w:marTop w:val="0"/>
      <w:marBottom w:val="0"/>
      <w:divBdr>
        <w:top w:val="none" w:sz="0" w:space="0" w:color="auto"/>
        <w:left w:val="none" w:sz="0" w:space="0" w:color="auto"/>
        <w:bottom w:val="none" w:sz="0" w:space="0" w:color="auto"/>
        <w:right w:val="none" w:sz="0" w:space="0" w:color="auto"/>
      </w:divBdr>
    </w:div>
    <w:div w:id="791675971">
      <w:bodyDiv w:val="1"/>
      <w:marLeft w:val="0"/>
      <w:marRight w:val="0"/>
      <w:marTop w:val="0"/>
      <w:marBottom w:val="0"/>
      <w:divBdr>
        <w:top w:val="none" w:sz="0" w:space="0" w:color="auto"/>
        <w:left w:val="none" w:sz="0" w:space="0" w:color="auto"/>
        <w:bottom w:val="none" w:sz="0" w:space="0" w:color="auto"/>
        <w:right w:val="none" w:sz="0" w:space="0" w:color="auto"/>
      </w:divBdr>
    </w:div>
    <w:div w:id="792285436">
      <w:bodyDiv w:val="1"/>
      <w:marLeft w:val="0"/>
      <w:marRight w:val="0"/>
      <w:marTop w:val="0"/>
      <w:marBottom w:val="0"/>
      <w:divBdr>
        <w:top w:val="none" w:sz="0" w:space="0" w:color="auto"/>
        <w:left w:val="none" w:sz="0" w:space="0" w:color="auto"/>
        <w:bottom w:val="none" w:sz="0" w:space="0" w:color="auto"/>
        <w:right w:val="none" w:sz="0" w:space="0" w:color="auto"/>
      </w:divBdr>
    </w:div>
    <w:div w:id="792749857">
      <w:bodyDiv w:val="1"/>
      <w:marLeft w:val="0"/>
      <w:marRight w:val="0"/>
      <w:marTop w:val="0"/>
      <w:marBottom w:val="0"/>
      <w:divBdr>
        <w:top w:val="none" w:sz="0" w:space="0" w:color="auto"/>
        <w:left w:val="none" w:sz="0" w:space="0" w:color="auto"/>
        <w:bottom w:val="none" w:sz="0" w:space="0" w:color="auto"/>
        <w:right w:val="none" w:sz="0" w:space="0" w:color="auto"/>
      </w:divBdr>
    </w:div>
    <w:div w:id="793908135">
      <w:bodyDiv w:val="1"/>
      <w:marLeft w:val="0"/>
      <w:marRight w:val="0"/>
      <w:marTop w:val="0"/>
      <w:marBottom w:val="0"/>
      <w:divBdr>
        <w:top w:val="none" w:sz="0" w:space="0" w:color="auto"/>
        <w:left w:val="none" w:sz="0" w:space="0" w:color="auto"/>
        <w:bottom w:val="none" w:sz="0" w:space="0" w:color="auto"/>
        <w:right w:val="none" w:sz="0" w:space="0" w:color="auto"/>
      </w:divBdr>
    </w:div>
    <w:div w:id="796336444">
      <w:bodyDiv w:val="1"/>
      <w:marLeft w:val="0"/>
      <w:marRight w:val="0"/>
      <w:marTop w:val="0"/>
      <w:marBottom w:val="0"/>
      <w:divBdr>
        <w:top w:val="none" w:sz="0" w:space="0" w:color="auto"/>
        <w:left w:val="none" w:sz="0" w:space="0" w:color="auto"/>
        <w:bottom w:val="none" w:sz="0" w:space="0" w:color="auto"/>
        <w:right w:val="none" w:sz="0" w:space="0" w:color="auto"/>
      </w:divBdr>
    </w:div>
    <w:div w:id="797988712">
      <w:bodyDiv w:val="1"/>
      <w:marLeft w:val="0"/>
      <w:marRight w:val="0"/>
      <w:marTop w:val="0"/>
      <w:marBottom w:val="0"/>
      <w:divBdr>
        <w:top w:val="none" w:sz="0" w:space="0" w:color="auto"/>
        <w:left w:val="none" w:sz="0" w:space="0" w:color="auto"/>
        <w:bottom w:val="none" w:sz="0" w:space="0" w:color="auto"/>
        <w:right w:val="none" w:sz="0" w:space="0" w:color="auto"/>
      </w:divBdr>
    </w:div>
    <w:div w:id="797990139">
      <w:bodyDiv w:val="1"/>
      <w:marLeft w:val="0"/>
      <w:marRight w:val="0"/>
      <w:marTop w:val="0"/>
      <w:marBottom w:val="0"/>
      <w:divBdr>
        <w:top w:val="none" w:sz="0" w:space="0" w:color="auto"/>
        <w:left w:val="none" w:sz="0" w:space="0" w:color="auto"/>
        <w:bottom w:val="none" w:sz="0" w:space="0" w:color="auto"/>
        <w:right w:val="none" w:sz="0" w:space="0" w:color="auto"/>
      </w:divBdr>
    </w:div>
    <w:div w:id="798105160">
      <w:bodyDiv w:val="1"/>
      <w:marLeft w:val="0"/>
      <w:marRight w:val="0"/>
      <w:marTop w:val="0"/>
      <w:marBottom w:val="0"/>
      <w:divBdr>
        <w:top w:val="none" w:sz="0" w:space="0" w:color="auto"/>
        <w:left w:val="none" w:sz="0" w:space="0" w:color="auto"/>
        <w:bottom w:val="none" w:sz="0" w:space="0" w:color="auto"/>
        <w:right w:val="none" w:sz="0" w:space="0" w:color="auto"/>
      </w:divBdr>
    </w:div>
    <w:div w:id="798185791">
      <w:bodyDiv w:val="1"/>
      <w:marLeft w:val="0"/>
      <w:marRight w:val="0"/>
      <w:marTop w:val="0"/>
      <w:marBottom w:val="0"/>
      <w:divBdr>
        <w:top w:val="none" w:sz="0" w:space="0" w:color="auto"/>
        <w:left w:val="none" w:sz="0" w:space="0" w:color="auto"/>
        <w:bottom w:val="none" w:sz="0" w:space="0" w:color="auto"/>
        <w:right w:val="none" w:sz="0" w:space="0" w:color="auto"/>
      </w:divBdr>
    </w:div>
    <w:div w:id="799878199">
      <w:bodyDiv w:val="1"/>
      <w:marLeft w:val="0"/>
      <w:marRight w:val="0"/>
      <w:marTop w:val="0"/>
      <w:marBottom w:val="0"/>
      <w:divBdr>
        <w:top w:val="none" w:sz="0" w:space="0" w:color="auto"/>
        <w:left w:val="none" w:sz="0" w:space="0" w:color="auto"/>
        <w:bottom w:val="none" w:sz="0" w:space="0" w:color="auto"/>
        <w:right w:val="none" w:sz="0" w:space="0" w:color="auto"/>
      </w:divBdr>
    </w:div>
    <w:div w:id="800923161">
      <w:bodyDiv w:val="1"/>
      <w:marLeft w:val="0"/>
      <w:marRight w:val="0"/>
      <w:marTop w:val="0"/>
      <w:marBottom w:val="0"/>
      <w:divBdr>
        <w:top w:val="none" w:sz="0" w:space="0" w:color="auto"/>
        <w:left w:val="none" w:sz="0" w:space="0" w:color="auto"/>
        <w:bottom w:val="none" w:sz="0" w:space="0" w:color="auto"/>
        <w:right w:val="none" w:sz="0" w:space="0" w:color="auto"/>
      </w:divBdr>
    </w:div>
    <w:div w:id="802694272">
      <w:bodyDiv w:val="1"/>
      <w:marLeft w:val="0"/>
      <w:marRight w:val="0"/>
      <w:marTop w:val="0"/>
      <w:marBottom w:val="0"/>
      <w:divBdr>
        <w:top w:val="none" w:sz="0" w:space="0" w:color="auto"/>
        <w:left w:val="none" w:sz="0" w:space="0" w:color="auto"/>
        <w:bottom w:val="none" w:sz="0" w:space="0" w:color="auto"/>
        <w:right w:val="none" w:sz="0" w:space="0" w:color="auto"/>
      </w:divBdr>
    </w:div>
    <w:div w:id="802817326">
      <w:bodyDiv w:val="1"/>
      <w:marLeft w:val="0"/>
      <w:marRight w:val="0"/>
      <w:marTop w:val="0"/>
      <w:marBottom w:val="0"/>
      <w:divBdr>
        <w:top w:val="none" w:sz="0" w:space="0" w:color="auto"/>
        <w:left w:val="none" w:sz="0" w:space="0" w:color="auto"/>
        <w:bottom w:val="none" w:sz="0" w:space="0" w:color="auto"/>
        <w:right w:val="none" w:sz="0" w:space="0" w:color="auto"/>
      </w:divBdr>
    </w:div>
    <w:div w:id="803087794">
      <w:bodyDiv w:val="1"/>
      <w:marLeft w:val="0"/>
      <w:marRight w:val="0"/>
      <w:marTop w:val="0"/>
      <w:marBottom w:val="0"/>
      <w:divBdr>
        <w:top w:val="none" w:sz="0" w:space="0" w:color="auto"/>
        <w:left w:val="none" w:sz="0" w:space="0" w:color="auto"/>
        <w:bottom w:val="none" w:sz="0" w:space="0" w:color="auto"/>
        <w:right w:val="none" w:sz="0" w:space="0" w:color="auto"/>
      </w:divBdr>
    </w:div>
    <w:div w:id="803234143">
      <w:bodyDiv w:val="1"/>
      <w:marLeft w:val="0"/>
      <w:marRight w:val="0"/>
      <w:marTop w:val="0"/>
      <w:marBottom w:val="0"/>
      <w:divBdr>
        <w:top w:val="none" w:sz="0" w:space="0" w:color="auto"/>
        <w:left w:val="none" w:sz="0" w:space="0" w:color="auto"/>
        <w:bottom w:val="none" w:sz="0" w:space="0" w:color="auto"/>
        <w:right w:val="none" w:sz="0" w:space="0" w:color="auto"/>
      </w:divBdr>
    </w:div>
    <w:div w:id="804196426">
      <w:bodyDiv w:val="1"/>
      <w:marLeft w:val="0"/>
      <w:marRight w:val="0"/>
      <w:marTop w:val="0"/>
      <w:marBottom w:val="0"/>
      <w:divBdr>
        <w:top w:val="none" w:sz="0" w:space="0" w:color="auto"/>
        <w:left w:val="none" w:sz="0" w:space="0" w:color="auto"/>
        <w:bottom w:val="none" w:sz="0" w:space="0" w:color="auto"/>
        <w:right w:val="none" w:sz="0" w:space="0" w:color="auto"/>
      </w:divBdr>
    </w:div>
    <w:div w:id="804468696">
      <w:bodyDiv w:val="1"/>
      <w:marLeft w:val="0"/>
      <w:marRight w:val="0"/>
      <w:marTop w:val="0"/>
      <w:marBottom w:val="0"/>
      <w:divBdr>
        <w:top w:val="none" w:sz="0" w:space="0" w:color="auto"/>
        <w:left w:val="none" w:sz="0" w:space="0" w:color="auto"/>
        <w:bottom w:val="none" w:sz="0" w:space="0" w:color="auto"/>
        <w:right w:val="none" w:sz="0" w:space="0" w:color="auto"/>
      </w:divBdr>
    </w:div>
    <w:div w:id="804591187">
      <w:bodyDiv w:val="1"/>
      <w:marLeft w:val="0"/>
      <w:marRight w:val="0"/>
      <w:marTop w:val="0"/>
      <w:marBottom w:val="0"/>
      <w:divBdr>
        <w:top w:val="none" w:sz="0" w:space="0" w:color="auto"/>
        <w:left w:val="none" w:sz="0" w:space="0" w:color="auto"/>
        <w:bottom w:val="none" w:sz="0" w:space="0" w:color="auto"/>
        <w:right w:val="none" w:sz="0" w:space="0" w:color="auto"/>
      </w:divBdr>
    </w:div>
    <w:div w:id="806506050">
      <w:bodyDiv w:val="1"/>
      <w:marLeft w:val="0"/>
      <w:marRight w:val="0"/>
      <w:marTop w:val="0"/>
      <w:marBottom w:val="0"/>
      <w:divBdr>
        <w:top w:val="none" w:sz="0" w:space="0" w:color="auto"/>
        <w:left w:val="none" w:sz="0" w:space="0" w:color="auto"/>
        <w:bottom w:val="none" w:sz="0" w:space="0" w:color="auto"/>
        <w:right w:val="none" w:sz="0" w:space="0" w:color="auto"/>
      </w:divBdr>
    </w:div>
    <w:div w:id="806777185">
      <w:bodyDiv w:val="1"/>
      <w:marLeft w:val="0"/>
      <w:marRight w:val="0"/>
      <w:marTop w:val="0"/>
      <w:marBottom w:val="0"/>
      <w:divBdr>
        <w:top w:val="none" w:sz="0" w:space="0" w:color="auto"/>
        <w:left w:val="none" w:sz="0" w:space="0" w:color="auto"/>
        <w:bottom w:val="none" w:sz="0" w:space="0" w:color="auto"/>
        <w:right w:val="none" w:sz="0" w:space="0" w:color="auto"/>
      </w:divBdr>
    </w:div>
    <w:div w:id="806971869">
      <w:bodyDiv w:val="1"/>
      <w:marLeft w:val="0"/>
      <w:marRight w:val="0"/>
      <w:marTop w:val="0"/>
      <w:marBottom w:val="0"/>
      <w:divBdr>
        <w:top w:val="none" w:sz="0" w:space="0" w:color="auto"/>
        <w:left w:val="none" w:sz="0" w:space="0" w:color="auto"/>
        <w:bottom w:val="none" w:sz="0" w:space="0" w:color="auto"/>
        <w:right w:val="none" w:sz="0" w:space="0" w:color="auto"/>
      </w:divBdr>
    </w:div>
    <w:div w:id="806975528">
      <w:bodyDiv w:val="1"/>
      <w:marLeft w:val="0"/>
      <w:marRight w:val="0"/>
      <w:marTop w:val="0"/>
      <w:marBottom w:val="0"/>
      <w:divBdr>
        <w:top w:val="none" w:sz="0" w:space="0" w:color="auto"/>
        <w:left w:val="none" w:sz="0" w:space="0" w:color="auto"/>
        <w:bottom w:val="none" w:sz="0" w:space="0" w:color="auto"/>
        <w:right w:val="none" w:sz="0" w:space="0" w:color="auto"/>
      </w:divBdr>
    </w:div>
    <w:div w:id="808016031">
      <w:bodyDiv w:val="1"/>
      <w:marLeft w:val="0"/>
      <w:marRight w:val="0"/>
      <w:marTop w:val="0"/>
      <w:marBottom w:val="0"/>
      <w:divBdr>
        <w:top w:val="none" w:sz="0" w:space="0" w:color="auto"/>
        <w:left w:val="none" w:sz="0" w:space="0" w:color="auto"/>
        <w:bottom w:val="none" w:sz="0" w:space="0" w:color="auto"/>
        <w:right w:val="none" w:sz="0" w:space="0" w:color="auto"/>
      </w:divBdr>
    </w:div>
    <w:div w:id="808404277">
      <w:bodyDiv w:val="1"/>
      <w:marLeft w:val="0"/>
      <w:marRight w:val="0"/>
      <w:marTop w:val="0"/>
      <w:marBottom w:val="0"/>
      <w:divBdr>
        <w:top w:val="none" w:sz="0" w:space="0" w:color="auto"/>
        <w:left w:val="none" w:sz="0" w:space="0" w:color="auto"/>
        <w:bottom w:val="none" w:sz="0" w:space="0" w:color="auto"/>
        <w:right w:val="none" w:sz="0" w:space="0" w:color="auto"/>
      </w:divBdr>
    </w:div>
    <w:div w:id="808673972">
      <w:bodyDiv w:val="1"/>
      <w:marLeft w:val="0"/>
      <w:marRight w:val="0"/>
      <w:marTop w:val="0"/>
      <w:marBottom w:val="0"/>
      <w:divBdr>
        <w:top w:val="none" w:sz="0" w:space="0" w:color="auto"/>
        <w:left w:val="none" w:sz="0" w:space="0" w:color="auto"/>
        <w:bottom w:val="none" w:sz="0" w:space="0" w:color="auto"/>
        <w:right w:val="none" w:sz="0" w:space="0" w:color="auto"/>
      </w:divBdr>
    </w:div>
    <w:div w:id="808744360">
      <w:bodyDiv w:val="1"/>
      <w:marLeft w:val="0"/>
      <w:marRight w:val="0"/>
      <w:marTop w:val="0"/>
      <w:marBottom w:val="0"/>
      <w:divBdr>
        <w:top w:val="none" w:sz="0" w:space="0" w:color="auto"/>
        <w:left w:val="none" w:sz="0" w:space="0" w:color="auto"/>
        <w:bottom w:val="none" w:sz="0" w:space="0" w:color="auto"/>
        <w:right w:val="none" w:sz="0" w:space="0" w:color="auto"/>
      </w:divBdr>
    </w:div>
    <w:div w:id="812521245">
      <w:bodyDiv w:val="1"/>
      <w:marLeft w:val="0"/>
      <w:marRight w:val="0"/>
      <w:marTop w:val="0"/>
      <w:marBottom w:val="0"/>
      <w:divBdr>
        <w:top w:val="none" w:sz="0" w:space="0" w:color="auto"/>
        <w:left w:val="none" w:sz="0" w:space="0" w:color="auto"/>
        <w:bottom w:val="none" w:sz="0" w:space="0" w:color="auto"/>
        <w:right w:val="none" w:sz="0" w:space="0" w:color="auto"/>
      </w:divBdr>
    </w:div>
    <w:div w:id="814567875">
      <w:bodyDiv w:val="1"/>
      <w:marLeft w:val="0"/>
      <w:marRight w:val="0"/>
      <w:marTop w:val="0"/>
      <w:marBottom w:val="0"/>
      <w:divBdr>
        <w:top w:val="none" w:sz="0" w:space="0" w:color="auto"/>
        <w:left w:val="none" w:sz="0" w:space="0" w:color="auto"/>
        <w:bottom w:val="none" w:sz="0" w:space="0" w:color="auto"/>
        <w:right w:val="none" w:sz="0" w:space="0" w:color="auto"/>
      </w:divBdr>
    </w:div>
    <w:div w:id="815536561">
      <w:bodyDiv w:val="1"/>
      <w:marLeft w:val="0"/>
      <w:marRight w:val="0"/>
      <w:marTop w:val="0"/>
      <w:marBottom w:val="0"/>
      <w:divBdr>
        <w:top w:val="none" w:sz="0" w:space="0" w:color="auto"/>
        <w:left w:val="none" w:sz="0" w:space="0" w:color="auto"/>
        <w:bottom w:val="none" w:sz="0" w:space="0" w:color="auto"/>
        <w:right w:val="none" w:sz="0" w:space="0" w:color="auto"/>
      </w:divBdr>
    </w:div>
    <w:div w:id="816149030">
      <w:bodyDiv w:val="1"/>
      <w:marLeft w:val="0"/>
      <w:marRight w:val="0"/>
      <w:marTop w:val="0"/>
      <w:marBottom w:val="0"/>
      <w:divBdr>
        <w:top w:val="none" w:sz="0" w:space="0" w:color="auto"/>
        <w:left w:val="none" w:sz="0" w:space="0" w:color="auto"/>
        <w:bottom w:val="none" w:sz="0" w:space="0" w:color="auto"/>
        <w:right w:val="none" w:sz="0" w:space="0" w:color="auto"/>
      </w:divBdr>
    </w:div>
    <w:div w:id="816608491">
      <w:bodyDiv w:val="1"/>
      <w:marLeft w:val="0"/>
      <w:marRight w:val="0"/>
      <w:marTop w:val="0"/>
      <w:marBottom w:val="0"/>
      <w:divBdr>
        <w:top w:val="none" w:sz="0" w:space="0" w:color="auto"/>
        <w:left w:val="none" w:sz="0" w:space="0" w:color="auto"/>
        <w:bottom w:val="none" w:sz="0" w:space="0" w:color="auto"/>
        <w:right w:val="none" w:sz="0" w:space="0" w:color="auto"/>
      </w:divBdr>
    </w:div>
    <w:div w:id="818158075">
      <w:bodyDiv w:val="1"/>
      <w:marLeft w:val="0"/>
      <w:marRight w:val="0"/>
      <w:marTop w:val="0"/>
      <w:marBottom w:val="0"/>
      <w:divBdr>
        <w:top w:val="none" w:sz="0" w:space="0" w:color="auto"/>
        <w:left w:val="none" w:sz="0" w:space="0" w:color="auto"/>
        <w:bottom w:val="none" w:sz="0" w:space="0" w:color="auto"/>
        <w:right w:val="none" w:sz="0" w:space="0" w:color="auto"/>
      </w:divBdr>
    </w:div>
    <w:div w:id="818377821">
      <w:bodyDiv w:val="1"/>
      <w:marLeft w:val="0"/>
      <w:marRight w:val="0"/>
      <w:marTop w:val="0"/>
      <w:marBottom w:val="0"/>
      <w:divBdr>
        <w:top w:val="none" w:sz="0" w:space="0" w:color="auto"/>
        <w:left w:val="none" w:sz="0" w:space="0" w:color="auto"/>
        <w:bottom w:val="none" w:sz="0" w:space="0" w:color="auto"/>
        <w:right w:val="none" w:sz="0" w:space="0" w:color="auto"/>
      </w:divBdr>
    </w:div>
    <w:div w:id="818613651">
      <w:bodyDiv w:val="1"/>
      <w:marLeft w:val="0"/>
      <w:marRight w:val="0"/>
      <w:marTop w:val="0"/>
      <w:marBottom w:val="0"/>
      <w:divBdr>
        <w:top w:val="none" w:sz="0" w:space="0" w:color="auto"/>
        <w:left w:val="none" w:sz="0" w:space="0" w:color="auto"/>
        <w:bottom w:val="none" w:sz="0" w:space="0" w:color="auto"/>
        <w:right w:val="none" w:sz="0" w:space="0" w:color="auto"/>
      </w:divBdr>
    </w:div>
    <w:div w:id="819688549">
      <w:bodyDiv w:val="1"/>
      <w:marLeft w:val="0"/>
      <w:marRight w:val="0"/>
      <w:marTop w:val="0"/>
      <w:marBottom w:val="0"/>
      <w:divBdr>
        <w:top w:val="none" w:sz="0" w:space="0" w:color="auto"/>
        <w:left w:val="none" w:sz="0" w:space="0" w:color="auto"/>
        <w:bottom w:val="none" w:sz="0" w:space="0" w:color="auto"/>
        <w:right w:val="none" w:sz="0" w:space="0" w:color="auto"/>
      </w:divBdr>
    </w:div>
    <w:div w:id="820197128">
      <w:bodyDiv w:val="1"/>
      <w:marLeft w:val="0"/>
      <w:marRight w:val="0"/>
      <w:marTop w:val="0"/>
      <w:marBottom w:val="0"/>
      <w:divBdr>
        <w:top w:val="none" w:sz="0" w:space="0" w:color="auto"/>
        <w:left w:val="none" w:sz="0" w:space="0" w:color="auto"/>
        <w:bottom w:val="none" w:sz="0" w:space="0" w:color="auto"/>
        <w:right w:val="none" w:sz="0" w:space="0" w:color="auto"/>
      </w:divBdr>
    </w:div>
    <w:div w:id="821579561">
      <w:bodyDiv w:val="1"/>
      <w:marLeft w:val="0"/>
      <w:marRight w:val="0"/>
      <w:marTop w:val="0"/>
      <w:marBottom w:val="0"/>
      <w:divBdr>
        <w:top w:val="none" w:sz="0" w:space="0" w:color="auto"/>
        <w:left w:val="none" w:sz="0" w:space="0" w:color="auto"/>
        <w:bottom w:val="none" w:sz="0" w:space="0" w:color="auto"/>
        <w:right w:val="none" w:sz="0" w:space="0" w:color="auto"/>
      </w:divBdr>
    </w:div>
    <w:div w:id="822040302">
      <w:bodyDiv w:val="1"/>
      <w:marLeft w:val="0"/>
      <w:marRight w:val="0"/>
      <w:marTop w:val="0"/>
      <w:marBottom w:val="0"/>
      <w:divBdr>
        <w:top w:val="none" w:sz="0" w:space="0" w:color="auto"/>
        <w:left w:val="none" w:sz="0" w:space="0" w:color="auto"/>
        <w:bottom w:val="none" w:sz="0" w:space="0" w:color="auto"/>
        <w:right w:val="none" w:sz="0" w:space="0" w:color="auto"/>
      </w:divBdr>
    </w:div>
    <w:div w:id="822702803">
      <w:bodyDiv w:val="1"/>
      <w:marLeft w:val="0"/>
      <w:marRight w:val="0"/>
      <w:marTop w:val="0"/>
      <w:marBottom w:val="0"/>
      <w:divBdr>
        <w:top w:val="none" w:sz="0" w:space="0" w:color="auto"/>
        <w:left w:val="none" w:sz="0" w:space="0" w:color="auto"/>
        <w:bottom w:val="none" w:sz="0" w:space="0" w:color="auto"/>
        <w:right w:val="none" w:sz="0" w:space="0" w:color="auto"/>
      </w:divBdr>
    </w:div>
    <w:div w:id="823853763">
      <w:bodyDiv w:val="1"/>
      <w:marLeft w:val="0"/>
      <w:marRight w:val="0"/>
      <w:marTop w:val="0"/>
      <w:marBottom w:val="0"/>
      <w:divBdr>
        <w:top w:val="none" w:sz="0" w:space="0" w:color="auto"/>
        <w:left w:val="none" w:sz="0" w:space="0" w:color="auto"/>
        <w:bottom w:val="none" w:sz="0" w:space="0" w:color="auto"/>
        <w:right w:val="none" w:sz="0" w:space="0" w:color="auto"/>
      </w:divBdr>
    </w:div>
    <w:div w:id="825433178">
      <w:bodyDiv w:val="1"/>
      <w:marLeft w:val="0"/>
      <w:marRight w:val="0"/>
      <w:marTop w:val="0"/>
      <w:marBottom w:val="0"/>
      <w:divBdr>
        <w:top w:val="none" w:sz="0" w:space="0" w:color="auto"/>
        <w:left w:val="none" w:sz="0" w:space="0" w:color="auto"/>
        <w:bottom w:val="none" w:sz="0" w:space="0" w:color="auto"/>
        <w:right w:val="none" w:sz="0" w:space="0" w:color="auto"/>
      </w:divBdr>
    </w:div>
    <w:div w:id="825895119">
      <w:bodyDiv w:val="1"/>
      <w:marLeft w:val="0"/>
      <w:marRight w:val="0"/>
      <w:marTop w:val="0"/>
      <w:marBottom w:val="0"/>
      <w:divBdr>
        <w:top w:val="none" w:sz="0" w:space="0" w:color="auto"/>
        <w:left w:val="none" w:sz="0" w:space="0" w:color="auto"/>
        <w:bottom w:val="none" w:sz="0" w:space="0" w:color="auto"/>
        <w:right w:val="none" w:sz="0" w:space="0" w:color="auto"/>
      </w:divBdr>
    </w:div>
    <w:div w:id="825976149">
      <w:bodyDiv w:val="1"/>
      <w:marLeft w:val="0"/>
      <w:marRight w:val="0"/>
      <w:marTop w:val="0"/>
      <w:marBottom w:val="0"/>
      <w:divBdr>
        <w:top w:val="none" w:sz="0" w:space="0" w:color="auto"/>
        <w:left w:val="none" w:sz="0" w:space="0" w:color="auto"/>
        <w:bottom w:val="none" w:sz="0" w:space="0" w:color="auto"/>
        <w:right w:val="none" w:sz="0" w:space="0" w:color="auto"/>
      </w:divBdr>
    </w:div>
    <w:div w:id="826674379">
      <w:bodyDiv w:val="1"/>
      <w:marLeft w:val="0"/>
      <w:marRight w:val="0"/>
      <w:marTop w:val="0"/>
      <w:marBottom w:val="0"/>
      <w:divBdr>
        <w:top w:val="none" w:sz="0" w:space="0" w:color="auto"/>
        <w:left w:val="none" w:sz="0" w:space="0" w:color="auto"/>
        <w:bottom w:val="none" w:sz="0" w:space="0" w:color="auto"/>
        <w:right w:val="none" w:sz="0" w:space="0" w:color="auto"/>
      </w:divBdr>
    </w:div>
    <w:div w:id="826819298">
      <w:bodyDiv w:val="1"/>
      <w:marLeft w:val="0"/>
      <w:marRight w:val="0"/>
      <w:marTop w:val="0"/>
      <w:marBottom w:val="0"/>
      <w:divBdr>
        <w:top w:val="none" w:sz="0" w:space="0" w:color="auto"/>
        <w:left w:val="none" w:sz="0" w:space="0" w:color="auto"/>
        <w:bottom w:val="none" w:sz="0" w:space="0" w:color="auto"/>
        <w:right w:val="none" w:sz="0" w:space="0" w:color="auto"/>
      </w:divBdr>
    </w:div>
    <w:div w:id="828136740">
      <w:bodyDiv w:val="1"/>
      <w:marLeft w:val="0"/>
      <w:marRight w:val="0"/>
      <w:marTop w:val="0"/>
      <w:marBottom w:val="0"/>
      <w:divBdr>
        <w:top w:val="none" w:sz="0" w:space="0" w:color="auto"/>
        <w:left w:val="none" w:sz="0" w:space="0" w:color="auto"/>
        <w:bottom w:val="none" w:sz="0" w:space="0" w:color="auto"/>
        <w:right w:val="none" w:sz="0" w:space="0" w:color="auto"/>
      </w:divBdr>
    </w:div>
    <w:div w:id="829371157">
      <w:bodyDiv w:val="1"/>
      <w:marLeft w:val="0"/>
      <w:marRight w:val="0"/>
      <w:marTop w:val="0"/>
      <w:marBottom w:val="0"/>
      <w:divBdr>
        <w:top w:val="none" w:sz="0" w:space="0" w:color="auto"/>
        <w:left w:val="none" w:sz="0" w:space="0" w:color="auto"/>
        <w:bottom w:val="none" w:sz="0" w:space="0" w:color="auto"/>
        <w:right w:val="none" w:sz="0" w:space="0" w:color="auto"/>
      </w:divBdr>
    </w:div>
    <w:div w:id="829373506">
      <w:bodyDiv w:val="1"/>
      <w:marLeft w:val="0"/>
      <w:marRight w:val="0"/>
      <w:marTop w:val="0"/>
      <w:marBottom w:val="0"/>
      <w:divBdr>
        <w:top w:val="none" w:sz="0" w:space="0" w:color="auto"/>
        <w:left w:val="none" w:sz="0" w:space="0" w:color="auto"/>
        <w:bottom w:val="none" w:sz="0" w:space="0" w:color="auto"/>
        <w:right w:val="none" w:sz="0" w:space="0" w:color="auto"/>
      </w:divBdr>
    </w:div>
    <w:div w:id="829752512">
      <w:bodyDiv w:val="1"/>
      <w:marLeft w:val="0"/>
      <w:marRight w:val="0"/>
      <w:marTop w:val="0"/>
      <w:marBottom w:val="0"/>
      <w:divBdr>
        <w:top w:val="none" w:sz="0" w:space="0" w:color="auto"/>
        <w:left w:val="none" w:sz="0" w:space="0" w:color="auto"/>
        <w:bottom w:val="none" w:sz="0" w:space="0" w:color="auto"/>
        <w:right w:val="none" w:sz="0" w:space="0" w:color="auto"/>
      </w:divBdr>
    </w:div>
    <w:div w:id="830175404">
      <w:bodyDiv w:val="1"/>
      <w:marLeft w:val="0"/>
      <w:marRight w:val="0"/>
      <w:marTop w:val="0"/>
      <w:marBottom w:val="0"/>
      <w:divBdr>
        <w:top w:val="none" w:sz="0" w:space="0" w:color="auto"/>
        <w:left w:val="none" w:sz="0" w:space="0" w:color="auto"/>
        <w:bottom w:val="none" w:sz="0" w:space="0" w:color="auto"/>
        <w:right w:val="none" w:sz="0" w:space="0" w:color="auto"/>
      </w:divBdr>
    </w:div>
    <w:div w:id="830410777">
      <w:bodyDiv w:val="1"/>
      <w:marLeft w:val="0"/>
      <w:marRight w:val="0"/>
      <w:marTop w:val="0"/>
      <w:marBottom w:val="0"/>
      <w:divBdr>
        <w:top w:val="none" w:sz="0" w:space="0" w:color="auto"/>
        <w:left w:val="none" w:sz="0" w:space="0" w:color="auto"/>
        <w:bottom w:val="none" w:sz="0" w:space="0" w:color="auto"/>
        <w:right w:val="none" w:sz="0" w:space="0" w:color="auto"/>
      </w:divBdr>
    </w:div>
    <w:div w:id="830801632">
      <w:bodyDiv w:val="1"/>
      <w:marLeft w:val="0"/>
      <w:marRight w:val="0"/>
      <w:marTop w:val="0"/>
      <w:marBottom w:val="0"/>
      <w:divBdr>
        <w:top w:val="none" w:sz="0" w:space="0" w:color="auto"/>
        <w:left w:val="none" w:sz="0" w:space="0" w:color="auto"/>
        <w:bottom w:val="none" w:sz="0" w:space="0" w:color="auto"/>
        <w:right w:val="none" w:sz="0" w:space="0" w:color="auto"/>
      </w:divBdr>
    </w:div>
    <w:div w:id="831408923">
      <w:bodyDiv w:val="1"/>
      <w:marLeft w:val="0"/>
      <w:marRight w:val="0"/>
      <w:marTop w:val="0"/>
      <w:marBottom w:val="0"/>
      <w:divBdr>
        <w:top w:val="none" w:sz="0" w:space="0" w:color="auto"/>
        <w:left w:val="none" w:sz="0" w:space="0" w:color="auto"/>
        <w:bottom w:val="none" w:sz="0" w:space="0" w:color="auto"/>
        <w:right w:val="none" w:sz="0" w:space="0" w:color="auto"/>
      </w:divBdr>
    </w:div>
    <w:div w:id="831410203">
      <w:bodyDiv w:val="1"/>
      <w:marLeft w:val="0"/>
      <w:marRight w:val="0"/>
      <w:marTop w:val="0"/>
      <w:marBottom w:val="0"/>
      <w:divBdr>
        <w:top w:val="none" w:sz="0" w:space="0" w:color="auto"/>
        <w:left w:val="none" w:sz="0" w:space="0" w:color="auto"/>
        <w:bottom w:val="none" w:sz="0" w:space="0" w:color="auto"/>
        <w:right w:val="none" w:sz="0" w:space="0" w:color="auto"/>
      </w:divBdr>
    </w:div>
    <w:div w:id="831674623">
      <w:bodyDiv w:val="1"/>
      <w:marLeft w:val="0"/>
      <w:marRight w:val="0"/>
      <w:marTop w:val="0"/>
      <w:marBottom w:val="0"/>
      <w:divBdr>
        <w:top w:val="none" w:sz="0" w:space="0" w:color="auto"/>
        <w:left w:val="none" w:sz="0" w:space="0" w:color="auto"/>
        <w:bottom w:val="none" w:sz="0" w:space="0" w:color="auto"/>
        <w:right w:val="none" w:sz="0" w:space="0" w:color="auto"/>
      </w:divBdr>
    </w:div>
    <w:div w:id="832573845">
      <w:bodyDiv w:val="1"/>
      <w:marLeft w:val="0"/>
      <w:marRight w:val="0"/>
      <w:marTop w:val="0"/>
      <w:marBottom w:val="0"/>
      <w:divBdr>
        <w:top w:val="none" w:sz="0" w:space="0" w:color="auto"/>
        <w:left w:val="none" w:sz="0" w:space="0" w:color="auto"/>
        <w:bottom w:val="none" w:sz="0" w:space="0" w:color="auto"/>
        <w:right w:val="none" w:sz="0" w:space="0" w:color="auto"/>
      </w:divBdr>
    </w:div>
    <w:div w:id="832646713">
      <w:bodyDiv w:val="1"/>
      <w:marLeft w:val="0"/>
      <w:marRight w:val="0"/>
      <w:marTop w:val="0"/>
      <w:marBottom w:val="0"/>
      <w:divBdr>
        <w:top w:val="none" w:sz="0" w:space="0" w:color="auto"/>
        <w:left w:val="none" w:sz="0" w:space="0" w:color="auto"/>
        <w:bottom w:val="none" w:sz="0" w:space="0" w:color="auto"/>
        <w:right w:val="none" w:sz="0" w:space="0" w:color="auto"/>
      </w:divBdr>
    </w:div>
    <w:div w:id="833762050">
      <w:bodyDiv w:val="1"/>
      <w:marLeft w:val="0"/>
      <w:marRight w:val="0"/>
      <w:marTop w:val="0"/>
      <w:marBottom w:val="0"/>
      <w:divBdr>
        <w:top w:val="none" w:sz="0" w:space="0" w:color="auto"/>
        <w:left w:val="none" w:sz="0" w:space="0" w:color="auto"/>
        <w:bottom w:val="none" w:sz="0" w:space="0" w:color="auto"/>
        <w:right w:val="none" w:sz="0" w:space="0" w:color="auto"/>
      </w:divBdr>
    </w:div>
    <w:div w:id="834614075">
      <w:bodyDiv w:val="1"/>
      <w:marLeft w:val="0"/>
      <w:marRight w:val="0"/>
      <w:marTop w:val="0"/>
      <w:marBottom w:val="0"/>
      <w:divBdr>
        <w:top w:val="none" w:sz="0" w:space="0" w:color="auto"/>
        <w:left w:val="none" w:sz="0" w:space="0" w:color="auto"/>
        <w:bottom w:val="none" w:sz="0" w:space="0" w:color="auto"/>
        <w:right w:val="none" w:sz="0" w:space="0" w:color="auto"/>
      </w:divBdr>
    </w:div>
    <w:div w:id="835222028">
      <w:bodyDiv w:val="1"/>
      <w:marLeft w:val="0"/>
      <w:marRight w:val="0"/>
      <w:marTop w:val="0"/>
      <w:marBottom w:val="0"/>
      <w:divBdr>
        <w:top w:val="none" w:sz="0" w:space="0" w:color="auto"/>
        <w:left w:val="none" w:sz="0" w:space="0" w:color="auto"/>
        <w:bottom w:val="none" w:sz="0" w:space="0" w:color="auto"/>
        <w:right w:val="none" w:sz="0" w:space="0" w:color="auto"/>
      </w:divBdr>
    </w:div>
    <w:div w:id="836190391">
      <w:bodyDiv w:val="1"/>
      <w:marLeft w:val="0"/>
      <w:marRight w:val="0"/>
      <w:marTop w:val="0"/>
      <w:marBottom w:val="0"/>
      <w:divBdr>
        <w:top w:val="none" w:sz="0" w:space="0" w:color="auto"/>
        <w:left w:val="none" w:sz="0" w:space="0" w:color="auto"/>
        <w:bottom w:val="none" w:sz="0" w:space="0" w:color="auto"/>
        <w:right w:val="none" w:sz="0" w:space="0" w:color="auto"/>
      </w:divBdr>
    </w:div>
    <w:div w:id="836847968">
      <w:bodyDiv w:val="1"/>
      <w:marLeft w:val="0"/>
      <w:marRight w:val="0"/>
      <w:marTop w:val="0"/>
      <w:marBottom w:val="0"/>
      <w:divBdr>
        <w:top w:val="none" w:sz="0" w:space="0" w:color="auto"/>
        <w:left w:val="none" w:sz="0" w:space="0" w:color="auto"/>
        <w:bottom w:val="none" w:sz="0" w:space="0" w:color="auto"/>
        <w:right w:val="none" w:sz="0" w:space="0" w:color="auto"/>
      </w:divBdr>
    </w:div>
    <w:div w:id="837160208">
      <w:bodyDiv w:val="1"/>
      <w:marLeft w:val="0"/>
      <w:marRight w:val="0"/>
      <w:marTop w:val="0"/>
      <w:marBottom w:val="0"/>
      <w:divBdr>
        <w:top w:val="none" w:sz="0" w:space="0" w:color="auto"/>
        <w:left w:val="none" w:sz="0" w:space="0" w:color="auto"/>
        <w:bottom w:val="none" w:sz="0" w:space="0" w:color="auto"/>
        <w:right w:val="none" w:sz="0" w:space="0" w:color="auto"/>
      </w:divBdr>
    </w:div>
    <w:div w:id="837422578">
      <w:bodyDiv w:val="1"/>
      <w:marLeft w:val="0"/>
      <w:marRight w:val="0"/>
      <w:marTop w:val="0"/>
      <w:marBottom w:val="0"/>
      <w:divBdr>
        <w:top w:val="none" w:sz="0" w:space="0" w:color="auto"/>
        <w:left w:val="none" w:sz="0" w:space="0" w:color="auto"/>
        <w:bottom w:val="none" w:sz="0" w:space="0" w:color="auto"/>
        <w:right w:val="none" w:sz="0" w:space="0" w:color="auto"/>
      </w:divBdr>
    </w:div>
    <w:div w:id="837503350">
      <w:bodyDiv w:val="1"/>
      <w:marLeft w:val="0"/>
      <w:marRight w:val="0"/>
      <w:marTop w:val="0"/>
      <w:marBottom w:val="0"/>
      <w:divBdr>
        <w:top w:val="none" w:sz="0" w:space="0" w:color="auto"/>
        <w:left w:val="none" w:sz="0" w:space="0" w:color="auto"/>
        <w:bottom w:val="none" w:sz="0" w:space="0" w:color="auto"/>
        <w:right w:val="none" w:sz="0" w:space="0" w:color="auto"/>
      </w:divBdr>
    </w:div>
    <w:div w:id="838230910">
      <w:bodyDiv w:val="1"/>
      <w:marLeft w:val="0"/>
      <w:marRight w:val="0"/>
      <w:marTop w:val="0"/>
      <w:marBottom w:val="0"/>
      <w:divBdr>
        <w:top w:val="none" w:sz="0" w:space="0" w:color="auto"/>
        <w:left w:val="none" w:sz="0" w:space="0" w:color="auto"/>
        <w:bottom w:val="none" w:sz="0" w:space="0" w:color="auto"/>
        <w:right w:val="none" w:sz="0" w:space="0" w:color="auto"/>
      </w:divBdr>
    </w:div>
    <w:div w:id="838274633">
      <w:bodyDiv w:val="1"/>
      <w:marLeft w:val="0"/>
      <w:marRight w:val="0"/>
      <w:marTop w:val="0"/>
      <w:marBottom w:val="0"/>
      <w:divBdr>
        <w:top w:val="none" w:sz="0" w:space="0" w:color="auto"/>
        <w:left w:val="none" w:sz="0" w:space="0" w:color="auto"/>
        <w:bottom w:val="none" w:sz="0" w:space="0" w:color="auto"/>
        <w:right w:val="none" w:sz="0" w:space="0" w:color="auto"/>
      </w:divBdr>
    </w:div>
    <w:div w:id="838616669">
      <w:bodyDiv w:val="1"/>
      <w:marLeft w:val="0"/>
      <w:marRight w:val="0"/>
      <w:marTop w:val="0"/>
      <w:marBottom w:val="0"/>
      <w:divBdr>
        <w:top w:val="none" w:sz="0" w:space="0" w:color="auto"/>
        <w:left w:val="none" w:sz="0" w:space="0" w:color="auto"/>
        <w:bottom w:val="none" w:sz="0" w:space="0" w:color="auto"/>
        <w:right w:val="none" w:sz="0" w:space="0" w:color="auto"/>
      </w:divBdr>
    </w:div>
    <w:div w:id="839582638">
      <w:bodyDiv w:val="1"/>
      <w:marLeft w:val="0"/>
      <w:marRight w:val="0"/>
      <w:marTop w:val="0"/>
      <w:marBottom w:val="0"/>
      <w:divBdr>
        <w:top w:val="none" w:sz="0" w:space="0" w:color="auto"/>
        <w:left w:val="none" w:sz="0" w:space="0" w:color="auto"/>
        <w:bottom w:val="none" w:sz="0" w:space="0" w:color="auto"/>
        <w:right w:val="none" w:sz="0" w:space="0" w:color="auto"/>
      </w:divBdr>
    </w:div>
    <w:div w:id="841510113">
      <w:bodyDiv w:val="1"/>
      <w:marLeft w:val="0"/>
      <w:marRight w:val="0"/>
      <w:marTop w:val="0"/>
      <w:marBottom w:val="0"/>
      <w:divBdr>
        <w:top w:val="none" w:sz="0" w:space="0" w:color="auto"/>
        <w:left w:val="none" w:sz="0" w:space="0" w:color="auto"/>
        <w:bottom w:val="none" w:sz="0" w:space="0" w:color="auto"/>
        <w:right w:val="none" w:sz="0" w:space="0" w:color="auto"/>
      </w:divBdr>
    </w:div>
    <w:div w:id="842017361">
      <w:bodyDiv w:val="1"/>
      <w:marLeft w:val="0"/>
      <w:marRight w:val="0"/>
      <w:marTop w:val="0"/>
      <w:marBottom w:val="0"/>
      <w:divBdr>
        <w:top w:val="none" w:sz="0" w:space="0" w:color="auto"/>
        <w:left w:val="none" w:sz="0" w:space="0" w:color="auto"/>
        <w:bottom w:val="none" w:sz="0" w:space="0" w:color="auto"/>
        <w:right w:val="none" w:sz="0" w:space="0" w:color="auto"/>
      </w:divBdr>
    </w:div>
    <w:div w:id="842402595">
      <w:bodyDiv w:val="1"/>
      <w:marLeft w:val="0"/>
      <w:marRight w:val="0"/>
      <w:marTop w:val="0"/>
      <w:marBottom w:val="0"/>
      <w:divBdr>
        <w:top w:val="none" w:sz="0" w:space="0" w:color="auto"/>
        <w:left w:val="none" w:sz="0" w:space="0" w:color="auto"/>
        <w:bottom w:val="none" w:sz="0" w:space="0" w:color="auto"/>
        <w:right w:val="none" w:sz="0" w:space="0" w:color="auto"/>
      </w:divBdr>
    </w:div>
    <w:div w:id="842597220">
      <w:bodyDiv w:val="1"/>
      <w:marLeft w:val="0"/>
      <w:marRight w:val="0"/>
      <w:marTop w:val="0"/>
      <w:marBottom w:val="0"/>
      <w:divBdr>
        <w:top w:val="none" w:sz="0" w:space="0" w:color="auto"/>
        <w:left w:val="none" w:sz="0" w:space="0" w:color="auto"/>
        <w:bottom w:val="none" w:sz="0" w:space="0" w:color="auto"/>
        <w:right w:val="none" w:sz="0" w:space="0" w:color="auto"/>
      </w:divBdr>
    </w:div>
    <w:div w:id="843056866">
      <w:bodyDiv w:val="1"/>
      <w:marLeft w:val="0"/>
      <w:marRight w:val="0"/>
      <w:marTop w:val="0"/>
      <w:marBottom w:val="0"/>
      <w:divBdr>
        <w:top w:val="none" w:sz="0" w:space="0" w:color="auto"/>
        <w:left w:val="none" w:sz="0" w:space="0" w:color="auto"/>
        <w:bottom w:val="none" w:sz="0" w:space="0" w:color="auto"/>
        <w:right w:val="none" w:sz="0" w:space="0" w:color="auto"/>
      </w:divBdr>
    </w:div>
    <w:div w:id="843521277">
      <w:bodyDiv w:val="1"/>
      <w:marLeft w:val="0"/>
      <w:marRight w:val="0"/>
      <w:marTop w:val="0"/>
      <w:marBottom w:val="0"/>
      <w:divBdr>
        <w:top w:val="none" w:sz="0" w:space="0" w:color="auto"/>
        <w:left w:val="none" w:sz="0" w:space="0" w:color="auto"/>
        <w:bottom w:val="none" w:sz="0" w:space="0" w:color="auto"/>
        <w:right w:val="none" w:sz="0" w:space="0" w:color="auto"/>
      </w:divBdr>
    </w:div>
    <w:div w:id="844132335">
      <w:bodyDiv w:val="1"/>
      <w:marLeft w:val="0"/>
      <w:marRight w:val="0"/>
      <w:marTop w:val="0"/>
      <w:marBottom w:val="0"/>
      <w:divBdr>
        <w:top w:val="none" w:sz="0" w:space="0" w:color="auto"/>
        <w:left w:val="none" w:sz="0" w:space="0" w:color="auto"/>
        <w:bottom w:val="none" w:sz="0" w:space="0" w:color="auto"/>
        <w:right w:val="none" w:sz="0" w:space="0" w:color="auto"/>
      </w:divBdr>
    </w:div>
    <w:div w:id="844511953">
      <w:bodyDiv w:val="1"/>
      <w:marLeft w:val="0"/>
      <w:marRight w:val="0"/>
      <w:marTop w:val="0"/>
      <w:marBottom w:val="0"/>
      <w:divBdr>
        <w:top w:val="none" w:sz="0" w:space="0" w:color="auto"/>
        <w:left w:val="none" w:sz="0" w:space="0" w:color="auto"/>
        <w:bottom w:val="none" w:sz="0" w:space="0" w:color="auto"/>
        <w:right w:val="none" w:sz="0" w:space="0" w:color="auto"/>
      </w:divBdr>
    </w:div>
    <w:div w:id="844629314">
      <w:bodyDiv w:val="1"/>
      <w:marLeft w:val="0"/>
      <w:marRight w:val="0"/>
      <w:marTop w:val="0"/>
      <w:marBottom w:val="0"/>
      <w:divBdr>
        <w:top w:val="none" w:sz="0" w:space="0" w:color="auto"/>
        <w:left w:val="none" w:sz="0" w:space="0" w:color="auto"/>
        <w:bottom w:val="none" w:sz="0" w:space="0" w:color="auto"/>
        <w:right w:val="none" w:sz="0" w:space="0" w:color="auto"/>
      </w:divBdr>
    </w:div>
    <w:div w:id="844782059">
      <w:bodyDiv w:val="1"/>
      <w:marLeft w:val="0"/>
      <w:marRight w:val="0"/>
      <w:marTop w:val="0"/>
      <w:marBottom w:val="0"/>
      <w:divBdr>
        <w:top w:val="none" w:sz="0" w:space="0" w:color="auto"/>
        <w:left w:val="none" w:sz="0" w:space="0" w:color="auto"/>
        <w:bottom w:val="none" w:sz="0" w:space="0" w:color="auto"/>
        <w:right w:val="none" w:sz="0" w:space="0" w:color="auto"/>
      </w:divBdr>
    </w:div>
    <w:div w:id="844826220">
      <w:bodyDiv w:val="1"/>
      <w:marLeft w:val="0"/>
      <w:marRight w:val="0"/>
      <w:marTop w:val="0"/>
      <w:marBottom w:val="0"/>
      <w:divBdr>
        <w:top w:val="none" w:sz="0" w:space="0" w:color="auto"/>
        <w:left w:val="none" w:sz="0" w:space="0" w:color="auto"/>
        <w:bottom w:val="none" w:sz="0" w:space="0" w:color="auto"/>
        <w:right w:val="none" w:sz="0" w:space="0" w:color="auto"/>
      </w:divBdr>
    </w:div>
    <w:div w:id="846022323">
      <w:bodyDiv w:val="1"/>
      <w:marLeft w:val="0"/>
      <w:marRight w:val="0"/>
      <w:marTop w:val="0"/>
      <w:marBottom w:val="0"/>
      <w:divBdr>
        <w:top w:val="none" w:sz="0" w:space="0" w:color="auto"/>
        <w:left w:val="none" w:sz="0" w:space="0" w:color="auto"/>
        <w:bottom w:val="none" w:sz="0" w:space="0" w:color="auto"/>
        <w:right w:val="none" w:sz="0" w:space="0" w:color="auto"/>
      </w:divBdr>
    </w:div>
    <w:div w:id="848300334">
      <w:bodyDiv w:val="1"/>
      <w:marLeft w:val="0"/>
      <w:marRight w:val="0"/>
      <w:marTop w:val="0"/>
      <w:marBottom w:val="0"/>
      <w:divBdr>
        <w:top w:val="none" w:sz="0" w:space="0" w:color="auto"/>
        <w:left w:val="none" w:sz="0" w:space="0" w:color="auto"/>
        <w:bottom w:val="none" w:sz="0" w:space="0" w:color="auto"/>
        <w:right w:val="none" w:sz="0" w:space="0" w:color="auto"/>
      </w:divBdr>
    </w:div>
    <w:div w:id="848956652">
      <w:bodyDiv w:val="1"/>
      <w:marLeft w:val="0"/>
      <w:marRight w:val="0"/>
      <w:marTop w:val="0"/>
      <w:marBottom w:val="0"/>
      <w:divBdr>
        <w:top w:val="none" w:sz="0" w:space="0" w:color="auto"/>
        <w:left w:val="none" w:sz="0" w:space="0" w:color="auto"/>
        <w:bottom w:val="none" w:sz="0" w:space="0" w:color="auto"/>
        <w:right w:val="none" w:sz="0" w:space="0" w:color="auto"/>
      </w:divBdr>
    </w:div>
    <w:div w:id="849489058">
      <w:bodyDiv w:val="1"/>
      <w:marLeft w:val="0"/>
      <w:marRight w:val="0"/>
      <w:marTop w:val="0"/>
      <w:marBottom w:val="0"/>
      <w:divBdr>
        <w:top w:val="none" w:sz="0" w:space="0" w:color="auto"/>
        <w:left w:val="none" w:sz="0" w:space="0" w:color="auto"/>
        <w:bottom w:val="none" w:sz="0" w:space="0" w:color="auto"/>
        <w:right w:val="none" w:sz="0" w:space="0" w:color="auto"/>
      </w:divBdr>
    </w:div>
    <w:div w:id="849560976">
      <w:bodyDiv w:val="1"/>
      <w:marLeft w:val="0"/>
      <w:marRight w:val="0"/>
      <w:marTop w:val="0"/>
      <w:marBottom w:val="0"/>
      <w:divBdr>
        <w:top w:val="none" w:sz="0" w:space="0" w:color="auto"/>
        <w:left w:val="none" w:sz="0" w:space="0" w:color="auto"/>
        <w:bottom w:val="none" w:sz="0" w:space="0" w:color="auto"/>
        <w:right w:val="none" w:sz="0" w:space="0" w:color="auto"/>
      </w:divBdr>
    </w:div>
    <w:div w:id="849837198">
      <w:bodyDiv w:val="1"/>
      <w:marLeft w:val="0"/>
      <w:marRight w:val="0"/>
      <w:marTop w:val="0"/>
      <w:marBottom w:val="0"/>
      <w:divBdr>
        <w:top w:val="none" w:sz="0" w:space="0" w:color="auto"/>
        <w:left w:val="none" w:sz="0" w:space="0" w:color="auto"/>
        <w:bottom w:val="none" w:sz="0" w:space="0" w:color="auto"/>
        <w:right w:val="none" w:sz="0" w:space="0" w:color="auto"/>
      </w:divBdr>
    </w:div>
    <w:div w:id="851145131">
      <w:bodyDiv w:val="1"/>
      <w:marLeft w:val="0"/>
      <w:marRight w:val="0"/>
      <w:marTop w:val="0"/>
      <w:marBottom w:val="0"/>
      <w:divBdr>
        <w:top w:val="none" w:sz="0" w:space="0" w:color="auto"/>
        <w:left w:val="none" w:sz="0" w:space="0" w:color="auto"/>
        <w:bottom w:val="none" w:sz="0" w:space="0" w:color="auto"/>
        <w:right w:val="none" w:sz="0" w:space="0" w:color="auto"/>
      </w:divBdr>
    </w:div>
    <w:div w:id="851994813">
      <w:bodyDiv w:val="1"/>
      <w:marLeft w:val="0"/>
      <w:marRight w:val="0"/>
      <w:marTop w:val="0"/>
      <w:marBottom w:val="0"/>
      <w:divBdr>
        <w:top w:val="none" w:sz="0" w:space="0" w:color="auto"/>
        <w:left w:val="none" w:sz="0" w:space="0" w:color="auto"/>
        <w:bottom w:val="none" w:sz="0" w:space="0" w:color="auto"/>
        <w:right w:val="none" w:sz="0" w:space="0" w:color="auto"/>
      </w:divBdr>
    </w:div>
    <w:div w:id="852382361">
      <w:bodyDiv w:val="1"/>
      <w:marLeft w:val="0"/>
      <w:marRight w:val="0"/>
      <w:marTop w:val="0"/>
      <w:marBottom w:val="0"/>
      <w:divBdr>
        <w:top w:val="none" w:sz="0" w:space="0" w:color="auto"/>
        <w:left w:val="none" w:sz="0" w:space="0" w:color="auto"/>
        <w:bottom w:val="none" w:sz="0" w:space="0" w:color="auto"/>
        <w:right w:val="none" w:sz="0" w:space="0" w:color="auto"/>
      </w:divBdr>
    </w:div>
    <w:div w:id="852492941">
      <w:bodyDiv w:val="1"/>
      <w:marLeft w:val="0"/>
      <w:marRight w:val="0"/>
      <w:marTop w:val="0"/>
      <w:marBottom w:val="0"/>
      <w:divBdr>
        <w:top w:val="none" w:sz="0" w:space="0" w:color="auto"/>
        <w:left w:val="none" w:sz="0" w:space="0" w:color="auto"/>
        <w:bottom w:val="none" w:sz="0" w:space="0" w:color="auto"/>
        <w:right w:val="none" w:sz="0" w:space="0" w:color="auto"/>
      </w:divBdr>
    </w:div>
    <w:div w:id="852495781">
      <w:bodyDiv w:val="1"/>
      <w:marLeft w:val="0"/>
      <w:marRight w:val="0"/>
      <w:marTop w:val="0"/>
      <w:marBottom w:val="0"/>
      <w:divBdr>
        <w:top w:val="none" w:sz="0" w:space="0" w:color="auto"/>
        <w:left w:val="none" w:sz="0" w:space="0" w:color="auto"/>
        <w:bottom w:val="none" w:sz="0" w:space="0" w:color="auto"/>
        <w:right w:val="none" w:sz="0" w:space="0" w:color="auto"/>
      </w:divBdr>
    </w:div>
    <w:div w:id="854467657">
      <w:bodyDiv w:val="1"/>
      <w:marLeft w:val="0"/>
      <w:marRight w:val="0"/>
      <w:marTop w:val="0"/>
      <w:marBottom w:val="0"/>
      <w:divBdr>
        <w:top w:val="none" w:sz="0" w:space="0" w:color="auto"/>
        <w:left w:val="none" w:sz="0" w:space="0" w:color="auto"/>
        <w:bottom w:val="none" w:sz="0" w:space="0" w:color="auto"/>
        <w:right w:val="none" w:sz="0" w:space="0" w:color="auto"/>
      </w:divBdr>
    </w:div>
    <w:div w:id="855115668">
      <w:bodyDiv w:val="1"/>
      <w:marLeft w:val="0"/>
      <w:marRight w:val="0"/>
      <w:marTop w:val="0"/>
      <w:marBottom w:val="0"/>
      <w:divBdr>
        <w:top w:val="none" w:sz="0" w:space="0" w:color="auto"/>
        <w:left w:val="none" w:sz="0" w:space="0" w:color="auto"/>
        <w:bottom w:val="none" w:sz="0" w:space="0" w:color="auto"/>
        <w:right w:val="none" w:sz="0" w:space="0" w:color="auto"/>
      </w:divBdr>
    </w:div>
    <w:div w:id="855339476">
      <w:bodyDiv w:val="1"/>
      <w:marLeft w:val="0"/>
      <w:marRight w:val="0"/>
      <w:marTop w:val="0"/>
      <w:marBottom w:val="0"/>
      <w:divBdr>
        <w:top w:val="none" w:sz="0" w:space="0" w:color="auto"/>
        <w:left w:val="none" w:sz="0" w:space="0" w:color="auto"/>
        <w:bottom w:val="none" w:sz="0" w:space="0" w:color="auto"/>
        <w:right w:val="none" w:sz="0" w:space="0" w:color="auto"/>
      </w:divBdr>
    </w:div>
    <w:div w:id="856042513">
      <w:bodyDiv w:val="1"/>
      <w:marLeft w:val="0"/>
      <w:marRight w:val="0"/>
      <w:marTop w:val="0"/>
      <w:marBottom w:val="0"/>
      <w:divBdr>
        <w:top w:val="none" w:sz="0" w:space="0" w:color="auto"/>
        <w:left w:val="none" w:sz="0" w:space="0" w:color="auto"/>
        <w:bottom w:val="none" w:sz="0" w:space="0" w:color="auto"/>
        <w:right w:val="none" w:sz="0" w:space="0" w:color="auto"/>
      </w:divBdr>
    </w:div>
    <w:div w:id="856192729">
      <w:bodyDiv w:val="1"/>
      <w:marLeft w:val="0"/>
      <w:marRight w:val="0"/>
      <w:marTop w:val="0"/>
      <w:marBottom w:val="0"/>
      <w:divBdr>
        <w:top w:val="none" w:sz="0" w:space="0" w:color="auto"/>
        <w:left w:val="none" w:sz="0" w:space="0" w:color="auto"/>
        <w:bottom w:val="none" w:sz="0" w:space="0" w:color="auto"/>
        <w:right w:val="none" w:sz="0" w:space="0" w:color="auto"/>
      </w:divBdr>
    </w:div>
    <w:div w:id="857044475">
      <w:bodyDiv w:val="1"/>
      <w:marLeft w:val="0"/>
      <w:marRight w:val="0"/>
      <w:marTop w:val="0"/>
      <w:marBottom w:val="0"/>
      <w:divBdr>
        <w:top w:val="none" w:sz="0" w:space="0" w:color="auto"/>
        <w:left w:val="none" w:sz="0" w:space="0" w:color="auto"/>
        <w:bottom w:val="none" w:sz="0" w:space="0" w:color="auto"/>
        <w:right w:val="none" w:sz="0" w:space="0" w:color="auto"/>
      </w:divBdr>
    </w:div>
    <w:div w:id="857231408">
      <w:bodyDiv w:val="1"/>
      <w:marLeft w:val="0"/>
      <w:marRight w:val="0"/>
      <w:marTop w:val="0"/>
      <w:marBottom w:val="0"/>
      <w:divBdr>
        <w:top w:val="none" w:sz="0" w:space="0" w:color="auto"/>
        <w:left w:val="none" w:sz="0" w:space="0" w:color="auto"/>
        <w:bottom w:val="none" w:sz="0" w:space="0" w:color="auto"/>
        <w:right w:val="none" w:sz="0" w:space="0" w:color="auto"/>
      </w:divBdr>
    </w:div>
    <w:div w:id="858349438">
      <w:bodyDiv w:val="1"/>
      <w:marLeft w:val="0"/>
      <w:marRight w:val="0"/>
      <w:marTop w:val="0"/>
      <w:marBottom w:val="0"/>
      <w:divBdr>
        <w:top w:val="none" w:sz="0" w:space="0" w:color="auto"/>
        <w:left w:val="none" w:sz="0" w:space="0" w:color="auto"/>
        <w:bottom w:val="none" w:sz="0" w:space="0" w:color="auto"/>
        <w:right w:val="none" w:sz="0" w:space="0" w:color="auto"/>
      </w:divBdr>
    </w:div>
    <w:div w:id="858546540">
      <w:bodyDiv w:val="1"/>
      <w:marLeft w:val="0"/>
      <w:marRight w:val="0"/>
      <w:marTop w:val="0"/>
      <w:marBottom w:val="0"/>
      <w:divBdr>
        <w:top w:val="none" w:sz="0" w:space="0" w:color="auto"/>
        <w:left w:val="none" w:sz="0" w:space="0" w:color="auto"/>
        <w:bottom w:val="none" w:sz="0" w:space="0" w:color="auto"/>
        <w:right w:val="none" w:sz="0" w:space="0" w:color="auto"/>
      </w:divBdr>
    </w:div>
    <w:div w:id="858659956">
      <w:bodyDiv w:val="1"/>
      <w:marLeft w:val="0"/>
      <w:marRight w:val="0"/>
      <w:marTop w:val="0"/>
      <w:marBottom w:val="0"/>
      <w:divBdr>
        <w:top w:val="none" w:sz="0" w:space="0" w:color="auto"/>
        <w:left w:val="none" w:sz="0" w:space="0" w:color="auto"/>
        <w:bottom w:val="none" w:sz="0" w:space="0" w:color="auto"/>
        <w:right w:val="none" w:sz="0" w:space="0" w:color="auto"/>
      </w:divBdr>
    </w:div>
    <w:div w:id="860119894">
      <w:bodyDiv w:val="1"/>
      <w:marLeft w:val="0"/>
      <w:marRight w:val="0"/>
      <w:marTop w:val="0"/>
      <w:marBottom w:val="0"/>
      <w:divBdr>
        <w:top w:val="none" w:sz="0" w:space="0" w:color="auto"/>
        <w:left w:val="none" w:sz="0" w:space="0" w:color="auto"/>
        <w:bottom w:val="none" w:sz="0" w:space="0" w:color="auto"/>
        <w:right w:val="none" w:sz="0" w:space="0" w:color="auto"/>
      </w:divBdr>
    </w:div>
    <w:div w:id="860125746">
      <w:bodyDiv w:val="1"/>
      <w:marLeft w:val="0"/>
      <w:marRight w:val="0"/>
      <w:marTop w:val="0"/>
      <w:marBottom w:val="0"/>
      <w:divBdr>
        <w:top w:val="none" w:sz="0" w:space="0" w:color="auto"/>
        <w:left w:val="none" w:sz="0" w:space="0" w:color="auto"/>
        <w:bottom w:val="none" w:sz="0" w:space="0" w:color="auto"/>
        <w:right w:val="none" w:sz="0" w:space="0" w:color="auto"/>
      </w:divBdr>
    </w:div>
    <w:div w:id="860171458">
      <w:bodyDiv w:val="1"/>
      <w:marLeft w:val="0"/>
      <w:marRight w:val="0"/>
      <w:marTop w:val="0"/>
      <w:marBottom w:val="0"/>
      <w:divBdr>
        <w:top w:val="none" w:sz="0" w:space="0" w:color="auto"/>
        <w:left w:val="none" w:sz="0" w:space="0" w:color="auto"/>
        <w:bottom w:val="none" w:sz="0" w:space="0" w:color="auto"/>
        <w:right w:val="none" w:sz="0" w:space="0" w:color="auto"/>
      </w:divBdr>
    </w:div>
    <w:div w:id="860242448">
      <w:bodyDiv w:val="1"/>
      <w:marLeft w:val="0"/>
      <w:marRight w:val="0"/>
      <w:marTop w:val="0"/>
      <w:marBottom w:val="0"/>
      <w:divBdr>
        <w:top w:val="none" w:sz="0" w:space="0" w:color="auto"/>
        <w:left w:val="none" w:sz="0" w:space="0" w:color="auto"/>
        <w:bottom w:val="none" w:sz="0" w:space="0" w:color="auto"/>
        <w:right w:val="none" w:sz="0" w:space="0" w:color="auto"/>
      </w:divBdr>
    </w:div>
    <w:div w:id="860780294">
      <w:bodyDiv w:val="1"/>
      <w:marLeft w:val="0"/>
      <w:marRight w:val="0"/>
      <w:marTop w:val="0"/>
      <w:marBottom w:val="0"/>
      <w:divBdr>
        <w:top w:val="none" w:sz="0" w:space="0" w:color="auto"/>
        <w:left w:val="none" w:sz="0" w:space="0" w:color="auto"/>
        <w:bottom w:val="none" w:sz="0" w:space="0" w:color="auto"/>
        <w:right w:val="none" w:sz="0" w:space="0" w:color="auto"/>
      </w:divBdr>
    </w:div>
    <w:div w:id="860974626">
      <w:bodyDiv w:val="1"/>
      <w:marLeft w:val="0"/>
      <w:marRight w:val="0"/>
      <w:marTop w:val="0"/>
      <w:marBottom w:val="0"/>
      <w:divBdr>
        <w:top w:val="none" w:sz="0" w:space="0" w:color="auto"/>
        <w:left w:val="none" w:sz="0" w:space="0" w:color="auto"/>
        <w:bottom w:val="none" w:sz="0" w:space="0" w:color="auto"/>
        <w:right w:val="none" w:sz="0" w:space="0" w:color="auto"/>
      </w:divBdr>
    </w:div>
    <w:div w:id="861170798">
      <w:bodyDiv w:val="1"/>
      <w:marLeft w:val="0"/>
      <w:marRight w:val="0"/>
      <w:marTop w:val="0"/>
      <w:marBottom w:val="0"/>
      <w:divBdr>
        <w:top w:val="none" w:sz="0" w:space="0" w:color="auto"/>
        <w:left w:val="none" w:sz="0" w:space="0" w:color="auto"/>
        <w:bottom w:val="none" w:sz="0" w:space="0" w:color="auto"/>
        <w:right w:val="none" w:sz="0" w:space="0" w:color="auto"/>
      </w:divBdr>
    </w:div>
    <w:div w:id="863251488">
      <w:bodyDiv w:val="1"/>
      <w:marLeft w:val="0"/>
      <w:marRight w:val="0"/>
      <w:marTop w:val="0"/>
      <w:marBottom w:val="0"/>
      <w:divBdr>
        <w:top w:val="none" w:sz="0" w:space="0" w:color="auto"/>
        <w:left w:val="none" w:sz="0" w:space="0" w:color="auto"/>
        <w:bottom w:val="none" w:sz="0" w:space="0" w:color="auto"/>
        <w:right w:val="none" w:sz="0" w:space="0" w:color="auto"/>
      </w:divBdr>
    </w:div>
    <w:div w:id="865484225">
      <w:bodyDiv w:val="1"/>
      <w:marLeft w:val="0"/>
      <w:marRight w:val="0"/>
      <w:marTop w:val="0"/>
      <w:marBottom w:val="0"/>
      <w:divBdr>
        <w:top w:val="none" w:sz="0" w:space="0" w:color="auto"/>
        <w:left w:val="none" w:sz="0" w:space="0" w:color="auto"/>
        <w:bottom w:val="none" w:sz="0" w:space="0" w:color="auto"/>
        <w:right w:val="none" w:sz="0" w:space="0" w:color="auto"/>
      </w:divBdr>
    </w:div>
    <w:div w:id="866256020">
      <w:bodyDiv w:val="1"/>
      <w:marLeft w:val="0"/>
      <w:marRight w:val="0"/>
      <w:marTop w:val="0"/>
      <w:marBottom w:val="0"/>
      <w:divBdr>
        <w:top w:val="none" w:sz="0" w:space="0" w:color="auto"/>
        <w:left w:val="none" w:sz="0" w:space="0" w:color="auto"/>
        <w:bottom w:val="none" w:sz="0" w:space="0" w:color="auto"/>
        <w:right w:val="none" w:sz="0" w:space="0" w:color="auto"/>
      </w:divBdr>
    </w:div>
    <w:div w:id="866717105">
      <w:bodyDiv w:val="1"/>
      <w:marLeft w:val="0"/>
      <w:marRight w:val="0"/>
      <w:marTop w:val="0"/>
      <w:marBottom w:val="0"/>
      <w:divBdr>
        <w:top w:val="none" w:sz="0" w:space="0" w:color="auto"/>
        <w:left w:val="none" w:sz="0" w:space="0" w:color="auto"/>
        <w:bottom w:val="none" w:sz="0" w:space="0" w:color="auto"/>
        <w:right w:val="none" w:sz="0" w:space="0" w:color="auto"/>
      </w:divBdr>
    </w:div>
    <w:div w:id="866912111">
      <w:bodyDiv w:val="1"/>
      <w:marLeft w:val="0"/>
      <w:marRight w:val="0"/>
      <w:marTop w:val="0"/>
      <w:marBottom w:val="0"/>
      <w:divBdr>
        <w:top w:val="none" w:sz="0" w:space="0" w:color="auto"/>
        <w:left w:val="none" w:sz="0" w:space="0" w:color="auto"/>
        <w:bottom w:val="none" w:sz="0" w:space="0" w:color="auto"/>
        <w:right w:val="none" w:sz="0" w:space="0" w:color="auto"/>
      </w:divBdr>
    </w:div>
    <w:div w:id="867330560">
      <w:bodyDiv w:val="1"/>
      <w:marLeft w:val="0"/>
      <w:marRight w:val="0"/>
      <w:marTop w:val="0"/>
      <w:marBottom w:val="0"/>
      <w:divBdr>
        <w:top w:val="none" w:sz="0" w:space="0" w:color="auto"/>
        <w:left w:val="none" w:sz="0" w:space="0" w:color="auto"/>
        <w:bottom w:val="none" w:sz="0" w:space="0" w:color="auto"/>
        <w:right w:val="none" w:sz="0" w:space="0" w:color="auto"/>
      </w:divBdr>
    </w:div>
    <w:div w:id="868028690">
      <w:bodyDiv w:val="1"/>
      <w:marLeft w:val="0"/>
      <w:marRight w:val="0"/>
      <w:marTop w:val="0"/>
      <w:marBottom w:val="0"/>
      <w:divBdr>
        <w:top w:val="none" w:sz="0" w:space="0" w:color="auto"/>
        <w:left w:val="none" w:sz="0" w:space="0" w:color="auto"/>
        <w:bottom w:val="none" w:sz="0" w:space="0" w:color="auto"/>
        <w:right w:val="none" w:sz="0" w:space="0" w:color="auto"/>
      </w:divBdr>
    </w:div>
    <w:div w:id="868491515">
      <w:bodyDiv w:val="1"/>
      <w:marLeft w:val="0"/>
      <w:marRight w:val="0"/>
      <w:marTop w:val="0"/>
      <w:marBottom w:val="0"/>
      <w:divBdr>
        <w:top w:val="none" w:sz="0" w:space="0" w:color="auto"/>
        <w:left w:val="none" w:sz="0" w:space="0" w:color="auto"/>
        <w:bottom w:val="none" w:sz="0" w:space="0" w:color="auto"/>
        <w:right w:val="none" w:sz="0" w:space="0" w:color="auto"/>
      </w:divBdr>
    </w:div>
    <w:div w:id="868951586">
      <w:bodyDiv w:val="1"/>
      <w:marLeft w:val="0"/>
      <w:marRight w:val="0"/>
      <w:marTop w:val="0"/>
      <w:marBottom w:val="0"/>
      <w:divBdr>
        <w:top w:val="none" w:sz="0" w:space="0" w:color="auto"/>
        <w:left w:val="none" w:sz="0" w:space="0" w:color="auto"/>
        <w:bottom w:val="none" w:sz="0" w:space="0" w:color="auto"/>
        <w:right w:val="none" w:sz="0" w:space="0" w:color="auto"/>
      </w:divBdr>
    </w:div>
    <w:div w:id="869301265">
      <w:bodyDiv w:val="1"/>
      <w:marLeft w:val="0"/>
      <w:marRight w:val="0"/>
      <w:marTop w:val="0"/>
      <w:marBottom w:val="0"/>
      <w:divBdr>
        <w:top w:val="none" w:sz="0" w:space="0" w:color="auto"/>
        <w:left w:val="none" w:sz="0" w:space="0" w:color="auto"/>
        <w:bottom w:val="none" w:sz="0" w:space="0" w:color="auto"/>
        <w:right w:val="none" w:sz="0" w:space="0" w:color="auto"/>
      </w:divBdr>
    </w:div>
    <w:div w:id="869874540">
      <w:bodyDiv w:val="1"/>
      <w:marLeft w:val="0"/>
      <w:marRight w:val="0"/>
      <w:marTop w:val="0"/>
      <w:marBottom w:val="0"/>
      <w:divBdr>
        <w:top w:val="none" w:sz="0" w:space="0" w:color="auto"/>
        <w:left w:val="none" w:sz="0" w:space="0" w:color="auto"/>
        <w:bottom w:val="none" w:sz="0" w:space="0" w:color="auto"/>
        <w:right w:val="none" w:sz="0" w:space="0" w:color="auto"/>
      </w:divBdr>
    </w:div>
    <w:div w:id="870847854">
      <w:bodyDiv w:val="1"/>
      <w:marLeft w:val="0"/>
      <w:marRight w:val="0"/>
      <w:marTop w:val="0"/>
      <w:marBottom w:val="0"/>
      <w:divBdr>
        <w:top w:val="none" w:sz="0" w:space="0" w:color="auto"/>
        <w:left w:val="none" w:sz="0" w:space="0" w:color="auto"/>
        <w:bottom w:val="none" w:sz="0" w:space="0" w:color="auto"/>
        <w:right w:val="none" w:sz="0" w:space="0" w:color="auto"/>
      </w:divBdr>
    </w:div>
    <w:div w:id="872423477">
      <w:bodyDiv w:val="1"/>
      <w:marLeft w:val="0"/>
      <w:marRight w:val="0"/>
      <w:marTop w:val="0"/>
      <w:marBottom w:val="0"/>
      <w:divBdr>
        <w:top w:val="none" w:sz="0" w:space="0" w:color="auto"/>
        <w:left w:val="none" w:sz="0" w:space="0" w:color="auto"/>
        <w:bottom w:val="none" w:sz="0" w:space="0" w:color="auto"/>
        <w:right w:val="none" w:sz="0" w:space="0" w:color="auto"/>
      </w:divBdr>
    </w:div>
    <w:div w:id="874999860">
      <w:bodyDiv w:val="1"/>
      <w:marLeft w:val="0"/>
      <w:marRight w:val="0"/>
      <w:marTop w:val="0"/>
      <w:marBottom w:val="0"/>
      <w:divBdr>
        <w:top w:val="none" w:sz="0" w:space="0" w:color="auto"/>
        <w:left w:val="none" w:sz="0" w:space="0" w:color="auto"/>
        <w:bottom w:val="none" w:sz="0" w:space="0" w:color="auto"/>
        <w:right w:val="none" w:sz="0" w:space="0" w:color="auto"/>
      </w:divBdr>
    </w:div>
    <w:div w:id="875193934">
      <w:bodyDiv w:val="1"/>
      <w:marLeft w:val="0"/>
      <w:marRight w:val="0"/>
      <w:marTop w:val="0"/>
      <w:marBottom w:val="0"/>
      <w:divBdr>
        <w:top w:val="none" w:sz="0" w:space="0" w:color="auto"/>
        <w:left w:val="none" w:sz="0" w:space="0" w:color="auto"/>
        <w:bottom w:val="none" w:sz="0" w:space="0" w:color="auto"/>
        <w:right w:val="none" w:sz="0" w:space="0" w:color="auto"/>
      </w:divBdr>
    </w:div>
    <w:div w:id="876089184">
      <w:bodyDiv w:val="1"/>
      <w:marLeft w:val="0"/>
      <w:marRight w:val="0"/>
      <w:marTop w:val="0"/>
      <w:marBottom w:val="0"/>
      <w:divBdr>
        <w:top w:val="none" w:sz="0" w:space="0" w:color="auto"/>
        <w:left w:val="none" w:sz="0" w:space="0" w:color="auto"/>
        <w:bottom w:val="none" w:sz="0" w:space="0" w:color="auto"/>
        <w:right w:val="none" w:sz="0" w:space="0" w:color="auto"/>
      </w:divBdr>
    </w:div>
    <w:div w:id="876239450">
      <w:bodyDiv w:val="1"/>
      <w:marLeft w:val="0"/>
      <w:marRight w:val="0"/>
      <w:marTop w:val="0"/>
      <w:marBottom w:val="0"/>
      <w:divBdr>
        <w:top w:val="none" w:sz="0" w:space="0" w:color="auto"/>
        <w:left w:val="none" w:sz="0" w:space="0" w:color="auto"/>
        <w:bottom w:val="none" w:sz="0" w:space="0" w:color="auto"/>
        <w:right w:val="none" w:sz="0" w:space="0" w:color="auto"/>
      </w:divBdr>
    </w:div>
    <w:div w:id="878468331">
      <w:bodyDiv w:val="1"/>
      <w:marLeft w:val="0"/>
      <w:marRight w:val="0"/>
      <w:marTop w:val="0"/>
      <w:marBottom w:val="0"/>
      <w:divBdr>
        <w:top w:val="none" w:sz="0" w:space="0" w:color="auto"/>
        <w:left w:val="none" w:sz="0" w:space="0" w:color="auto"/>
        <w:bottom w:val="none" w:sz="0" w:space="0" w:color="auto"/>
        <w:right w:val="none" w:sz="0" w:space="0" w:color="auto"/>
      </w:divBdr>
    </w:div>
    <w:div w:id="878784695">
      <w:bodyDiv w:val="1"/>
      <w:marLeft w:val="0"/>
      <w:marRight w:val="0"/>
      <w:marTop w:val="0"/>
      <w:marBottom w:val="0"/>
      <w:divBdr>
        <w:top w:val="none" w:sz="0" w:space="0" w:color="auto"/>
        <w:left w:val="none" w:sz="0" w:space="0" w:color="auto"/>
        <w:bottom w:val="none" w:sz="0" w:space="0" w:color="auto"/>
        <w:right w:val="none" w:sz="0" w:space="0" w:color="auto"/>
      </w:divBdr>
    </w:div>
    <w:div w:id="878786645">
      <w:bodyDiv w:val="1"/>
      <w:marLeft w:val="0"/>
      <w:marRight w:val="0"/>
      <w:marTop w:val="0"/>
      <w:marBottom w:val="0"/>
      <w:divBdr>
        <w:top w:val="none" w:sz="0" w:space="0" w:color="auto"/>
        <w:left w:val="none" w:sz="0" w:space="0" w:color="auto"/>
        <w:bottom w:val="none" w:sz="0" w:space="0" w:color="auto"/>
        <w:right w:val="none" w:sz="0" w:space="0" w:color="auto"/>
      </w:divBdr>
    </w:div>
    <w:div w:id="879320949">
      <w:bodyDiv w:val="1"/>
      <w:marLeft w:val="0"/>
      <w:marRight w:val="0"/>
      <w:marTop w:val="0"/>
      <w:marBottom w:val="0"/>
      <w:divBdr>
        <w:top w:val="none" w:sz="0" w:space="0" w:color="auto"/>
        <w:left w:val="none" w:sz="0" w:space="0" w:color="auto"/>
        <w:bottom w:val="none" w:sz="0" w:space="0" w:color="auto"/>
        <w:right w:val="none" w:sz="0" w:space="0" w:color="auto"/>
      </w:divBdr>
    </w:div>
    <w:div w:id="880480122">
      <w:bodyDiv w:val="1"/>
      <w:marLeft w:val="0"/>
      <w:marRight w:val="0"/>
      <w:marTop w:val="0"/>
      <w:marBottom w:val="0"/>
      <w:divBdr>
        <w:top w:val="none" w:sz="0" w:space="0" w:color="auto"/>
        <w:left w:val="none" w:sz="0" w:space="0" w:color="auto"/>
        <w:bottom w:val="none" w:sz="0" w:space="0" w:color="auto"/>
        <w:right w:val="none" w:sz="0" w:space="0" w:color="auto"/>
      </w:divBdr>
    </w:div>
    <w:div w:id="881017674">
      <w:bodyDiv w:val="1"/>
      <w:marLeft w:val="0"/>
      <w:marRight w:val="0"/>
      <w:marTop w:val="0"/>
      <w:marBottom w:val="0"/>
      <w:divBdr>
        <w:top w:val="none" w:sz="0" w:space="0" w:color="auto"/>
        <w:left w:val="none" w:sz="0" w:space="0" w:color="auto"/>
        <w:bottom w:val="none" w:sz="0" w:space="0" w:color="auto"/>
        <w:right w:val="none" w:sz="0" w:space="0" w:color="auto"/>
      </w:divBdr>
    </w:div>
    <w:div w:id="881093157">
      <w:bodyDiv w:val="1"/>
      <w:marLeft w:val="0"/>
      <w:marRight w:val="0"/>
      <w:marTop w:val="0"/>
      <w:marBottom w:val="0"/>
      <w:divBdr>
        <w:top w:val="none" w:sz="0" w:space="0" w:color="auto"/>
        <w:left w:val="none" w:sz="0" w:space="0" w:color="auto"/>
        <w:bottom w:val="none" w:sz="0" w:space="0" w:color="auto"/>
        <w:right w:val="none" w:sz="0" w:space="0" w:color="auto"/>
      </w:divBdr>
    </w:div>
    <w:div w:id="881673028">
      <w:bodyDiv w:val="1"/>
      <w:marLeft w:val="0"/>
      <w:marRight w:val="0"/>
      <w:marTop w:val="0"/>
      <w:marBottom w:val="0"/>
      <w:divBdr>
        <w:top w:val="none" w:sz="0" w:space="0" w:color="auto"/>
        <w:left w:val="none" w:sz="0" w:space="0" w:color="auto"/>
        <w:bottom w:val="none" w:sz="0" w:space="0" w:color="auto"/>
        <w:right w:val="none" w:sz="0" w:space="0" w:color="auto"/>
      </w:divBdr>
    </w:div>
    <w:div w:id="884296865">
      <w:bodyDiv w:val="1"/>
      <w:marLeft w:val="0"/>
      <w:marRight w:val="0"/>
      <w:marTop w:val="0"/>
      <w:marBottom w:val="0"/>
      <w:divBdr>
        <w:top w:val="none" w:sz="0" w:space="0" w:color="auto"/>
        <w:left w:val="none" w:sz="0" w:space="0" w:color="auto"/>
        <w:bottom w:val="none" w:sz="0" w:space="0" w:color="auto"/>
        <w:right w:val="none" w:sz="0" w:space="0" w:color="auto"/>
      </w:divBdr>
    </w:div>
    <w:div w:id="885800919">
      <w:bodyDiv w:val="1"/>
      <w:marLeft w:val="0"/>
      <w:marRight w:val="0"/>
      <w:marTop w:val="0"/>
      <w:marBottom w:val="0"/>
      <w:divBdr>
        <w:top w:val="none" w:sz="0" w:space="0" w:color="auto"/>
        <w:left w:val="none" w:sz="0" w:space="0" w:color="auto"/>
        <w:bottom w:val="none" w:sz="0" w:space="0" w:color="auto"/>
        <w:right w:val="none" w:sz="0" w:space="0" w:color="auto"/>
      </w:divBdr>
    </w:div>
    <w:div w:id="885801056">
      <w:bodyDiv w:val="1"/>
      <w:marLeft w:val="0"/>
      <w:marRight w:val="0"/>
      <w:marTop w:val="0"/>
      <w:marBottom w:val="0"/>
      <w:divBdr>
        <w:top w:val="none" w:sz="0" w:space="0" w:color="auto"/>
        <w:left w:val="none" w:sz="0" w:space="0" w:color="auto"/>
        <w:bottom w:val="none" w:sz="0" w:space="0" w:color="auto"/>
        <w:right w:val="none" w:sz="0" w:space="0" w:color="auto"/>
      </w:divBdr>
    </w:div>
    <w:div w:id="885943741">
      <w:bodyDiv w:val="1"/>
      <w:marLeft w:val="0"/>
      <w:marRight w:val="0"/>
      <w:marTop w:val="0"/>
      <w:marBottom w:val="0"/>
      <w:divBdr>
        <w:top w:val="none" w:sz="0" w:space="0" w:color="auto"/>
        <w:left w:val="none" w:sz="0" w:space="0" w:color="auto"/>
        <w:bottom w:val="none" w:sz="0" w:space="0" w:color="auto"/>
        <w:right w:val="none" w:sz="0" w:space="0" w:color="auto"/>
      </w:divBdr>
    </w:div>
    <w:div w:id="886799362">
      <w:bodyDiv w:val="1"/>
      <w:marLeft w:val="0"/>
      <w:marRight w:val="0"/>
      <w:marTop w:val="0"/>
      <w:marBottom w:val="0"/>
      <w:divBdr>
        <w:top w:val="none" w:sz="0" w:space="0" w:color="auto"/>
        <w:left w:val="none" w:sz="0" w:space="0" w:color="auto"/>
        <w:bottom w:val="none" w:sz="0" w:space="0" w:color="auto"/>
        <w:right w:val="none" w:sz="0" w:space="0" w:color="auto"/>
      </w:divBdr>
    </w:div>
    <w:div w:id="887649037">
      <w:bodyDiv w:val="1"/>
      <w:marLeft w:val="0"/>
      <w:marRight w:val="0"/>
      <w:marTop w:val="0"/>
      <w:marBottom w:val="0"/>
      <w:divBdr>
        <w:top w:val="none" w:sz="0" w:space="0" w:color="auto"/>
        <w:left w:val="none" w:sz="0" w:space="0" w:color="auto"/>
        <w:bottom w:val="none" w:sz="0" w:space="0" w:color="auto"/>
        <w:right w:val="none" w:sz="0" w:space="0" w:color="auto"/>
      </w:divBdr>
    </w:div>
    <w:div w:id="888416203">
      <w:bodyDiv w:val="1"/>
      <w:marLeft w:val="0"/>
      <w:marRight w:val="0"/>
      <w:marTop w:val="0"/>
      <w:marBottom w:val="0"/>
      <w:divBdr>
        <w:top w:val="none" w:sz="0" w:space="0" w:color="auto"/>
        <w:left w:val="none" w:sz="0" w:space="0" w:color="auto"/>
        <w:bottom w:val="none" w:sz="0" w:space="0" w:color="auto"/>
        <w:right w:val="none" w:sz="0" w:space="0" w:color="auto"/>
      </w:divBdr>
    </w:div>
    <w:div w:id="888692554">
      <w:bodyDiv w:val="1"/>
      <w:marLeft w:val="0"/>
      <w:marRight w:val="0"/>
      <w:marTop w:val="0"/>
      <w:marBottom w:val="0"/>
      <w:divBdr>
        <w:top w:val="none" w:sz="0" w:space="0" w:color="auto"/>
        <w:left w:val="none" w:sz="0" w:space="0" w:color="auto"/>
        <w:bottom w:val="none" w:sz="0" w:space="0" w:color="auto"/>
        <w:right w:val="none" w:sz="0" w:space="0" w:color="auto"/>
      </w:divBdr>
    </w:div>
    <w:div w:id="888806001">
      <w:bodyDiv w:val="1"/>
      <w:marLeft w:val="0"/>
      <w:marRight w:val="0"/>
      <w:marTop w:val="0"/>
      <w:marBottom w:val="0"/>
      <w:divBdr>
        <w:top w:val="none" w:sz="0" w:space="0" w:color="auto"/>
        <w:left w:val="none" w:sz="0" w:space="0" w:color="auto"/>
        <w:bottom w:val="none" w:sz="0" w:space="0" w:color="auto"/>
        <w:right w:val="none" w:sz="0" w:space="0" w:color="auto"/>
      </w:divBdr>
    </w:div>
    <w:div w:id="889071870">
      <w:bodyDiv w:val="1"/>
      <w:marLeft w:val="0"/>
      <w:marRight w:val="0"/>
      <w:marTop w:val="0"/>
      <w:marBottom w:val="0"/>
      <w:divBdr>
        <w:top w:val="none" w:sz="0" w:space="0" w:color="auto"/>
        <w:left w:val="none" w:sz="0" w:space="0" w:color="auto"/>
        <w:bottom w:val="none" w:sz="0" w:space="0" w:color="auto"/>
        <w:right w:val="none" w:sz="0" w:space="0" w:color="auto"/>
      </w:divBdr>
    </w:div>
    <w:div w:id="889075111">
      <w:bodyDiv w:val="1"/>
      <w:marLeft w:val="0"/>
      <w:marRight w:val="0"/>
      <w:marTop w:val="0"/>
      <w:marBottom w:val="0"/>
      <w:divBdr>
        <w:top w:val="none" w:sz="0" w:space="0" w:color="auto"/>
        <w:left w:val="none" w:sz="0" w:space="0" w:color="auto"/>
        <w:bottom w:val="none" w:sz="0" w:space="0" w:color="auto"/>
        <w:right w:val="none" w:sz="0" w:space="0" w:color="auto"/>
      </w:divBdr>
    </w:div>
    <w:div w:id="889918147">
      <w:bodyDiv w:val="1"/>
      <w:marLeft w:val="0"/>
      <w:marRight w:val="0"/>
      <w:marTop w:val="0"/>
      <w:marBottom w:val="0"/>
      <w:divBdr>
        <w:top w:val="none" w:sz="0" w:space="0" w:color="auto"/>
        <w:left w:val="none" w:sz="0" w:space="0" w:color="auto"/>
        <w:bottom w:val="none" w:sz="0" w:space="0" w:color="auto"/>
        <w:right w:val="none" w:sz="0" w:space="0" w:color="auto"/>
      </w:divBdr>
    </w:div>
    <w:div w:id="890263794">
      <w:bodyDiv w:val="1"/>
      <w:marLeft w:val="0"/>
      <w:marRight w:val="0"/>
      <w:marTop w:val="0"/>
      <w:marBottom w:val="0"/>
      <w:divBdr>
        <w:top w:val="none" w:sz="0" w:space="0" w:color="auto"/>
        <w:left w:val="none" w:sz="0" w:space="0" w:color="auto"/>
        <w:bottom w:val="none" w:sz="0" w:space="0" w:color="auto"/>
        <w:right w:val="none" w:sz="0" w:space="0" w:color="auto"/>
      </w:divBdr>
    </w:div>
    <w:div w:id="890267880">
      <w:bodyDiv w:val="1"/>
      <w:marLeft w:val="0"/>
      <w:marRight w:val="0"/>
      <w:marTop w:val="0"/>
      <w:marBottom w:val="0"/>
      <w:divBdr>
        <w:top w:val="none" w:sz="0" w:space="0" w:color="auto"/>
        <w:left w:val="none" w:sz="0" w:space="0" w:color="auto"/>
        <w:bottom w:val="none" w:sz="0" w:space="0" w:color="auto"/>
        <w:right w:val="none" w:sz="0" w:space="0" w:color="auto"/>
      </w:divBdr>
    </w:div>
    <w:div w:id="891573020">
      <w:bodyDiv w:val="1"/>
      <w:marLeft w:val="0"/>
      <w:marRight w:val="0"/>
      <w:marTop w:val="0"/>
      <w:marBottom w:val="0"/>
      <w:divBdr>
        <w:top w:val="none" w:sz="0" w:space="0" w:color="auto"/>
        <w:left w:val="none" w:sz="0" w:space="0" w:color="auto"/>
        <w:bottom w:val="none" w:sz="0" w:space="0" w:color="auto"/>
        <w:right w:val="none" w:sz="0" w:space="0" w:color="auto"/>
      </w:divBdr>
    </w:div>
    <w:div w:id="891960277">
      <w:bodyDiv w:val="1"/>
      <w:marLeft w:val="0"/>
      <w:marRight w:val="0"/>
      <w:marTop w:val="0"/>
      <w:marBottom w:val="0"/>
      <w:divBdr>
        <w:top w:val="none" w:sz="0" w:space="0" w:color="auto"/>
        <w:left w:val="none" w:sz="0" w:space="0" w:color="auto"/>
        <w:bottom w:val="none" w:sz="0" w:space="0" w:color="auto"/>
        <w:right w:val="none" w:sz="0" w:space="0" w:color="auto"/>
      </w:divBdr>
    </w:div>
    <w:div w:id="892231713">
      <w:bodyDiv w:val="1"/>
      <w:marLeft w:val="0"/>
      <w:marRight w:val="0"/>
      <w:marTop w:val="0"/>
      <w:marBottom w:val="0"/>
      <w:divBdr>
        <w:top w:val="none" w:sz="0" w:space="0" w:color="auto"/>
        <w:left w:val="none" w:sz="0" w:space="0" w:color="auto"/>
        <w:bottom w:val="none" w:sz="0" w:space="0" w:color="auto"/>
        <w:right w:val="none" w:sz="0" w:space="0" w:color="auto"/>
      </w:divBdr>
    </w:div>
    <w:div w:id="893472348">
      <w:bodyDiv w:val="1"/>
      <w:marLeft w:val="0"/>
      <w:marRight w:val="0"/>
      <w:marTop w:val="0"/>
      <w:marBottom w:val="0"/>
      <w:divBdr>
        <w:top w:val="none" w:sz="0" w:space="0" w:color="auto"/>
        <w:left w:val="none" w:sz="0" w:space="0" w:color="auto"/>
        <w:bottom w:val="none" w:sz="0" w:space="0" w:color="auto"/>
        <w:right w:val="none" w:sz="0" w:space="0" w:color="auto"/>
      </w:divBdr>
    </w:div>
    <w:div w:id="894001262">
      <w:bodyDiv w:val="1"/>
      <w:marLeft w:val="0"/>
      <w:marRight w:val="0"/>
      <w:marTop w:val="0"/>
      <w:marBottom w:val="0"/>
      <w:divBdr>
        <w:top w:val="none" w:sz="0" w:space="0" w:color="auto"/>
        <w:left w:val="none" w:sz="0" w:space="0" w:color="auto"/>
        <w:bottom w:val="none" w:sz="0" w:space="0" w:color="auto"/>
        <w:right w:val="none" w:sz="0" w:space="0" w:color="auto"/>
      </w:divBdr>
    </w:div>
    <w:div w:id="894589671">
      <w:bodyDiv w:val="1"/>
      <w:marLeft w:val="0"/>
      <w:marRight w:val="0"/>
      <w:marTop w:val="0"/>
      <w:marBottom w:val="0"/>
      <w:divBdr>
        <w:top w:val="none" w:sz="0" w:space="0" w:color="auto"/>
        <w:left w:val="none" w:sz="0" w:space="0" w:color="auto"/>
        <w:bottom w:val="none" w:sz="0" w:space="0" w:color="auto"/>
        <w:right w:val="none" w:sz="0" w:space="0" w:color="auto"/>
      </w:divBdr>
    </w:div>
    <w:div w:id="895048947">
      <w:bodyDiv w:val="1"/>
      <w:marLeft w:val="0"/>
      <w:marRight w:val="0"/>
      <w:marTop w:val="0"/>
      <w:marBottom w:val="0"/>
      <w:divBdr>
        <w:top w:val="none" w:sz="0" w:space="0" w:color="auto"/>
        <w:left w:val="none" w:sz="0" w:space="0" w:color="auto"/>
        <w:bottom w:val="none" w:sz="0" w:space="0" w:color="auto"/>
        <w:right w:val="none" w:sz="0" w:space="0" w:color="auto"/>
      </w:divBdr>
    </w:div>
    <w:div w:id="895162422">
      <w:bodyDiv w:val="1"/>
      <w:marLeft w:val="0"/>
      <w:marRight w:val="0"/>
      <w:marTop w:val="0"/>
      <w:marBottom w:val="0"/>
      <w:divBdr>
        <w:top w:val="none" w:sz="0" w:space="0" w:color="auto"/>
        <w:left w:val="none" w:sz="0" w:space="0" w:color="auto"/>
        <w:bottom w:val="none" w:sz="0" w:space="0" w:color="auto"/>
        <w:right w:val="none" w:sz="0" w:space="0" w:color="auto"/>
      </w:divBdr>
    </w:div>
    <w:div w:id="895697545">
      <w:bodyDiv w:val="1"/>
      <w:marLeft w:val="0"/>
      <w:marRight w:val="0"/>
      <w:marTop w:val="0"/>
      <w:marBottom w:val="0"/>
      <w:divBdr>
        <w:top w:val="none" w:sz="0" w:space="0" w:color="auto"/>
        <w:left w:val="none" w:sz="0" w:space="0" w:color="auto"/>
        <w:bottom w:val="none" w:sz="0" w:space="0" w:color="auto"/>
        <w:right w:val="none" w:sz="0" w:space="0" w:color="auto"/>
      </w:divBdr>
    </w:div>
    <w:div w:id="895821495">
      <w:bodyDiv w:val="1"/>
      <w:marLeft w:val="0"/>
      <w:marRight w:val="0"/>
      <w:marTop w:val="0"/>
      <w:marBottom w:val="0"/>
      <w:divBdr>
        <w:top w:val="none" w:sz="0" w:space="0" w:color="auto"/>
        <w:left w:val="none" w:sz="0" w:space="0" w:color="auto"/>
        <w:bottom w:val="none" w:sz="0" w:space="0" w:color="auto"/>
        <w:right w:val="none" w:sz="0" w:space="0" w:color="auto"/>
      </w:divBdr>
    </w:div>
    <w:div w:id="895896492">
      <w:bodyDiv w:val="1"/>
      <w:marLeft w:val="0"/>
      <w:marRight w:val="0"/>
      <w:marTop w:val="0"/>
      <w:marBottom w:val="0"/>
      <w:divBdr>
        <w:top w:val="none" w:sz="0" w:space="0" w:color="auto"/>
        <w:left w:val="none" w:sz="0" w:space="0" w:color="auto"/>
        <w:bottom w:val="none" w:sz="0" w:space="0" w:color="auto"/>
        <w:right w:val="none" w:sz="0" w:space="0" w:color="auto"/>
      </w:divBdr>
    </w:div>
    <w:div w:id="895972367">
      <w:bodyDiv w:val="1"/>
      <w:marLeft w:val="0"/>
      <w:marRight w:val="0"/>
      <w:marTop w:val="0"/>
      <w:marBottom w:val="0"/>
      <w:divBdr>
        <w:top w:val="none" w:sz="0" w:space="0" w:color="auto"/>
        <w:left w:val="none" w:sz="0" w:space="0" w:color="auto"/>
        <w:bottom w:val="none" w:sz="0" w:space="0" w:color="auto"/>
        <w:right w:val="none" w:sz="0" w:space="0" w:color="auto"/>
      </w:divBdr>
    </w:div>
    <w:div w:id="896548047">
      <w:bodyDiv w:val="1"/>
      <w:marLeft w:val="0"/>
      <w:marRight w:val="0"/>
      <w:marTop w:val="0"/>
      <w:marBottom w:val="0"/>
      <w:divBdr>
        <w:top w:val="none" w:sz="0" w:space="0" w:color="auto"/>
        <w:left w:val="none" w:sz="0" w:space="0" w:color="auto"/>
        <w:bottom w:val="none" w:sz="0" w:space="0" w:color="auto"/>
        <w:right w:val="none" w:sz="0" w:space="0" w:color="auto"/>
      </w:divBdr>
    </w:div>
    <w:div w:id="896672229">
      <w:bodyDiv w:val="1"/>
      <w:marLeft w:val="0"/>
      <w:marRight w:val="0"/>
      <w:marTop w:val="0"/>
      <w:marBottom w:val="0"/>
      <w:divBdr>
        <w:top w:val="none" w:sz="0" w:space="0" w:color="auto"/>
        <w:left w:val="none" w:sz="0" w:space="0" w:color="auto"/>
        <w:bottom w:val="none" w:sz="0" w:space="0" w:color="auto"/>
        <w:right w:val="none" w:sz="0" w:space="0" w:color="auto"/>
      </w:divBdr>
    </w:div>
    <w:div w:id="898440149">
      <w:bodyDiv w:val="1"/>
      <w:marLeft w:val="0"/>
      <w:marRight w:val="0"/>
      <w:marTop w:val="0"/>
      <w:marBottom w:val="0"/>
      <w:divBdr>
        <w:top w:val="none" w:sz="0" w:space="0" w:color="auto"/>
        <w:left w:val="none" w:sz="0" w:space="0" w:color="auto"/>
        <w:bottom w:val="none" w:sz="0" w:space="0" w:color="auto"/>
        <w:right w:val="none" w:sz="0" w:space="0" w:color="auto"/>
      </w:divBdr>
    </w:div>
    <w:div w:id="899252124">
      <w:bodyDiv w:val="1"/>
      <w:marLeft w:val="0"/>
      <w:marRight w:val="0"/>
      <w:marTop w:val="0"/>
      <w:marBottom w:val="0"/>
      <w:divBdr>
        <w:top w:val="none" w:sz="0" w:space="0" w:color="auto"/>
        <w:left w:val="none" w:sz="0" w:space="0" w:color="auto"/>
        <w:bottom w:val="none" w:sz="0" w:space="0" w:color="auto"/>
        <w:right w:val="none" w:sz="0" w:space="0" w:color="auto"/>
      </w:divBdr>
    </w:div>
    <w:div w:id="899512186">
      <w:bodyDiv w:val="1"/>
      <w:marLeft w:val="0"/>
      <w:marRight w:val="0"/>
      <w:marTop w:val="0"/>
      <w:marBottom w:val="0"/>
      <w:divBdr>
        <w:top w:val="none" w:sz="0" w:space="0" w:color="auto"/>
        <w:left w:val="none" w:sz="0" w:space="0" w:color="auto"/>
        <w:bottom w:val="none" w:sz="0" w:space="0" w:color="auto"/>
        <w:right w:val="none" w:sz="0" w:space="0" w:color="auto"/>
      </w:divBdr>
    </w:div>
    <w:div w:id="899831338">
      <w:bodyDiv w:val="1"/>
      <w:marLeft w:val="0"/>
      <w:marRight w:val="0"/>
      <w:marTop w:val="0"/>
      <w:marBottom w:val="0"/>
      <w:divBdr>
        <w:top w:val="none" w:sz="0" w:space="0" w:color="auto"/>
        <w:left w:val="none" w:sz="0" w:space="0" w:color="auto"/>
        <w:bottom w:val="none" w:sz="0" w:space="0" w:color="auto"/>
        <w:right w:val="none" w:sz="0" w:space="0" w:color="auto"/>
      </w:divBdr>
    </w:div>
    <w:div w:id="900094037">
      <w:bodyDiv w:val="1"/>
      <w:marLeft w:val="0"/>
      <w:marRight w:val="0"/>
      <w:marTop w:val="0"/>
      <w:marBottom w:val="0"/>
      <w:divBdr>
        <w:top w:val="none" w:sz="0" w:space="0" w:color="auto"/>
        <w:left w:val="none" w:sz="0" w:space="0" w:color="auto"/>
        <w:bottom w:val="none" w:sz="0" w:space="0" w:color="auto"/>
        <w:right w:val="none" w:sz="0" w:space="0" w:color="auto"/>
      </w:divBdr>
    </w:div>
    <w:div w:id="900793117">
      <w:bodyDiv w:val="1"/>
      <w:marLeft w:val="0"/>
      <w:marRight w:val="0"/>
      <w:marTop w:val="0"/>
      <w:marBottom w:val="0"/>
      <w:divBdr>
        <w:top w:val="none" w:sz="0" w:space="0" w:color="auto"/>
        <w:left w:val="none" w:sz="0" w:space="0" w:color="auto"/>
        <w:bottom w:val="none" w:sz="0" w:space="0" w:color="auto"/>
        <w:right w:val="none" w:sz="0" w:space="0" w:color="auto"/>
      </w:divBdr>
    </w:div>
    <w:div w:id="901334029">
      <w:bodyDiv w:val="1"/>
      <w:marLeft w:val="0"/>
      <w:marRight w:val="0"/>
      <w:marTop w:val="0"/>
      <w:marBottom w:val="0"/>
      <w:divBdr>
        <w:top w:val="none" w:sz="0" w:space="0" w:color="auto"/>
        <w:left w:val="none" w:sz="0" w:space="0" w:color="auto"/>
        <w:bottom w:val="none" w:sz="0" w:space="0" w:color="auto"/>
        <w:right w:val="none" w:sz="0" w:space="0" w:color="auto"/>
      </w:divBdr>
    </w:div>
    <w:div w:id="901523995">
      <w:bodyDiv w:val="1"/>
      <w:marLeft w:val="0"/>
      <w:marRight w:val="0"/>
      <w:marTop w:val="0"/>
      <w:marBottom w:val="0"/>
      <w:divBdr>
        <w:top w:val="none" w:sz="0" w:space="0" w:color="auto"/>
        <w:left w:val="none" w:sz="0" w:space="0" w:color="auto"/>
        <w:bottom w:val="none" w:sz="0" w:space="0" w:color="auto"/>
        <w:right w:val="none" w:sz="0" w:space="0" w:color="auto"/>
      </w:divBdr>
    </w:div>
    <w:div w:id="902060239">
      <w:bodyDiv w:val="1"/>
      <w:marLeft w:val="0"/>
      <w:marRight w:val="0"/>
      <w:marTop w:val="0"/>
      <w:marBottom w:val="0"/>
      <w:divBdr>
        <w:top w:val="none" w:sz="0" w:space="0" w:color="auto"/>
        <w:left w:val="none" w:sz="0" w:space="0" w:color="auto"/>
        <w:bottom w:val="none" w:sz="0" w:space="0" w:color="auto"/>
        <w:right w:val="none" w:sz="0" w:space="0" w:color="auto"/>
      </w:divBdr>
    </w:div>
    <w:div w:id="902061796">
      <w:bodyDiv w:val="1"/>
      <w:marLeft w:val="0"/>
      <w:marRight w:val="0"/>
      <w:marTop w:val="0"/>
      <w:marBottom w:val="0"/>
      <w:divBdr>
        <w:top w:val="none" w:sz="0" w:space="0" w:color="auto"/>
        <w:left w:val="none" w:sz="0" w:space="0" w:color="auto"/>
        <w:bottom w:val="none" w:sz="0" w:space="0" w:color="auto"/>
        <w:right w:val="none" w:sz="0" w:space="0" w:color="auto"/>
      </w:divBdr>
    </w:div>
    <w:div w:id="902374372">
      <w:bodyDiv w:val="1"/>
      <w:marLeft w:val="0"/>
      <w:marRight w:val="0"/>
      <w:marTop w:val="0"/>
      <w:marBottom w:val="0"/>
      <w:divBdr>
        <w:top w:val="none" w:sz="0" w:space="0" w:color="auto"/>
        <w:left w:val="none" w:sz="0" w:space="0" w:color="auto"/>
        <w:bottom w:val="none" w:sz="0" w:space="0" w:color="auto"/>
        <w:right w:val="none" w:sz="0" w:space="0" w:color="auto"/>
      </w:divBdr>
    </w:div>
    <w:div w:id="902446823">
      <w:bodyDiv w:val="1"/>
      <w:marLeft w:val="0"/>
      <w:marRight w:val="0"/>
      <w:marTop w:val="0"/>
      <w:marBottom w:val="0"/>
      <w:divBdr>
        <w:top w:val="none" w:sz="0" w:space="0" w:color="auto"/>
        <w:left w:val="none" w:sz="0" w:space="0" w:color="auto"/>
        <w:bottom w:val="none" w:sz="0" w:space="0" w:color="auto"/>
        <w:right w:val="none" w:sz="0" w:space="0" w:color="auto"/>
      </w:divBdr>
    </w:div>
    <w:div w:id="903637928">
      <w:bodyDiv w:val="1"/>
      <w:marLeft w:val="0"/>
      <w:marRight w:val="0"/>
      <w:marTop w:val="0"/>
      <w:marBottom w:val="0"/>
      <w:divBdr>
        <w:top w:val="none" w:sz="0" w:space="0" w:color="auto"/>
        <w:left w:val="none" w:sz="0" w:space="0" w:color="auto"/>
        <w:bottom w:val="none" w:sz="0" w:space="0" w:color="auto"/>
        <w:right w:val="none" w:sz="0" w:space="0" w:color="auto"/>
      </w:divBdr>
    </w:div>
    <w:div w:id="904489235">
      <w:bodyDiv w:val="1"/>
      <w:marLeft w:val="0"/>
      <w:marRight w:val="0"/>
      <w:marTop w:val="0"/>
      <w:marBottom w:val="0"/>
      <w:divBdr>
        <w:top w:val="none" w:sz="0" w:space="0" w:color="auto"/>
        <w:left w:val="none" w:sz="0" w:space="0" w:color="auto"/>
        <w:bottom w:val="none" w:sz="0" w:space="0" w:color="auto"/>
        <w:right w:val="none" w:sz="0" w:space="0" w:color="auto"/>
      </w:divBdr>
    </w:div>
    <w:div w:id="905070963">
      <w:bodyDiv w:val="1"/>
      <w:marLeft w:val="0"/>
      <w:marRight w:val="0"/>
      <w:marTop w:val="0"/>
      <w:marBottom w:val="0"/>
      <w:divBdr>
        <w:top w:val="none" w:sz="0" w:space="0" w:color="auto"/>
        <w:left w:val="none" w:sz="0" w:space="0" w:color="auto"/>
        <w:bottom w:val="none" w:sz="0" w:space="0" w:color="auto"/>
        <w:right w:val="none" w:sz="0" w:space="0" w:color="auto"/>
      </w:divBdr>
    </w:div>
    <w:div w:id="905451172">
      <w:bodyDiv w:val="1"/>
      <w:marLeft w:val="0"/>
      <w:marRight w:val="0"/>
      <w:marTop w:val="0"/>
      <w:marBottom w:val="0"/>
      <w:divBdr>
        <w:top w:val="none" w:sz="0" w:space="0" w:color="auto"/>
        <w:left w:val="none" w:sz="0" w:space="0" w:color="auto"/>
        <w:bottom w:val="none" w:sz="0" w:space="0" w:color="auto"/>
        <w:right w:val="none" w:sz="0" w:space="0" w:color="auto"/>
      </w:divBdr>
    </w:div>
    <w:div w:id="905460148">
      <w:bodyDiv w:val="1"/>
      <w:marLeft w:val="0"/>
      <w:marRight w:val="0"/>
      <w:marTop w:val="0"/>
      <w:marBottom w:val="0"/>
      <w:divBdr>
        <w:top w:val="none" w:sz="0" w:space="0" w:color="auto"/>
        <w:left w:val="none" w:sz="0" w:space="0" w:color="auto"/>
        <w:bottom w:val="none" w:sz="0" w:space="0" w:color="auto"/>
        <w:right w:val="none" w:sz="0" w:space="0" w:color="auto"/>
      </w:divBdr>
    </w:div>
    <w:div w:id="905918816">
      <w:bodyDiv w:val="1"/>
      <w:marLeft w:val="0"/>
      <w:marRight w:val="0"/>
      <w:marTop w:val="0"/>
      <w:marBottom w:val="0"/>
      <w:divBdr>
        <w:top w:val="none" w:sz="0" w:space="0" w:color="auto"/>
        <w:left w:val="none" w:sz="0" w:space="0" w:color="auto"/>
        <w:bottom w:val="none" w:sz="0" w:space="0" w:color="auto"/>
        <w:right w:val="none" w:sz="0" w:space="0" w:color="auto"/>
      </w:divBdr>
    </w:div>
    <w:div w:id="906525755">
      <w:bodyDiv w:val="1"/>
      <w:marLeft w:val="0"/>
      <w:marRight w:val="0"/>
      <w:marTop w:val="0"/>
      <w:marBottom w:val="0"/>
      <w:divBdr>
        <w:top w:val="none" w:sz="0" w:space="0" w:color="auto"/>
        <w:left w:val="none" w:sz="0" w:space="0" w:color="auto"/>
        <w:bottom w:val="none" w:sz="0" w:space="0" w:color="auto"/>
        <w:right w:val="none" w:sz="0" w:space="0" w:color="auto"/>
      </w:divBdr>
    </w:div>
    <w:div w:id="906839932">
      <w:bodyDiv w:val="1"/>
      <w:marLeft w:val="0"/>
      <w:marRight w:val="0"/>
      <w:marTop w:val="0"/>
      <w:marBottom w:val="0"/>
      <w:divBdr>
        <w:top w:val="none" w:sz="0" w:space="0" w:color="auto"/>
        <w:left w:val="none" w:sz="0" w:space="0" w:color="auto"/>
        <w:bottom w:val="none" w:sz="0" w:space="0" w:color="auto"/>
        <w:right w:val="none" w:sz="0" w:space="0" w:color="auto"/>
      </w:divBdr>
    </w:div>
    <w:div w:id="907955915">
      <w:bodyDiv w:val="1"/>
      <w:marLeft w:val="0"/>
      <w:marRight w:val="0"/>
      <w:marTop w:val="0"/>
      <w:marBottom w:val="0"/>
      <w:divBdr>
        <w:top w:val="none" w:sz="0" w:space="0" w:color="auto"/>
        <w:left w:val="none" w:sz="0" w:space="0" w:color="auto"/>
        <w:bottom w:val="none" w:sz="0" w:space="0" w:color="auto"/>
        <w:right w:val="none" w:sz="0" w:space="0" w:color="auto"/>
      </w:divBdr>
    </w:div>
    <w:div w:id="908348628">
      <w:bodyDiv w:val="1"/>
      <w:marLeft w:val="0"/>
      <w:marRight w:val="0"/>
      <w:marTop w:val="0"/>
      <w:marBottom w:val="0"/>
      <w:divBdr>
        <w:top w:val="none" w:sz="0" w:space="0" w:color="auto"/>
        <w:left w:val="none" w:sz="0" w:space="0" w:color="auto"/>
        <w:bottom w:val="none" w:sz="0" w:space="0" w:color="auto"/>
        <w:right w:val="none" w:sz="0" w:space="0" w:color="auto"/>
      </w:divBdr>
    </w:div>
    <w:div w:id="908730354">
      <w:bodyDiv w:val="1"/>
      <w:marLeft w:val="0"/>
      <w:marRight w:val="0"/>
      <w:marTop w:val="0"/>
      <w:marBottom w:val="0"/>
      <w:divBdr>
        <w:top w:val="none" w:sz="0" w:space="0" w:color="auto"/>
        <w:left w:val="none" w:sz="0" w:space="0" w:color="auto"/>
        <w:bottom w:val="none" w:sz="0" w:space="0" w:color="auto"/>
        <w:right w:val="none" w:sz="0" w:space="0" w:color="auto"/>
      </w:divBdr>
    </w:div>
    <w:div w:id="909123434">
      <w:bodyDiv w:val="1"/>
      <w:marLeft w:val="0"/>
      <w:marRight w:val="0"/>
      <w:marTop w:val="0"/>
      <w:marBottom w:val="0"/>
      <w:divBdr>
        <w:top w:val="none" w:sz="0" w:space="0" w:color="auto"/>
        <w:left w:val="none" w:sz="0" w:space="0" w:color="auto"/>
        <w:bottom w:val="none" w:sz="0" w:space="0" w:color="auto"/>
        <w:right w:val="none" w:sz="0" w:space="0" w:color="auto"/>
      </w:divBdr>
    </w:div>
    <w:div w:id="909653503">
      <w:bodyDiv w:val="1"/>
      <w:marLeft w:val="0"/>
      <w:marRight w:val="0"/>
      <w:marTop w:val="0"/>
      <w:marBottom w:val="0"/>
      <w:divBdr>
        <w:top w:val="none" w:sz="0" w:space="0" w:color="auto"/>
        <w:left w:val="none" w:sz="0" w:space="0" w:color="auto"/>
        <w:bottom w:val="none" w:sz="0" w:space="0" w:color="auto"/>
        <w:right w:val="none" w:sz="0" w:space="0" w:color="auto"/>
      </w:divBdr>
    </w:div>
    <w:div w:id="909735820">
      <w:bodyDiv w:val="1"/>
      <w:marLeft w:val="0"/>
      <w:marRight w:val="0"/>
      <w:marTop w:val="0"/>
      <w:marBottom w:val="0"/>
      <w:divBdr>
        <w:top w:val="none" w:sz="0" w:space="0" w:color="auto"/>
        <w:left w:val="none" w:sz="0" w:space="0" w:color="auto"/>
        <w:bottom w:val="none" w:sz="0" w:space="0" w:color="auto"/>
        <w:right w:val="none" w:sz="0" w:space="0" w:color="auto"/>
      </w:divBdr>
    </w:div>
    <w:div w:id="909846407">
      <w:bodyDiv w:val="1"/>
      <w:marLeft w:val="0"/>
      <w:marRight w:val="0"/>
      <w:marTop w:val="0"/>
      <w:marBottom w:val="0"/>
      <w:divBdr>
        <w:top w:val="none" w:sz="0" w:space="0" w:color="auto"/>
        <w:left w:val="none" w:sz="0" w:space="0" w:color="auto"/>
        <w:bottom w:val="none" w:sz="0" w:space="0" w:color="auto"/>
        <w:right w:val="none" w:sz="0" w:space="0" w:color="auto"/>
      </w:divBdr>
    </w:div>
    <w:div w:id="910119175">
      <w:bodyDiv w:val="1"/>
      <w:marLeft w:val="0"/>
      <w:marRight w:val="0"/>
      <w:marTop w:val="0"/>
      <w:marBottom w:val="0"/>
      <w:divBdr>
        <w:top w:val="none" w:sz="0" w:space="0" w:color="auto"/>
        <w:left w:val="none" w:sz="0" w:space="0" w:color="auto"/>
        <w:bottom w:val="none" w:sz="0" w:space="0" w:color="auto"/>
        <w:right w:val="none" w:sz="0" w:space="0" w:color="auto"/>
      </w:divBdr>
    </w:div>
    <w:div w:id="911232224">
      <w:bodyDiv w:val="1"/>
      <w:marLeft w:val="0"/>
      <w:marRight w:val="0"/>
      <w:marTop w:val="0"/>
      <w:marBottom w:val="0"/>
      <w:divBdr>
        <w:top w:val="none" w:sz="0" w:space="0" w:color="auto"/>
        <w:left w:val="none" w:sz="0" w:space="0" w:color="auto"/>
        <w:bottom w:val="none" w:sz="0" w:space="0" w:color="auto"/>
        <w:right w:val="none" w:sz="0" w:space="0" w:color="auto"/>
      </w:divBdr>
    </w:div>
    <w:div w:id="912618872">
      <w:bodyDiv w:val="1"/>
      <w:marLeft w:val="0"/>
      <w:marRight w:val="0"/>
      <w:marTop w:val="0"/>
      <w:marBottom w:val="0"/>
      <w:divBdr>
        <w:top w:val="none" w:sz="0" w:space="0" w:color="auto"/>
        <w:left w:val="none" w:sz="0" w:space="0" w:color="auto"/>
        <w:bottom w:val="none" w:sz="0" w:space="0" w:color="auto"/>
        <w:right w:val="none" w:sz="0" w:space="0" w:color="auto"/>
      </w:divBdr>
    </w:div>
    <w:div w:id="912814885">
      <w:bodyDiv w:val="1"/>
      <w:marLeft w:val="0"/>
      <w:marRight w:val="0"/>
      <w:marTop w:val="0"/>
      <w:marBottom w:val="0"/>
      <w:divBdr>
        <w:top w:val="none" w:sz="0" w:space="0" w:color="auto"/>
        <w:left w:val="none" w:sz="0" w:space="0" w:color="auto"/>
        <w:bottom w:val="none" w:sz="0" w:space="0" w:color="auto"/>
        <w:right w:val="none" w:sz="0" w:space="0" w:color="auto"/>
      </w:divBdr>
    </w:div>
    <w:div w:id="913079626">
      <w:bodyDiv w:val="1"/>
      <w:marLeft w:val="0"/>
      <w:marRight w:val="0"/>
      <w:marTop w:val="0"/>
      <w:marBottom w:val="0"/>
      <w:divBdr>
        <w:top w:val="none" w:sz="0" w:space="0" w:color="auto"/>
        <w:left w:val="none" w:sz="0" w:space="0" w:color="auto"/>
        <w:bottom w:val="none" w:sz="0" w:space="0" w:color="auto"/>
        <w:right w:val="none" w:sz="0" w:space="0" w:color="auto"/>
      </w:divBdr>
    </w:div>
    <w:div w:id="913466874">
      <w:bodyDiv w:val="1"/>
      <w:marLeft w:val="0"/>
      <w:marRight w:val="0"/>
      <w:marTop w:val="0"/>
      <w:marBottom w:val="0"/>
      <w:divBdr>
        <w:top w:val="none" w:sz="0" w:space="0" w:color="auto"/>
        <w:left w:val="none" w:sz="0" w:space="0" w:color="auto"/>
        <w:bottom w:val="none" w:sz="0" w:space="0" w:color="auto"/>
        <w:right w:val="none" w:sz="0" w:space="0" w:color="auto"/>
      </w:divBdr>
    </w:div>
    <w:div w:id="913733818">
      <w:bodyDiv w:val="1"/>
      <w:marLeft w:val="0"/>
      <w:marRight w:val="0"/>
      <w:marTop w:val="0"/>
      <w:marBottom w:val="0"/>
      <w:divBdr>
        <w:top w:val="none" w:sz="0" w:space="0" w:color="auto"/>
        <w:left w:val="none" w:sz="0" w:space="0" w:color="auto"/>
        <w:bottom w:val="none" w:sz="0" w:space="0" w:color="auto"/>
        <w:right w:val="none" w:sz="0" w:space="0" w:color="auto"/>
      </w:divBdr>
    </w:div>
    <w:div w:id="914437768">
      <w:bodyDiv w:val="1"/>
      <w:marLeft w:val="0"/>
      <w:marRight w:val="0"/>
      <w:marTop w:val="0"/>
      <w:marBottom w:val="0"/>
      <w:divBdr>
        <w:top w:val="none" w:sz="0" w:space="0" w:color="auto"/>
        <w:left w:val="none" w:sz="0" w:space="0" w:color="auto"/>
        <w:bottom w:val="none" w:sz="0" w:space="0" w:color="auto"/>
        <w:right w:val="none" w:sz="0" w:space="0" w:color="auto"/>
      </w:divBdr>
    </w:div>
    <w:div w:id="914508955">
      <w:bodyDiv w:val="1"/>
      <w:marLeft w:val="0"/>
      <w:marRight w:val="0"/>
      <w:marTop w:val="0"/>
      <w:marBottom w:val="0"/>
      <w:divBdr>
        <w:top w:val="none" w:sz="0" w:space="0" w:color="auto"/>
        <w:left w:val="none" w:sz="0" w:space="0" w:color="auto"/>
        <w:bottom w:val="none" w:sz="0" w:space="0" w:color="auto"/>
        <w:right w:val="none" w:sz="0" w:space="0" w:color="auto"/>
      </w:divBdr>
    </w:div>
    <w:div w:id="914780638">
      <w:bodyDiv w:val="1"/>
      <w:marLeft w:val="0"/>
      <w:marRight w:val="0"/>
      <w:marTop w:val="0"/>
      <w:marBottom w:val="0"/>
      <w:divBdr>
        <w:top w:val="none" w:sz="0" w:space="0" w:color="auto"/>
        <w:left w:val="none" w:sz="0" w:space="0" w:color="auto"/>
        <w:bottom w:val="none" w:sz="0" w:space="0" w:color="auto"/>
        <w:right w:val="none" w:sz="0" w:space="0" w:color="auto"/>
      </w:divBdr>
    </w:div>
    <w:div w:id="915480723">
      <w:bodyDiv w:val="1"/>
      <w:marLeft w:val="0"/>
      <w:marRight w:val="0"/>
      <w:marTop w:val="0"/>
      <w:marBottom w:val="0"/>
      <w:divBdr>
        <w:top w:val="none" w:sz="0" w:space="0" w:color="auto"/>
        <w:left w:val="none" w:sz="0" w:space="0" w:color="auto"/>
        <w:bottom w:val="none" w:sz="0" w:space="0" w:color="auto"/>
        <w:right w:val="none" w:sz="0" w:space="0" w:color="auto"/>
      </w:divBdr>
    </w:div>
    <w:div w:id="916936118">
      <w:bodyDiv w:val="1"/>
      <w:marLeft w:val="0"/>
      <w:marRight w:val="0"/>
      <w:marTop w:val="0"/>
      <w:marBottom w:val="0"/>
      <w:divBdr>
        <w:top w:val="none" w:sz="0" w:space="0" w:color="auto"/>
        <w:left w:val="none" w:sz="0" w:space="0" w:color="auto"/>
        <w:bottom w:val="none" w:sz="0" w:space="0" w:color="auto"/>
        <w:right w:val="none" w:sz="0" w:space="0" w:color="auto"/>
      </w:divBdr>
    </w:div>
    <w:div w:id="917447614">
      <w:bodyDiv w:val="1"/>
      <w:marLeft w:val="0"/>
      <w:marRight w:val="0"/>
      <w:marTop w:val="0"/>
      <w:marBottom w:val="0"/>
      <w:divBdr>
        <w:top w:val="none" w:sz="0" w:space="0" w:color="auto"/>
        <w:left w:val="none" w:sz="0" w:space="0" w:color="auto"/>
        <w:bottom w:val="none" w:sz="0" w:space="0" w:color="auto"/>
        <w:right w:val="none" w:sz="0" w:space="0" w:color="auto"/>
      </w:divBdr>
    </w:div>
    <w:div w:id="918251620">
      <w:bodyDiv w:val="1"/>
      <w:marLeft w:val="0"/>
      <w:marRight w:val="0"/>
      <w:marTop w:val="0"/>
      <w:marBottom w:val="0"/>
      <w:divBdr>
        <w:top w:val="none" w:sz="0" w:space="0" w:color="auto"/>
        <w:left w:val="none" w:sz="0" w:space="0" w:color="auto"/>
        <w:bottom w:val="none" w:sz="0" w:space="0" w:color="auto"/>
        <w:right w:val="none" w:sz="0" w:space="0" w:color="auto"/>
      </w:divBdr>
    </w:div>
    <w:div w:id="919144927">
      <w:bodyDiv w:val="1"/>
      <w:marLeft w:val="0"/>
      <w:marRight w:val="0"/>
      <w:marTop w:val="0"/>
      <w:marBottom w:val="0"/>
      <w:divBdr>
        <w:top w:val="none" w:sz="0" w:space="0" w:color="auto"/>
        <w:left w:val="none" w:sz="0" w:space="0" w:color="auto"/>
        <w:bottom w:val="none" w:sz="0" w:space="0" w:color="auto"/>
        <w:right w:val="none" w:sz="0" w:space="0" w:color="auto"/>
      </w:divBdr>
    </w:div>
    <w:div w:id="919679607">
      <w:bodyDiv w:val="1"/>
      <w:marLeft w:val="0"/>
      <w:marRight w:val="0"/>
      <w:marTop w:val="0"/>
      <w:marBottom w:val="0"/>
      <w:divBdr>
        <w:top w:val="none" w:sz="0" w:space="0" w:color="auto"/>
        <w:left w:val="none" w:sz="0" w:space="0" w:color="auto"/>
        <w:bottom w:val="none" w:sz="0" w:space="0" w:color="auto"/>
        <w:right w:val="none" w:sz="0" w:space="0" w:color="auto"/>
      </w:divBdr>
    </w:div>
    <w:div w:id="919871420">
      <w:bodyDiv w:val="1"/>
      <w:marLeft w:val="0"/>
      <w:marRight w:val="0"/>
      <w:marTop w:val="0"/>
      <w:marBottom w:val="0"/>
      <w:divBdr>
        <w:top w:val="none" w:sz="0" w:space="0" w:color="auto"/>
        <w:left w:val="none" w:sz="0" w:space="0" w:color="auto"/>
        <w:bottom w:val="none" w:sz="0" w:space="0" w:color="auto"/>
        <w:right w:val="none" w:sz="0" w:space="0" w:color="auto"/>
      </w:divBdr>
    </w:div>
    <w:div w:id="920026804">
      <w:bodyDiv w:val="1"/>
      <w:marLeft w:val="0"/>
      <w:marRight w:val="0"/>
      <w:marTop w:val="0"/>
      <w:marBottom w:val="0"/>
      <w:divBdr>
        <w:top w:val="none" w:sz="0" w:space="0" w:color="auto"/>
        <w:left w:val="none" w:sz="0" w:space="0" w:color="auto"/>
        <w:bottom w:val="none" w:sz="0" w:space="0" w:color="auto"/>
        <w:right w:val="none" w:sz="0" w:space="0" w:color="auto"/>
      </w:divBdr>
    </w:div>
    <w:div w:id="920067177">
      <w:bodyDiv w:val="1"/>
      <w:marLeft w:val="0"/>
      <w:marRight w:val="0"/>
      <w:marTop w:val="0"/>
      <w:marBottom w:val="0"/>
      <w:divBdr>
        <w:top w:val="none" w:sz="0" w:space="0" w:color="auto"/>
        <w:left w:val="none" w:sz="0" w:space="0" w:color="auto"/>
        <w:bottom w:val="none" w:sz="0" w:space="0" w:color="auto"/>
        <w:right w:val="none" w:sz="0" w:space="0" w:color="auto"/>
      </w:divBdr>
    </w:div>
    <w:div w:id="920602915">
      <w:bodyDiv w:val="1"/>
      <w:marLeft w:val="0"/>
      <w:marRight w:val="0"/>
      <w:marTop w:val="0"/>
      <w:marBottom w:val="0"/>
      <w:divBdr>
        <w:top w:val="none" w:sz="0" w:space="0" w:color="auto"/>
        <w:left w:val="none" w:sz="0" w:space="0" w:color="auto"/>
        <w:bottom w:val="none" w:sz="0" w:space="0" w:color="auto"/>
        <w:right w:val="none" w:sz="0" w:space="0" w:color="auto"/>
      </w:divBdr>
    </w:div>
    <w:div w:id="920676153">
      <w:bodyDiv w:val="1"/>
      <w:marLeft w:val="0"/>
      <w:marRight w:val="0"/>
      <w:marTop w:val="0"/>
      <w:marBottom w:val="0"/>
      <w:divBdr>
        <w:top w:val="none" w:sz="0" w:space="0" w:color="auto"/>
        <w:left w:val="none" w:sz="0" w:space="0" w:color="auto"/>
        <w:bottom w:val="none" w:sz="0" w:space="0" w:color="auto"/>
        <w:right w:val="none" w:sz="0" w:space="0" w:color="auto"/>
      </w:divBdr>
    </w:div>
    <w:div w:id="921183847">
      <w:bodyDiv w:val="1"/>
      <w:marLeft w:val="0"/>
      <w:marRight w:val="0"/>
      <w:marTop w:val="0"/>
      <w:marBottom w:val="0"/>
      <w:divBdr>
        <w:top w:val="none" w:sz="0" w:space="0" w:color="auto"/>
        <w:left w:val="none" w:sz="0" w:space="0" w:color="auto"/>
        <w:bottom w:val="none" w:sz="0" w:space="0" w:color="auto"/>
        <w:right w:val="none" w:sz="0" w:space="0" w:color="auto"/>
      </w:divBdr>
    </w:div>
    <w:div w:id="923102153">
      <w:bodyDiv w:val="1"/>
      <w:marLeft w:val="0"/>
      <w:marRight w:val="0"/>
      <w:marTop w:val="0"/>
      <w:marBottom w:val="0"/>
      <w:divBdr>
        <w:top w:val="none" w:sz="0" w:space="0" w:color="auto"/>
        <w:left w:val="none" w:sz="0" w:space="0" w:color="auto"/>
        <w:bottom w:val="none" w:sz="0" w:space="0" w:color="auto"/>
        <w:right w:val="none" w:sz="0" w:space="0" w:color="auto"/>
      </w:divBdr>
    </w:div>
    <w:div w:id="923413235">
      <w:bodyDiv w:val="1"/>
      <w:marLeft w:val="0"/>
      <w:marRight w:val="0"/>
      <w:marTop w:val="0"/>
      <w:marBottom w:val="0"/>
      <w:divBdr>
        <w:top w:val="none" w:sz="0" w:space="0" w:color="auto"/>
        <w:left w:val="none" w:sz="0" w:space="0" w:color="auto"/>
        <w:bottom w:val="none" w:sz="0" w:space="0" w:color="auto"/>
        <w:right w:val="none" w:sz="0" w:space="0" w:color="auto"/>
      </w:divBdr>
    </w:div>
    <w:div w:id="924459423">
      <w:bodyDiv w:val="1"/>
      <w:marLeft w:val="0"/>
      <w:marRight w:val="0"/>
      <w:marTop w:val="0"/>
      <w:marBottom w:val="0"/>
      <w:divBdr>
        <w:top w:val="none" w:sz="0" w:space="0" w:color="auto"/>
        <w:left w:val="none" w:sz="0" w:space="0" w:color="auto"/>
        <w:bottom w:val="none" w:sz="0" w:space="0" w:color="auto"/>
        <w:right w:val="none" w:sz="0" w:space="0" w:color="auto"/>
      </w:divBdr>
    </w:div>
    <w:div w:id="925070646">
      <w:bodyDiv w:val="1"/>
      <w:marLeft w:val="0"/>
      <w:marRight w:val="0"/>
      <w:marTop w:val="0"/>
      <w:marBottom w:val="0"/>
      <w:divBdr>
        <w:top w:val="none" w:sz="0" w:space="0" w:color="auto"/>
        <w:left w:val="none" w:sz="0" w:space="0" w:color="auto"/>
        <w:bottom w:val="none" w:sz="0" w:space="0" w:color="auto"/>
        <w:right w:val="none" w:sz="0" w:space="0" w:color="auto"/>
      </w:divBdr>
    </w:div>
    <w:div w:id="925382342">
      <w:bodyDiv w:val="1"/>
      <w:marLeft w:val="0"/>
      <w:marRight w:val="0"/>
      <w:marTop w:val="0"/>
      <w:marBottom w:val="0"/>
      <w:divBdr>
        <w:top w:val="none" w:sz="0" w:space="0" w:color="auto"/>
        <w:left w:val="none" w:sz="0" w:space="0" w:color="auto"/>
        <w:bottom w:val="none" w:sz="0" w:space="0" w:color="auto"/>
        <w:right w:val="none" w:sz="0" w:space="0" w:color="auto"/>
      </w:divBdr>
    </w:div>
    <w:div w:id="925575902">
      <w:bodyDiv w:val="1"/>
      <w:marLeft w:val="0"/>
      <w:marRight w:val="0"/>
      <w:marTop w:val="0"/>
      <w:marBottom w:val="0"/>
      <w:divBdr>
        <w:top w:val="none" w:sz="0" w:space="0" w:color="auto"/>
        <w:left w:val="none" w:sz="0" w:space="0" w:color="auto"/>
        <w:bottom w:val="none" w:sz="0" w:space="0" w:color="auto"/>
        <w:right w:val="none" w:sz="0" w:space="0" w:color="auto"/>
      </w:divBdr>
    </w:div>
    <w:div w:id="925920876">
      <w:bodyDiv w:val="1"/>
      <w:marLeft w:val="0"/>
      <w:marRight w:val="0"/>
      <w:marTop w:val="0"/>
      <w:marBottom w:val="0"/>
      <w:divBdr>
        <w:top w:val="none" w:sz="0" w:space="0" w:color="auto"/>
        <w:left w:val="none" w:sz="0" w:space="0" w:color="auto"/>
        <w:bottom w:val="none" w:sz="0" w:space="0" w:color="auto"/>
        <w:right w:val="none" w:sz="0" w:space="0" w:color="auto"/>
      </w:divBdr>
    </w:div>
    <w:div w:id="928001726">
      <w:bodyDiv w:val="1"/>
      <w:marLeft w:val="0"/>
      <w:marRight w:val="0"/>
      <w:marTop w:val="0"/>
      <w:marBottom w:val="0"/>
      <w:divBdr>
        <w:top w:val="none" w:sz="0" w:space="0" w:color="auto"/>
        <w:left w:val="none" w:sz="0" w:space="0" w:color="auto"/>
        <w:bottom w:val="none" w:sz="0" w:space="0" w:color="auto"/>
        <w:right w:val="none" w:sz="0" w:space="0" w:color="auto"/>
      </w:divBdr>
    </w:div>
    <w:div w:id="928126060">
      <w:bodyDiv w:val="1"/>
      <w:marLeft w:val="0"/>
      <w:marRight w:val="0"/>
      <w:marTop w:val="0"/>
      <w:marBottom w:val="0"/>
      <w:divBdr>
        <w:top w:val="none" w:sz="0" w:space="0" w:color="auto"/>
        <w:left w:val="none" w:sz="0" w:space="0" w:color="auto"/>
        <w:bottom w:val="none" w:sz="0" w:space="0" w:color="auto"/>
        <w:right w:val="none" w:sz="0" w:space="0" w:color="auto"/>
      </w:divBdr>
    </w:div>
    <w:div w:id="928659488">
      <w:bodyDiv w:val="1"/>
      <w:marLeft w:val="0"/>
      <w:marRight w:val="0"/>
      <w:marTop w:val="0"/>
      <w:marBottom w:val="0"/>
      <w:divBdr>
        <w:top w:val="none" w:sz="0" w:space="0" w:color="auto"/>
        <w:left w:val="none" w:sz="0" w:space="0" w:color="auto"/>
        <w:bottom w:val="none" w:sz="0" w:space="0" w:color="auto"/>
        <w:right w:val="none" w:sz="0" w:space="0" w:color="auto"/>
      </w:divBdr>
    </w:div>
    <w:div w:id="929196542">
      <w:bodyDiv w:val="1"/>
      <w:marLeft w:val="0"/>
      <w:marRight w:val="0"/>
      <w:marTop w:val="0"/>
      <w:marBottom w:val="0"/>
      <w:divBdr>
        <w:top w:val="none" w:sz="0" w:space="0" w:color="auto"/>
        <w:left w:val="none" w:sz="0" w:space="0" w:color="auto"/>
        <w:bottom w:val="none" w:sz="0" w:space="0" w:color="auto"/>
        <w:right w:val="none" w:sz="0" w:space="0" w:color="auto"/>
      </w:divBdr>
    </w:div>
    <w:div w:id="929390362">
      <w:bodyDiv w:val="1"/>
      <w:marLeft w:val="0"/>
      <w:marRight w:val="0"/>
      <w:marTop w:val="0"/>
      <w:marBottom w:val="0"/>
      <w:divBdr>
        <w:top w:val="none" w:sz="0" w:space="0" w:color="auto"/>
        <w:left w:val="none" w:sz="0" w:space="0" w:color="auto"/>
        <w:bottom w:val="none" w:sz="0" w:space="0" w:color="auto"/>
        <w:right w:val="none" w:sz="0" w:space="0" w:color="auto"/>
      </w:divBdr>
    </w:div>
    <w:div w:id="929511818">
      <w:bodyDiv w:val="1"/>
      <w:marLeft w:val="0"/>
      <w:marRight w:val="0"/>
      <w:marTop w:val="0"/>
      <w:marBottom w:val="0"/>
      <w:divBdr>
        <w:top w:val="none" w:sz="0" w:space="0" w:color="auto"/>
        <w:left w:val="none" w:sz="0" w:space="0" w:color="auto"/>
        <w:bottom w:val="none" w:sz="0" w:space="0" w:color="auto"/>
        <w:right w:val="none" w:sz="0" w:space="0" w:color="auto"/>
      </w:divBdr>
    </w:div>
    <w:div w:id="931165732">
      <w:bodyDiv w:val="1"/>
      <w:marLeft w:val="0"/>
      <w:marRight w:val="0"/>
      <w:marTop w:val="0"/>
      <w:marBottom w:val="0"/>
      <w:divBdr>
        <w:top w:val="none" w:sz="0" w:space="0" w:color="auto"/>
        <w:left w:val="none" w:sz="0" w:space="0" w:color="auto"/>
        <w:bottom w:val="none" w:sz="0" w:space="0" w:color="auto"/>
        <w:right w:val="none" w:sz="0" w:space="0" w:color="auto"/>
      </w:divBdr>
    </w:div>
    <w:div w:id="931166291">
      <w:bodyDiv w:val="1"/>
      <w:marLeft w:val="0"/>
      <w:marRight w:val="0"/>
      <w:marTop w:val="0"/>
      <w:marBottom w:val="0"/>
      <w:divBdr>
        <w:top w:val="none" w:sz="0" w:space="0" w:color="auto"/>
        <w:left w:val="none" w:sz="0" w:space="0" w:color="auto"/>
        <w:bottom w:val="none" w:sz="0" w:space="0" w:color="auto"/>
        <w:right w:val="none" w:sz="0" w:space="0" w:color="auto"/>
      </w:divBdr>
    </w:div>
    <w:div w:id="932512863">
      <w:bodyDiv w:val="1"/>
      <w:marLeft w:val="0"/>
      <w:marRight w:val="0"/>
      <w:marTop w:val="0"/>
      <w:marBottom w:val="0"/>
      <w:divBdr>
        <w:top w:val="none" w:sz="0" w:space="0" w:color="auto"/>
        <w:left w:val="none" w:sz="0" w:space="0" w:color="auto"/>
        <w:bottom w:val="none" w:sz="0" w:space="0" w:color="auto"/>
        <w:right w:val="none" w:sz="0" w:space="0" w:color="auto"/>
      </w:divBdr>
    </w:div>
    <w:div w:id="933903484">
      <w:bodyDiv w:val="1"/>
      <w:marLeft w:val="0"/>
      <w:marRight w:val="0"/>
      <w:marTop w:val="0"/>
      <w:marBottom w:val="0"/>
      <w:divBdr>
        <w:top w:val="none" w:sz="0" w:space="0" w:color="auto"/>
        <w:left w:val="none" w:sz="0" w:space="0" w:color="auto"/>
        <w:bottom w:val="none" w:sz="0" w:space="0" w:color="auto"/>
        <w:right w:val="none" w:sz="0" w:space="0" w:color="auto"/>
      </w:divBdr>
    </w:div>
    <w:div w:id="934434269">
      <w:bodyDiv w:val="1"/>
      <w:marLeft w:val="0"/>
      <w:marRight w:val="0"/>
      <w:marTop w:val="0"/>
      <w:marBottom w:val="0"/>
      <w:divBdr>
        <w:top w:val="none" w:sz="0" w:space="0" w:color="auto"/>
        <w:left w:val="none" w:sz="0" w:space="0" w:color="auto"/>
        <w:bottom w:val="none" w:sz="0" w:space="0" w:color="auto"/>
        <w:right w:val="none" w:sz="0" w:space="0" w:color="auto"/>
      </w:divBdr>
    </w:div>
    <w:div w:id="934560545">
      <w:bodyDiv w:val="1"/>
      <w:marLeft w:val="0"/>
      <w:marRight w:val="0"/>
      <w:marTop w:val="0"/>
      <w:marBottom w:val="0"/>
      <w:divBdr>
        <w:top w:val="none" w:sz="0" w:space="0" w:color="auto"/>
        <w:left w:val="none" w:sz="0" w:space="0" w:color="auto"/>
        <w:bottom w:val="none" w:sz="0" w:space="0" w:color="auto"/>
        <w:right w:val="none" w:sz="0" w:space="0" w:color="auto"/>
      </w:divBdr>
    </w:div>
    <w:div w:id="934752972">
      <w:bodyDiv w:val="1"/>
      <w:marLeft w:val="0"/>
      <w:marRight w:val="0"/>
      <w:marTop w:val="0"/>
      <w:marBottom w:val="0"/>
      <w:divBdr>
        <w:top w:val="none" w:sz="0" w:space="0" w:color="auto"/>
        <w:left w:val="none" w:sz="0" w:space="0" w:color="auto"/>
        <w:bottom w:val="none" w:sz="0" w:space="0" w:color="auto"/>
        <w:right w:val="none" w:sz="0" w:space="0" w:color="auto"/>
      </w:divBdr>
    </w:div>
    <w:div w:id="935207743">
      <w:bodyDiv w:val="1"/>
      <w:marLeft w:val="0"/>
      <w:marRight w:val="0"/>
      <w:marTop w:val="0"/>
      <w:marBottom w:val="0"/>
      <w:divBdr>
        <w:top w:val="none" w:sz="0" w:space="0" w:color="auto"/>
        <w:left w:val="none" w:sz="0" w:space="0" w:color="auto"/>
        <w:bottom w:val="none" w:sz="0" w:space="0" w:color="auto"/>
        <w:right w:val="none" w:sz="0" w:space="0" w:color="auto"/>
      </w:divBdr>
    </w:div>
    <w:div w:id="936403346">
      <w:bodyDiv w:val="1"/>
      <w:marLeft w:val="0"/>
      <w:marRight w:val="0"/>
      <w:marTop w:val="0"/>
      <w:marBottom w:val="0"/>
      <w:divBdr>
        <w:top w:val="none" w:sz="0" w:space="0" w:color="auto"/>
        <w:left w:val="none" w:sz="0" w:space="0" w:color="auto"/>
        <w:bottom w:val="none" w:sz="0" w:space="0" w:color="auto"/>
        <w:right w:val="none" w:sz="0" w:space="0" w:color="auto"/>
      </w:divBdr>
    </w:div>
    <w:div w:id="938099570">
      <w:bodyDiv w:val="1"/>
      <w:marLeft w:val="0"/>
      <w:marRight w:val="0"/>
      <w:marTop w:val="0"/>
      <w:marBottom w:val="0"/>
      <w:divBdr>
        <w:top w:val="none" w:sz="0" w:space="0" w:color="auto"/>
        <w:left w:val="none" w:sz="0" w:space="0" w:color="auto"/>
        <w:bottom w:val="none" w:sz="0" w:space="0" w:color="auto"/>
        <w:right w:val="none" w:sz="0" w:space="0" w:color="auto"/>
      </w:divBdr>
    </w:div>
    <w:div w:id="938949190">
      <w:bodyDiv w:val="1"/>
      <w:marLeft w:val="0"/>
      <w:marRight w:val="0"/>
      <w:marTop w:val="0"/>
      <w:marBottom w:val="0"/>
      <w:divBdr>
        <w:top w:val="none" w:sz="0" w:space="0" w:color="auto"/>
        <w:left w:val="none" w:sz="0" w:space="0" w:color="auto"/>
        <w:bottom w:val="none" w:sz="0" w:space="0" w:color="auto"/>
        <w:right w:val="none" w:sz="0" w:space="0" w:color="auto"/>
      </w:divBdr>
    </w:div>
    <w:div w:id="939021948">
      <w:bodyDiv w:val="1"/>
      <w:marLeft w:val="0"/>
      <w:marRight w:val="0"/>
      <w:marTop w:val="0"/>
      <w:marBottom w:val="0"/>
      <w:divBdr>
        <w:top w:val="none" w:sz="0" w:space="0" w:color="auto"/>
        <w:left w:val="none" w:sz="0" w:space="0" w:color="auto"/>
        <w:bottom w:val="none" w:sz="0" w:space="0" w:color="auto"/>
        <w:right w:val="none" w:sz="0" w:space="0" w:color="auto"/>
      </w:divBdr>
    </w:div>
    <w:div w:id="939680821">
      <w:bodyDiv w:val="1"/>
      <w:marLeft w:val="0"/>
      <w:marRight w:val="0"/>
      <w:marTop w:val="0"/>
      <w:marBottom w:val="0"/>
      <w:divBdr>
        <w:top w:val="none" w:sz="0" w:space="0" w:color="auto"/>
        <w:left w:val="none" w:sz="0" w:space="0" w:color="auto"/>
        <w:bottom w:val="none" w:sz="0" w:space="0" w:color="auto"/>
        <w:right w:val="none" w:sz="0" w:space="0" w:color="auto"/>
      </w:divBdr>
    </w:div>
    <w:div w:id="941256072">
      <w:bodyDiv w:val="1"/>
      <w:marLeft w:val="0"/>
      <w:marRight w:val="0"/>
      <w:marTop w:val="0"/>
      <w:marBottom w:val="0"/>
      <w:divBdr>
        <w:top w:val="none" w:sz="0" w:space="0" w:color="auto"/>
        <w:left w:val="none" w:sz="0" w:space="0" w:color="auto"/>
        <w:bottom w:val="none" w:sz="0" w:space="0" w:color="auto"/>
        <w:right w:val="none" w:sz="0" w:space="0" w:color="auto"/>
      </w:divBdr>
    </w:div>
    <w:div w:id="941260278">
      <w:bodyDiv w:val="1"/>
      <w:marLeft w:val="0"/>
      <w:marRight w:val="0"/>
      <w:marTop w:val="0"/>
      <w:marBottom w:val="0"/>
      <w:divBdr>
        <w:top w:val="none" w:sz="0" w:space="0" w:color="auto"/>
        <w:left w:val="none" w:sz="0" w:space="0" w:color="auto"/>
        <w:bottom w:val="none" w:sz="0" w:space="0" w:color="auto"/>
        <w:right w:val="none" w:sz="0" w:space="0" w:color="auto"/>
      </w:divBdr>
    </w:div>
    <w:div w:id="943731816">
      <w:bodyDiv w:val="1"/>
      <w:marLeft w:val="0"/>
      <w:marRight w:val="0"/>
      <w:marTop w:val="0"/>
      <w:marBottom w:val="0"/>
      <w:divBdr>
        <w:top w:val="none" w:sz="0" w:space="0" w:color="auto"/>
        <w:left w:val="none" w:sz="0" w:space="0" w:color="auto"/>
        <w:bottom w:val="none" w:sz="0" w:space="0" w:color="auto"/>
        <w:right w:val="none" w:sz="0" w:space="0" w:color="auto"/>
      </w:divBdr>
    </w:div>
    <w:div w:id="944074783">
      <w:bodyDiv w:val="1"/>
      <w:marLeft w:val="0"/>
      <w:marRight w:val="0"/>
      <w:marTop w:val="0"/>
      <w:marBottom w:val="0"/>
      <w:divBdr>
        <w:top w:val="none" w:sz="0" w:space="0" w:color="auto"/>
        <w:left w:val="none" w:sz="0" w:space="0" w:color="auto"/>
        <w:bottom w:val="none" w:sz="0" w:space="0" w:color="auto"/>
        <w:right w:val="none" w:sz="0" w:space="0" w:color="auto"/>
      </w:divBdr>
    </w:div>
    <w:div w:id="944459676">
      <w:bodyDiv w:val="1"/>
      <w:marLeft w:val="0"/>
      <w:marRight w:val="0"/>
      <w:marTop w:val="0"/>
      <w:marBottom w:val="0"/>
      <w:divBdr>
        <w:top w:val="none" w:sz="0" w:space="0" w:color="auto"/>
        <w:left w:val="none" w:sz="0" w:space="0" w:color="auto"/>
        <w:bottom w:val="none" w:sz="0" w:space="0" w:color="auto"/>
        <w:right w:val="none" w:sz="0" w:space="0" w:color="auto"/>
      </w:divBdr>
    </w:div>
    <w:div w:id="944574789">
      <w:bodyDiv w:val="1"/>
      <w:marLeft w:val="0"/>
      <w:marRight w:val="0"/>
      <w:marTop w:val="0"/>
      <w:marBottom w:val="0"/>
      <w:divBdr>
        <w:top w:val="none" w:sz="0" w:space="0" w:color="auto"/>
        <w:left w:val="none" w:sz="0" w:space="0" w:color="auto"/>
        <w:bottom w:val="none" w:sz="0" w:space="0" w:color="auto"/>
        <w:right w:val="none" w:sz="0" w:space="0" w:color="auto"/>
      </w:divBdr>
    </w:div>
    <w:div w:id="945769324">
      <w:bodyDiv w:val="1"/>
      <w:marLeft w:val="0"/>
      <w:marRight w:val="0"/>
      <w:marTop w:val="0"/>
      <w:marBottom w:val="0"/>
      <w:divBdr>
        <w:top w:val="none" w:sz="0" w:space="0" w:color="auto"/>
        <w:left w:val="none" w:sz="0" w:space="0" w:color="auto"/>
        <w:bottom w:val="none" w:sz="0" w:space="0" w:color="auto"/>
        <w:right w:val="none" w:sz="0" w:space="0" w:color="auto"/>
      </w:divBdr>
    </w:div>
    <w:div w:id="947733234">
      <w:bodyDiv w:val="1"/>
      <w:marLeft w:val="0"/>
      <w:marRight w:val="0"/>
      <w:marTop w:val="0"/>
      <w:marBottom w:val="0"/>
      <w:divBdr>
        <w:top w:val="none" w:sz="0" w:space="0" w:color="auto"/>
        <w:left w:val="none" w:sz="0" w:space="0" w:color="auto"/>
        <w:bottom w:val="none" w:sz="0" w:space="0" w:color="auto"/>
        <w:right w:val="none" w:sz="0" w:space="0" w:color="auto"/>
      </w:divBdr>
    </w:div>
    <w:div w:id="948975836">
      <w:bodyDiv w:val="1"/>
      <w:marLeft w:val="0"/>
      <w:marRight w:val="0"/>
      <w:marTop w:val="0"/>
      <w:marBottom w:val="0"/>
      <w:divBdr>
        <w:top w:val="none" w:sz="0" w:space="0" w:color="auto"/>
        <w:left w:val="none" w:sz="0" w:space="0" w:color="auto"/>
        <w:bottom w:val="none" w:sz="0" w:space="0" w:color="auto"/>
        <w:right w:val="none" w:sz="0" w:space="0" w:color="auto"/>
      </w:divBdr>
    </w:div>
    <w:div w:id="949355596">
      <w:bodyDiv w:val="1"/>
      <w:marLeft w:val="0"/>
      <w:marRight w:val="0"/>
      <w:marTop w:val="0"/>
      <w:marBottom w:val="0"/>
      <w:divBdr>
        <w:top w:val="none" w:sz="0" w:space="0" w:color="auto"/>
        <w:left w:val="none" w:sz="0" w:space="0" w:color="auto"/>
        <w:bottom w:val="none" w:sz="0" w:space="0" w:color="auto"/>
        <w:right w:val="none" w:sz="0" w:space="0" w:color="auto"/>
      </w:divBdr>
    </w:div>
    <w:div w:id="950670429">
      <w:bodyDiv w:val="1"/>
      <w:marLeft w:val="0"/>
      <w:marRight w:val="0"/>
      <w:marTop w:val="0"/>
      <w:marBottom w:val="0"/>
      <w:divBdr>
        <w:top w:val="none" w:sz="0" w:space="0" w:color="auto"/>
        <w:left w:val="none" w:sz="0" w:space="0" w:color="auto"/>
        <w:bottom w:val="none" w:sz="0" w:space="0" w:color="auto"/>
        <w:right w:val="none" w:sz="0" w:space="0" w:color="auto"/>
      </w:divBdr>
    </w:div>
    <w:div w:id="950862584">
      <w:bodyDiv w:val="1"/>
      <w:marLeft w:val="0"/>
      <w:marRight w:val="0"/>
      <w:marTop w:val="0"/>
      <w:marBottom w:val="0"/>
      <w:divBdr>
        <w:top w:val="none" w:sz="0" w:space="0" w:color="auto"/>
        <w:left w:val="none" w:sz="0" w:space="0" w:color="auto"/>
        <w:bottom w:val="none" w:sz="0" w:space="0" w:color="auto"/>
        <w:right w:val="none" w:sz="0" w:space="0" w:color="auto"/>
      </w:divBdr>
    </w:div>
    <w:div w:id="950891620">
      <w:bodyDiv w:val="1"/>
      <w:marLeft w:val="0"/>
      <w:marRight w:val="0"/>
      <w:marTop w:val="0"/>
      <w:marBottom w:val="0"/>
      <w:divBdr>
        <w:top w:val="none" w:sz="0" w:space="0" w:color="auto"/>
        <w:left w:val="none" w:sz="0" w:space="0" w:color="auto"/>
        <w:bottom w:val="none" w:sz="0" w:space="0" w:color="auto"/>
        <w:right w:val="none" w:sz="0" w:space="0" w:color="auto"/>
      </w:divBdr>
    </w:div>
    <w:div w:id="950942647">
      <w:bodyDiv w:val="1"/>
      <w:marLeft w:val="0"/>
      <w:marRight w:val="0"/>
      <w:marTop w:val="0"/>
      <w:marBottom w:val="0"/>
      <w:divBdr>
        <w:top w:val="none" w:sz="0" w:space="0" w:color="auto"/>
        <w:left w:val="none" w:sz="0" w:space="0" w:color="auto"/>
        <w:bottom w:val="none" w:sz="0" w:space="0" w:color="auto"/>
        <w:right w:val="none" w:sz="0" w:space="0" w:color="auto"/>
      </w:divBdr>
    </w:div>
    <w:div w:id="951401382">
      <w:bodyDiv w:val="1"/>
      <w:marLeft w:val="0"/>
      <w:marRight w:val="0"/>
      <w:marTop w:val="0"/>
      <w:marBottom w:val="0"/>
      <w:divBdr>
        <w:top w:val="none" w:sz="0" w:space="0" w:color="auto"/>
        <w:left w:val="none" w:sz="0" w:space="0" w:color="auto"/>
        <w:bottom w:val="none" w:sz="0" w:space="0" w:color="auto"/>
        <w:right w:val="none" w:sz="0" w:space="0" w:color="auto"/>
      </w:divBdr>
    </w:div>
    <w:div w:id="953830620">
      <w:bodyDiv w:val="1"/>
      <w:marLeft w:val="0"/>
      <w:marRight w:val="0"/>
      <w:marTop w:val="0"/>
      <w:marBottom w:val="0"/>
      <w:divBdr>
        <w:top w:val="none" w:sz="0" w:space="0" w:color="auto"/>
        <w:left w:val="none" w:sz="0" w:space="0" w:color="auto"/>
        <w:bottom w:val="none" w:sz="0" w:space="0" w:color="auto"/>
        <w:right w:val="none" w:sz="0" w:space="0" w:color="auto"/>
      </w:divBdr>
    </w:div>
    <w:div w:id="955989999">
      <w:bodyDiv w:val="1"/>
      <w:marLeft w:val="0"/>
      <w:marRight w:val="0"/>
      <w:marTop w:val="0"/>
      <w:marBottom w:val="0"/>
      <w:divBdr>
        <w:top w:val="none" w:sz="0" w:space="0" w:color="auto"/>
        <w:left w:val="none" w:sz="0" w:space="0" w:color="auto"/>
        <w:bottom w:val="none" w:sz="0" w:space="0" w:color="auto"/>
        <w:right w:val="none" w:sz="0" w:space="0" w:color="auto"/>
      </w:divBdr>
    </w:div>
    <w:div w:id="956108888">
      <w:bodyDiv w:val="1"/>
      <w:marLeft w:val="0"/>
      <w:marRight w:val="0"/>
      <w:marTop w:val="0"/>
      <w:marBottom w:val="0"/>
      <w:divBdr>
        <w:top w:val="none" w:sz="0" w:space="0" w:color="auto"/>
        <w:left w:val="none" w:sz="0" w:space="0" w:color="auto"/>
        <w:bottom w:val="none" w:sz="0" w:space="0" w:color="auto"/>
        <w:right w:val="none" w:sz="0" w:space="0" w:color="auto"/>
      </w:divBdr>
    </w:div>
    <w:div w:id="957182881">
      <w:bodyDiv w:val="1"/>
      <w:marLeft w:val="0"/>
      <w:marRight w:val="0"/>
      <w:marTop w:val="0"/>
      <w:marBottom w:val="0"/>
      <w:divBdr>
        <w:top w:val="none" w:sz="0" w:space="0" w:color="auto"/>
        <w:left w:val="none" w:sz="0" w:space="0" w:color="auto"/>
        <w:bottom w:val="none" w:sz="0" w:space="0" w:color="auto"/>
        <w:right w:val="none" w:sz="0" w:space="0" w:color="auto"/>
      </w:divBdr>
    </w:div>
    <w:div w:id="963194434">
      <w:bodyDiv w:val="1"/>
      <w:marLeft w:val="0"/>
      <w:marRight w:val="0"/>
      <w:marTop w:val="0"/>
      <w:marBottom w:val="0"/>
      <w:divBdr>
        <w:top w:val="none" w:sz="0" w:space="0" w:color="auto"/>
        <w:left w:val="none" w:sz="0" w:space="0" w:color="auto"/>
        <w:bottom w:val="none" w:sz="0" w:space="0" w:color="auto"/>
        <w:right w:val="none" w:sz="0" w:space="0" w:color="auto"/>
      </w:divBdr>
    </w:div>
    <w:div w:id="963536075">
      <w:bodyDiv w:val="1"/>
      <w:marLeft w:val="0"/>
      <w:marRight w:val="0"/>
      <w:marTop w:val="0"/>
      <w:marBottom w:val="0"/>
      <w:divBdr>
        <w:top w:val="none" w:sz="0" w:space="0" w:color="auto"/>
        <w:left w:val="none" w:sz="0" w:space="0" w:color="auto"/>
        <w:bottom w:val="none" w:sz="0" w:space="0" w:color="auto"/>
        <w:right w:val="none" w:sz="0" w:space="0" w:color="auto"/>
      </w:divBdr>
    </w:div>
    <w:div w:id="965617974">
      <w:bodyDiv w:val="1"/>
      <w:marLeft w:val="0"/>
      <w:marRight w:val="0"/>
      <w:marTop w:val="0"/>
      <w:marBottom w:val="0"/>
      <w:divBdr>
        <w:top w:val="none" w:sz="0" w:space="0" w:color="auto"/>
        <w:left w:val="none" w:sz="0" w:space="0" w:color="auto"/>
        <w:bottom w:val="none" w:sz="0" w:space="0" w:color="auto"/>
        <w:right w:val="none" w:sz="0" w:space="0" w:color="auto"/>
      </w:divBdr>
    </w:div>
    <w:div w:id="966085303">
      <w:bodyDiv w:val="1"/>
      <w:marLeft w:val="0"/>
      <w:marRight w:val="0"/>
      <w:marTop w:val="0"/>
      <w:marBottom w:val="0"/>
      <w:divBdr>
        <w:top w:val="none" w:sz="0" w:space="0" w:color="auto"/>
        <w:left w:val="none" w:sz="0" w:space="0" w:color="auto"/>
        <w:bottom w:val="none" w:sz="0" w:space="0" w:color="auto"/>
        <w:right w:val="none" w:sz="0" w:space="0" w:color="auto"/>
      </w:divBdr>
    </w:div>
    <w:div w:id="968436073">
      <w:bodyDiv w:val="1"/>
      <w:marLeft w:val="0"/>
      <w:marRight w:val="0"/>
      <w:marTop w:val="0"/>
      <w:marBottom w:val="0"/>
      <w:divBdr>
        <w:top w:val="none" w:sz="0" w:space="0" w:color="auto"/>
        <w:left w:val="none" w:sz="0" w:space="0" w:color="auto"/>
        <w:bottom w:val="none" w:sz="0" w:space="0" w:color="auto"/>
        <w:right w:val="none" w:sz="0" w:space="0" w:color="auto"/>
      </w:divBdr>
    </w:div>
    <w:div w:id="968974485">
      <w:bodyDiv w:val="1"/>
      <w:marLeft w:val="0"/>
      <w:marRight w:val="0"/>
      <w:marTop w:val="0"/>
      <w:marBottom w:val="0"/>
      <w:divBdr>
        <w:top w:val="none" w:sz="0" w:space="0" w:color="auto"/>
        <w:left w:val="none" w:sz="0" w:space="0" w:color="auto"/>
        <w:bottom w:val="none" w:sz="0" w:space="0" w:color="auto"/>
        <w:right w:val="none" w:sz="0" w:space="0" w:color="auto"/>
      </w:divBdr>
    </w:div>
    <w:div w:id="969015592">
      <w:bodyDiv w:val="1"/>
      <w:marLeft w:val="0"/>
      <w:marRight w:val="0"/>
      <w:marTop w:val="0"/>
      <w:marBottom w:val="0"/>
      <w:divBdr>
        <w:top w:val="none" w:sz="0" w:space="0" w:color="auto"/>
        <w:left w:val="none" w:sz="0" w:space="0" w:color="auto"/>
        <w:bottom w:val="none" w:sz="0" w:space="0" w:color="auto"/>
        <w:right w:val="none" w:sz="0" w:space="0" w:color="auto"/>
      </w:divBdr>
    </w:div>
    <w:div w:id="970018839">
      <w:bodyDiv w:val="1"/>
      <w:marLeft w:val="0"/>
      <w:marRight w:val="0"/>
      <w:marTop w:val="0"/>
      <w:marBottom w:val="0"/>
      <w:divBdr>
        <w:top w:val="none" w:sz="0" w:space="0" w:color="auto"/>
        <w:left w:val="none" w:sz="0" w:space="0" w:color="auto"/>
        <w:bottom w:val="none" w:sz="0" w:space="0" w:color="auto"/>
        <w:right w:val="none" w:sz="0" w:space="0" w:color="auto"/>
      </w:divBdr>
    </w:div>
    <w:div w:id="970137982">
      <w:bodyDiv w:val="1"/>
      <w:marLeft w:val="0"/>
      <w:marRight w:val="0"/>
      <w:marTop w:val="0"/>
      <w:marBottom w:val="0"/>
      <w:divBdr>
        <w:top w:val="none" w:sz="0" w:space="0" w:color="auto"/>
        <w:left w:val="none" w:sz="0" w:space="0" w:color="auto"/>
        <w:bottom w:val="none" w:sz="0" w:space="0" w:color="auto"/>
        <w:right w:val="none" w:sz="0" w:space="0" w:color="auto"/>
      </w:divBdr>
    </w:div>
    <w:div w:id="972324596">
      <w:bodyDiv w:val="1"/>
      <w:marLeft w:val="0"/>
      <w:marRight w:val="0"/>
      <w:marTop w:val="0"/>
      <w:marBottom w:val="0"/>
      <w:divBdr>
        <w:top w:val="none" w:sz="0" w:space="0" w:color="auto"/>
        <w:left w:val="none" w:sz="0" w:space="0" w:color="auto"/>
        <w:bottom w:val="none" w:sz="0" w:space="0" w:color="auto"/>
        <w:right w:val="none" w:sz="0" w:space="0" w:color="auto"/>
      </w:divBdr>
    </w:div>
    <w:div w:id="972715098">
      <w:bodyDiv w:val="1"/>
      <w:marLeft w:val="0"/>
      <w:marRight w:val="0"/>
      <w:marTop w:val="0"/>
      <w:marBottom w:val="0"/>
      <w:divBdr>
        <w:top w:val="none" w:sz="0" w:space="0" w:color="auto"/>
        <w:left w:val="none" w:sz="0" w:space="0" w:color="auto"/>
        <w:bottom w:val="none" w:sz="0" w:space="0" w:color="auto"/>
        <w:right w:val="none" w:sz="0" w:space="0" w:color="auto"/>
      </w:divBdr>
    </w:div>
    <w:div w:id="972717376">
      <w:bodyDiv w:val="1"/>
      <w:marLeft w:val="0"/>
      <w:marRight w:val="0"/>
      <w:marTop w:val="0"/>
      <w:marBottom w:val="0"/>
      <w:divBdr>
        <w:top w:val="none" w:sz="0" w:space="0" w:color="auto"/>
        <w:left w:val="none" w:sz="0" w:space="0" w:color="auto"/>
        <w:bottom w:val="none" w:sz="0" w:space="0" w:color="auto"/>
        <w:right w:val="none" w:sz="0" w:space="0" w:color="auto"/>
      </w:divBdr>
    </w:div>
    <w:div w:id="973607385">
      <w:bodyDiv w:val="1"/>
      <w:marLeft w:val="0"/>
      <w:marRight w:val="0"/>
      <w:marTop w:val="0"/>
      <w:marBottom w:val="0"/>
      <w:divBdr>
        <w:top w:val="none" w:sz="0" w:space="0" w:color="auto"/>
        <w:left w:val="none" w:sz="0" w:space="0" w:color="auto"/>
        <w:bottom w:val="none" w:sz="0" w:space="0" w:color="auto"/>
        <w:right w:val="none" w:sz="0" w:space="0" w:color="auto"/>
      </w:divBdr>
    </w:div>
    <w:div w:id="973873583">
      <w:bodyDiv w:val="1"/>
      <w:marLeft w:val="0"/>
      <w:marRight w:val="0"/>
      <w:marTop w:val="0"/>
      <w:marBottom w:val="0"/>
      <w:divBdr>
        <w:top w:val="none" w:sz="0" w:space="0" w:color="auto"/>
        <w:left w:val="none" w:sz="0" w:space="0" w:color="auto"/>
        <w:bottom w:val="none" w:sz="0" w:space="0" w:color="auto"/>
        <w:right w:val="none" w:sz="0" w:space="0" w:color="auto"/>
      </w:divBdr>
    </w:div>
    <w:div w:id="973944271">
      <w:bodyDiv w:val="1"/>
      <w:marLeft w:val="0"/>
      <w:marRight w:val="0"/>
      <w:marTop w:val="0"/>
      <w:marBottom w:val="0"/>
      <w:divBdr>
        <w:top w:val="none" w:sz="0" w:space="0" w:color="auto"/>
        <w:left w:val="none" w:sz="0" w:space="0" w:color="auto"/>
        <w:bottom w:val="none" w:sz="0" w:space="0" w:color="auto"/>
        <w:right w:val="none" w:sz="0" w:space="0" w:color="auto"/>
      </w:divBdr>
    </w:div>
    <w:div w:id="973944698">
      <w:bodyDiv w:val="1"/>
      <w:marLeft w:val="0"/>
      <w:marRight w:val="0"/>
      <w:marTop w:val="0"/>
      <w:marBottom w:val="0"/>
      <w:divBdr>
        <w:top w:val="none" w:sz="0" w:space="0" w:color="auto"/>
        <w:left w:val="none" w:sz="0" w:space="0" w:color="auto"/>
        <w:bottom w:val="none" w:sz="0" w:space="0" w:color="auto"/>
        <w:right w:val="none" w:sz="0" w:space="0" w:color="auto"/>
      </w:divBdr>
    </w:div>
    <w:div w:id="974407150">
      <w:bodyDiv w:val="1"/>
      <w:marLeft w:val="0"/>
      <w:marRight w:val="0"/>
      <w:marTop w:val="0"/>
      <w:marBottom w:val="0"/>
      <w:divBdr>
        <w:top w:val="none" w:sz="0" w:space="0" w:color="auto"/>
        <w:left w:val="none" w:sz="0" w:space="0" w:color="auto"/>
        <w:bottom w:val="none" w:sz="0" w:space="0" w:color="auto"/>
        <w:right w:val="none" w:sz="0" w:space="0" w:color="auto"/>
      </w:divBdr>
    </w:div>
    <w:div w:id="974680815">
      <w:bodyDiv w:val="1"/>
      <w:marLeft w:val="0"/>
      <w:marRight w:val="0"/>
      <w:marTop w:val="0"/>
      <w:marBottom w:val="0"/>
      <w:divBdr>
        <w:top w:val="none" w:sz="0" w:space="0" w:color="auto"/>
        <w:left w:val="none" w:sz="0" w:space="0" w:color="auto"/>
        <w:bottom w:val="none" w:sz="0" w:space="0" w:color="auto"/>
        <w:right w:val="none" w:sz="0" w:space="0" w:color="auto"/>
      </w:divBdr>
    </w:div>
    <w:div w:id="975448554">
      <w:bodyDiv w:val="1"/>
      <w:marLeft w:val="0"/>
      <w:marRight w:val="0"/>
      <w:marTop w:val="0"/>
      <w:marBottom w:val="0"/>
      <w:divBdr>
        <w:top w:val="none" w:sz="0" w:space="0" w:color="auto"/>
        <w:left w:val="none" w:sz="0" w:space="0" w:color="auto"/>
        <w:bottom w:val="none" w:sz="0" w:space="0" w:color="auto"/>
        <w:right w:val="none" w:sz="0" w:space="0" w:color="auto"/>
      </w:divBdr>
    </w:div>
    <w:div w:id="977031022">
      <w:bodyDiv w:val="1"/>
      <w:marLeft w:val="0"/>
      <w:marRight w:val="0"/>
      <w:marTop w:val="0"/>
      <w:marBottom w:val="0"/>
      <w:divBdr>
        <w:top w:val="none" w:sz="0" w:space="0" w:color="auto"/>
        <w:left w:val="none" w:sz="0" w:space="0" w:color="auto"/>
        <w:bottom w:val="none" w:sz="0" w:space="0" w:color="auto"/>
        <w:right w:val="none" w:sz="0" w:space="0" w:color="auto"/>
      </w:divBdr>
    </w:div>
    <w:div w:id="977031341">
      <w:bodyDiv w:val="1"/>
      <w:marLeft w:val="0"/>
      <w:marRight w:val="0"/>
      <w:marTop w:val="0"/>
      <w:marBottom w:val="0"/>
      <w:divBdr>
        <w:top w:val="none" w:sz="0" w:space="0" w:color="auto"/>
        <w:left w:val="none" w:sz="0" w:space="0" w:color="auto"/>
        <w:bottom w:val="none" w:sz="0" w:space="0" w:color="auto"/>
        <w:right w:val="none" w:sz="0" w:space="0" w:color="auto"/>
      </w:divBdr>
    </w:div>
    <w:div w:id="977540036">
      <w:bodyDiv w:val="1"/>
      <w:marLeft w:val="0"/>
      <w:marRight w:val="0"/>
      <w:marTop w:val="0"/>
      <w:marBottom w:val="0"/>
      <w:divBdr>
        <w:top w:val="none" w:sz="0" w:space="0" w:color="auto"/>
        <w:left w:val="none" w:sz="0" w:space="0" w:color="auto"/>
        <w:bottom w:val="none" w:sz="0" w:space="0" w:color="auto"/>
        <w:right w:val="none" w:sz="0" w:space="0" w:color="auto"/>
      </w:divBdr>
    </w:div>
    <w:div w:id="979574470">
      <w:bodyDiv w:val="1"/>
      <w:marLeft w:val="0"/>
      <w:marRight w:val="0"/>
      <w:marTop w:val="0"/>
      <w:marBottom w:val="0"/>
      <w:divBdr>
        <w:top w:val="none" w:sz="0" w:space="0" w:color="auto"/>
        <w:left w:val="none" w:sz="0" w:space="0" w:color="auto"/>
        <w:bottom w:val="none" w:sz="0" w:space="0" w:color="auto"/>
        <w:right w:val="none" w:sz="0" w:space="0" w:color="auto"/>
      </w:divBdr>
    </w:div>
    <w:div w:id="979922096">
      <w:bodyDiv w:val="1"/>
      <w:marLeft w:val="0"/>
      <w:marRight w:val="0"/>
      <w:marTop w:val="0"/>
      <w:marBottom w:val="0"/>
      <w:divBdr>
        <w:top w:val="none" w:sz="0" w:space="0" w:color="auto"/>
        <w:left w:val="none" w:sz="0" w:space="0" w:color="auto"/>
        <w:bottom w:val="none" w:sz="0" w:space="0" w:color="auto"/>
        <w:right w:val="none" w:sz="0" w:space="0" w:color="auto"/>
      </w:divBdr>
    </w:div>
    <w:div w:id="980767728">
      <w:bodyDiv w:val="1"/>
      <w:marLeft w:val="0"/>
      <w:marRight w:val="0"/>
      <w:marTop w:val="0"/>
      <w:marBottom w:val="0"/>
      <w:divBdr>
        <w:top w:val="none" w:sz="0" w:space="0" w:color="auto"/>
        <w:left w:val="none" w:sz="0" w:space="0" w:color="auto"/>
        <w:bottom w:val="none" w:sz="0" w:space="0" w:color="auto"/>
        <w:right w:val="none" w:sz="0" w:space="0" w:color="auto"/>
      </w:divBdr>
    </w:div>
    <w:div w:id="982195865">
      <w:bodyDiv w:val="1"/>
      <w:marLeft w:val="0"/>
      <w:marRight w:val="0"/>
      <w:marTop w:val="0"/>
      <w:marBottom w:val="0"/>
      <w:divBdr>
        <w:top w:val="none" w:sz="0" w:space="0" w:color="auto"/>
        <w:left w:val="none" w:sz="0" w:space="0" w:color="auto"/>
        <w:bottom w:val="none" w:sz="0" w:space="0" w:color="auto"/>
        <w:right w:val="none" w:sz="0" w:space="0" w:color="auto"/>
      </w:divBdr>
    </w:div>
    <w:div w:id="982538580">
      <w:bodyDiv w:val="1"/>
      <w:marLeft w:val="0"/>
      <w:marRight w:val="0"/>
      <w:marTop w:val="0"/>
      <w:marBottom w:val="0"/>
      <w:divBdr>
        <w:top w:val="none" w:sz="0" w:space="0" w:color="auto"/>
        <w:left w:val="none" w:sz="0" w:space="0" w:color="auto"/>
        <w:bottom w:val="none" w:sz="0" w:space="0" w:color="auto"/>
        <w:right w:val="none" w:sz="0" w:space="0" w:color="auto"/>
      </w:divBdr>
    </w:div>
    <w:div w:id="983312988">
      <w:bodyDiv w:val="1"/>
      <w:marLeft w:val="0"/>
      <w:marRight w:val="0"/>
      <w:marTop w:val="0"/>
      <w:marBottom w:val="0"/>
      <w:divBdr>
        <w:top w:val="none" w:sz="0" w:space="0" w:color="auto"/>
        <w:left w:val="none" w:sz="0" w:space="0" w:color="auto"/>
        <w:bottom w:val="none" w:sz="0" w:space="0" w:color="auto"/>
        <w:right w:val="none" w:sz="0" w:space="0" w:color="auto"/>
      </w:divBdr>
    </w:div>
    <w:div w:id="983434405">
      <w:bodyDiv w:val="1"/>
      <w:marLeft w:val="0"/>
      <w:marRight w:val="0"/>
      <w:marTop w:val="0"/>
      <w:marBottom w:val="0"/>
      <w:divBdr>
        <w:top w:val="none" w:sz="0" w:space="0" w:color="auto"/>
        <w:left w:val="none" w:sz="0" w:space="0" w:color="auto"/>
        <w:bottom w:val="none" w:sz="0" w:space="0" w:color="auto"/>
        <w:right w:val="none" w:sz="0" w:space="0" w:color="auto"/>
      </w:divBdr>
    </w:div>
    <w:div w:id="983922866">
      <w:bodyDiv w:val="1"/>
      <w:marLeft w:val="0"/>
      <w:marRight w:val="0"/>
      <w:marTop w:val="0"/>
      <w:marBottom w:val="0"/>
      <w:divBdr>
        <w:top w:val="none" w:sz="0" w:space="0" w:color="auto"/>
        <w:left w:val="none" w:sz="0" w:space="0" w:color="auto"/>
        <w:bottom w:val="none" w:sz="0" w:space="0" w:color="auto"/>
        <w:right w:val="none" w:sz="0" w:space="0" w:color="auto"/>
      </w:divBdr>
    </w:div>
    <w:div w:id="985160166">
      <w:bodyDiv w:val="1"/>
      <w:marLeft w:val="0"/>
      <w:marRight w:val="0"/>
      <w:marTop w:val="0"/>
      <w:marBottom w:val="0"/>
      <w:divBdr>
        <w:top w:val="none" w:sz="0" w:space="0" w:color="auto"/>
        <w:left w:val="none" w:sz="0" w:space="0" w:color="auto"/>
        <w:bottom w:val="none" w:sz="0" w:space="0" w:color="auto"/>
        <w:right w:val="none" w:sz="0" w:space="0" w:color="auto"/>
      </w:divBdr>
    </w:div>
    <w:div w:id="985890534">
      <w:bodyDiv w:val="1"/>
      <w:marLeft w:val="0"/>
      <w:marRight w:val="0"/>
      <w:marTop w:val="0"/>
      <w:marBottom w:val="0"/>
      <w:divBdr>
        <w:top w:val="none" w:sz="0" w:space="0" w:color="auto"/>
        <w:left w:val="none" w:sz="0" w:space="0" w:color="auto"/>
        <w:bottom w:val="none" w:sz="0" w:space="0" w:color="auto"/>
        <w:right w:val="none" w:sz="0" w:space="0" w:color="auto"/>
      </w:divBdr>
    </w:div>
    <w:div w:id="988093326">
      <w:bodyDiv w:val="1"/>
      <w:marLeft w:val="0"/>
      <w:marRight w:val="0"/>
      <w:marTop w:val="0"/>
      <w:marBottom w:val="0"/>
      <w:divBdr>
        <w:top w:val="none" w:sz="0" w:space="0" w:color="auto"/>
        <w:left w:val="none" w:sz="0" w:space="0" w:color="auto"/>
        <w:bottom w:val="none" w:sz="0" w:space="0" w:color="auto"/>
        <w:right w:val="none" w:sz="0" w:space="0" w:color="auto"/>
      </w:divBdr>
    </w:div>
    <w:div w:id="988286521">
      <w:bodyDiv w:val="1"/>
      <w:marLeft w:val="0"/>
      <w:marRight w:val="0"/>
      <w:marTop w:val="0"/>
      <w:marBottom w:val="0"/>
      <w:divBdr>
        <w:top w:val="none" w:sz="0" w:space="0" w:color="auto"/>
        <w:left w:val="none" w:sz="0" w:space="0" w:color="auto"/>
        <w:bottom w:val="none" w:sz="0" w:space="0" w:color="auto"/>
        <w:right w:val="none" w:sz="0" w:space="0" w:color="auto"/>
      </w:divBdr>
    </w:div>
    <w:div w:id="989136544">
      <w:bodyDiv w:val="1"/>
      <w:marLeft w:val="0"/>
      <w:marRight w:val="0"/>
      <w:marTop w:val="0"/>
      <w:marBottom w:val="0"/>
      <w:divBdr>
        <w:top w:val="none" w:sz="0" w:space="0" w:color="auto"/>
        <w:left w:val="none" w:sz="0" w:space="0" w:color="auto"/>
        <w:bottom w:val="none" w:sz="0" w:space="0" w:color="auto"/>
        <w:right w:val="none" w:sz="0" w:space="0" w:color="auto"/>
      </w:divBdr>
    </w:div>
    <w:div w:id="990209306">
      <w:bodyDiv w:val="1"/>
      <w:marLeft w:val="0"/>
      <w:marRight w:val="0"/>
      <w:marTop w:val="0"/>
      <w:marBottom w:val="0"/>
      <w:divBdr>
        <w:top w:val="none" w:sz="0" w:space="0" w:color="auto"/>
        <w:left w:val="none" w:sz="0" w:space="0" w:color="auto"/>
        <w:bottom w:val="none" w:sz="0" w:space="0" w:color="auto"/>
        <w:right w:val="none" w:sz="0" w:space="0" w:color="auto"/>
      </w:divBdr>
    </w:div>
    <w:div w:id="991711265">
      <w:bodyDiv w:val="1"/>
      <w:marLeft w:val="0"/>
      <w:marRight w:val="0"/>
      <w:marTop w:val="0"/>
      <w:marBottom w:val="0"/>
      <w:divBdr>
        <w:top w:val="none" w:sz="0" w:space="0" w:color="auto"/>
        <w:left w:val="none" w:sz="0" w:space="0" w:color="auto"/>
        <w:bottom w:val="none" w:sz="0" w:space="0" w:color="auto"/>
        <w:right w:val="none" w:sz="0" w:space="0" w:color="auto"/>
      </w:divBdr>
    </w:div>
    <w:div w:id="992027043">
      <w:bodyDiv w:val="1"/>
      <w:marLeft w:val="0"/>
      <w:marRight w:val="0"/>
      <w:marTop w:val="0"/>
      <w:marBottom w:val="0"/>
      <w:divBdr>
        <w:top w:val="none" w:sz="0" w:space="0" w:color="auto"/>
        <w:left w:val="none" w:sz="0" w:space="0" w:color="auto"/>
        <w:bottom w:val="none" w:sz="0" w:space="0" w:color="auto"/>
        <w:right w:val="none" w:sz="0" w:space="0" w:color="auto"/>
      </w:divBdr>
    </w:div>
    <w:div w:id="992175449">
      <w:bodyDiv w:val="1"/>
      <w:marLeft w:val="0"/>
      <w:marRight w:val="0"/>
      <w:marTop w:val="0"/>
      <w:marBottom w:val="0"/>
      <w:divBdr>
        <w:top w:val="none" w:sz="0" w:space="0" w:color="auto"/>
        <w:left w:val="none" w:sz="0" w:space="0" w:color="auto"/>
        <w:bottom w:val="none" w:sz="0" w:space="0" w:color="auto"/>
        <w:right w:val="none" w:sz="0" w:space="0" w:color="auto"/>
      </w:divBdr>
    </w:div>
    <w:div w:id="992871242">
      <w:bodyDiv w:val="1"/>
      <w:marLeft w:val="0"/>
      <w:marRight w:val="0"/>
      <w:marTop w:val="0"/>
      <w:marBottom w:val="0"/>
      <w:divBdr>
        <w:top w:val="none" w:sz="0" w:space="0" w:color="auto"/>
        <w:left w:val="none" w:sz="0" w:space="0" w:color="auto"/>
        <w:bottom w:val="none" w:sz="0" w:space="0" w:color="auto"/>
        <w:right w:val="none" w:sz="0" w:space="0" w:color="auto"/>
      </w:divBdr>
    </w:div>
    <w:div w:id="993217180">
      <w:bodyDiv w:val="1"/>
      <w:marLeft w:val="0"/>
      <w:marRight w:val="0"/>
      <w:marTop w:val="0"/>
      <w:marBottom w:val="0"/>
      <w:divBdr>
        <w:top w:val="none" w:sz="0" w:space="0" w:color="auto"/>
        <w:left w:val="none" w:sz="0" w:space="0" w:color="auto"/>
        <w:bottom w:val="none" w:sz="0" w:space="0" w:color="auto"/>
        <w:right w:val="none" w:sz="0" w:space="0" w:color="auto"/>
      </w:divBdr>
    </w:div>
    <w:div w:id="993602454">
      <w:bodyDiv w:val="1"/>
      <w:marLeft w:val="0"/>
      <w:marRight w:val="0"/>
      <w:marTop w:val="0"/>
      <w:marBottom w:val="0"/>
      <w:divBdr>
        <w:top w:val="none" w:sz="0" w:space="0" w:color="auto"/>
        <w:left w:val="none" w:sz="0" w:space="0" w:color="auto"/>
        <w:bottom w:val="none" w:sz="0" w:space="0" w:color="auto"/>
        <w:right w:val="none" w:sz="0" w:space="0" w:color="auto"/>
      </w:divBdr>
    </w:div>
    <w:div w:id="994068829">
      <w:bodyDiv w:val="1"/>
      <w:marLeft w:val="0"/>
      <w:marRight w:val="0"/>
      <w:marTop w:val="0"/>
      <w:marBottom w:val="0"/>
      <w:divBdr>
        <w:top w:val="none" w:sz="0" w:space="0" w:color="auto"/>
        <w:left w:val="none" w:sz="0" w:space="0" w:color="auto"/>
        <w:bottom w:val="none" w:sz="0" w:space="0" w:color="auto"/>
        <w:right w:val="none" w:sz="0" w:space="0" w:color="auto"/>
      </w:divBdr>
    </w:div>
    <w:div w:id="995112591">
      <w:bodyDiv w:val="1"/>
      <w:marLeft w:val="0"/>
      <w:marRight w:val="0"/>
      <w:marTop w:val="0"/>
      <w:marBottom w:val="0"/>
      <w:divBdr>
        <w:top w:val="none" w:sz="0" w:space="0" w:color="auto"/>
        <w:left w:val="none" w:sz="0" w:space="0" w:color="auto"/>
        <w:bottom w:val="none" w:sz="0" w:space="0" w:color="auto"/>
        <w:right w:val="none" w:sz="0" w:space="0" w:color="auto"/>
      </w:divBdr>
    </w:div>
    <w:div w:id="995493424">
      <w:bodyDiv w:val="1"/>
      <w:marLeft w:val="0"/>
      <w:marRight w:val="0"/>
      <w:marTop w:val="0"/>
      <w:marBottom w:val="0"/>
      <w:divBdr>
        <w:top w:val="none" w:sz="0" w:space="0" w:color="auto"/>
        <w:left w:val="none" w:sz="0" w:space="0" w:color="auto"/>
        <w:bottom w:val="none" w:sz="0" w:space="0" w:color="auto"/>
        <w:right w:val="none" w:sz="0" w:space="0" w:color="auto"/>
      </w:divBdr>
    </w:div>
    <w:div w:id="995688842">
      <w:bodyDiv w:val="1"/>
      <w:marLeft w:val="0"/>
      <w:marRight w:val="0"/>
      <w:marTop w:val="0"/>
      <w:marBottom w:val="0"/>
      <w:divBdr>
        <w:top w:val="none" w:sz="0" w:space="0" w:color="auto"/>
        <w:left w:val="none" w:sz="0" w:space="0" w:color="auto"/>
        <w:bottom w:val="none" w:sz="0" w:space="0" w:color="auto"/>
        <w:right w:val="none" w:sz="0" w:space="0" w:color="auto"/>
      </w:divBdr>
    </w:div>
    <w:div w:id="996150376">
      <w:bodyDiv w:val="1"/>
      <w:marLeft w:val="0"/>
      <w:marRight w:val="0"/>
      <w:marTop w:val="0"/>
      <w:marBottom w:val="0"/>
      <w:divBdr>
        <w:top w:val="none" w:sz="0" w:space="0" w:color="auto"/>
        <w:left w:val="none" w:sz="0" w:space="0" w:color="auto"/>
        <w:bottom w:val="none" w:sz="0" w:space="0" w:color="auto"/>
        <w:right w:val="none" w:sz="0" w:space="0" w:color="auto"/>
      </w:divBdr>
    </w:div>
    <w:div w:id="996301022">
      <w:bodyDiv w:val="1"/>
      <w:marLeft w:val="0"/>
      <w:marRight w:val="0"/>
      <w:marTop w:val="0"/>
      <w:marBottom w:val="0"/>
      <w:divBdr>
        <w:top w:val="none" w:sz="0" w:space="0" w:color="auto"/>
        <w:left w:val="none" w:sz="0" w:space="0" w:color="auto"/>
        <w:bottom w:val="none" w:sz="0" w:space="0" w:color="auto"/>
        <w:right w:val="none" w:sz="0" w:space="0" w:color="auto"/>
      </w:divBdr>
    </w:div>
    <w:div w:id="997147935">
      <w:bodyDiv w:val="1"/>
      <w:marLeft w:val="0"/>
      <w:marRight w:val="0"/>
      <w:marTop w:val="0"/>
      <w:marBottom w:val="0"/>
      <w:divBdr>
        <w:top w:val="none" w:sz="0" w:space="0" w:color="auto"/>
        <w:left w:val="none" w:sz="0" w:space="0" w:color="auto"/>
        <w:bottom w:val="none" w:sz="0" w:space="0" w:color="auto"/>
        <w:right w:val="none" w:sz="0" w:space="0" w:color="auto"/>
      </w:divBdr>
    </w:div>
    <w:div w:id="997268003">
      <w:bodyDiv w:val="1"/>
      <w:marLeft w:val="0"/>
      <w:marRight w:val="0"/>
      <w:marTop w:val="0"/>
      <w:marBottom w:val="0"/>
      <w:divBdr>
        <w:top w:val="none" w:sz="0" w:space="0" w:color="auto"/>
        <w:left w:val="none" w:sz="0" w:space="0" w:color="auto"/>
        <w:bottom w:val="none" w:sz="0" w:space="0" w:color="auto"/>
        <w:right w:val="none" w:sz="0" w:space="0" w:color="auto"/>
      </w:divBdr>
    </w:div>
    <w:div w:id="997608645">
      <w:bodyDiv w:val="1"/>
      <w:marLeft w:val="0"/>
      <w:marRight w:val="0"/>
      <w:marTop w:val="0"/>
      <w:marBottom w:val="0"/>
      <w:divBdr>
        <w:top w:val="none" w:sz="0" w:space="0" w:color="auto"/>
        <w:left w:val="none" w:sz="0" w:space="0" w:color="auto"/>
        <w:bottom w:val="none" w:sz="0" w:space="0" w:color="auto"/>
        <w:right w:val="none" w:sz="0" w:space="0" w:color="auto"/>
      </w:divBdr>
    </w:div>
    <w:div w:id="997809285">
      <w:bodyDiv w:val="1"/>
      <w:marLeft w:val="0"/>
      <w:marRight w:val="0"/>
      <w:marTop w:val="0"/>
      <w:marBottom w:val="0"/>
      <w:divBdr>
        <w:top w:val="none" w:sz="0" w:space="0" w:color="auto"/>
        <w:left w:val="none" w:sz="0" w:space="0" w:color="auto"/>
        <w:bottom w:val="none" w:sz="0" w:space="0" w:color="auto"/>
        <w:right w:val="none" w:sz="0" w:space="0" w:color="auto"/>
      </w:divBdr>
    </w:div>
    <w:div w:id="998383565">
      <w:bodyDiv w:val="1"/>
      <w:marLeft w:val="0"/>
      <w:marRight w:val="0"/>
      <w:marTop w:val="0"/>
      <w:marBottom w:val="0"/>
      <w:divBdr>
        <w:top w:val="none" w:sz="0" w:space="0" w:color="auto"/>
        <w:left w:val="none" w:sz="0" w:space="0" w:color="auto"/>
        <w:bottom w:val="none" w:sz="0" w:space="0" w:color="auto"/>
        <w:right w:val="none" w:sz="0" w:space="0" w:color="auto"/>
      </w:divBdr>
    </w:div>
    <w:div w:id="998385465">
      <w:bodyDiv w:val="1"/>
      <w:marLeft w:val="0"/>
      <w:marRight w:val="0"/>
      <w:marTop w:val="0"/>
      <w:marBottom w:val="0"/>
      <w:divBdr>
        <w:top w:val="none" w:sz="0" w:space="0" w:color="auto"/>
        <w:left w:val="none" w:sz="0" w:space="0" w:color="auto"/>
        <w:bottom w:val="none" w:sz="0" w:space="0" w:color="auto"/>
        <w:right w:val="none" w:sz="0" w:space="0" w:color="auto"/>
      </w:divBdr>
    </w:div>
    <w:div w:id="999232609">
      <w:bodyDiv w:val="1"/>
      <w:marLeft w:val="0"/>
      <w:marRight w:val="0"/>
      <w:marTop w:val="0"/>
      <w:marBottom w:val="0"/>
      <w:divBdr>
        <w:top w:val="none" w:sz="0" w:space="0" w:color="auto"/>
        <w:left w:val="none" w:sz="0" w:space="0" w:color="auto"/>
        <w:bottom w:val="none" w:sz="0" w:space="0" w:color="auto"/>
        <w:right w:val="none" w:sz="0" w:space="0" w:color="auto"/>
      </w:divBdr>
    </w:div>
    <w:div w:id="1000158624">
      <w:bodyDiv w:val="1"/>
      <w:marLeft w:val="0"/>
      <w:marRight w:val="0"/>
      <w:marTop w:val="0"/>
      <w:marBottom w:val="0"/>
      <w:divBdr>
        <w:top w:val="none" w:sz="0" w:space="0" w:color="auto"/>
        <w:left w:val="none" w:sz="0" w:space="0" w:color="auto"/>
        <w:bottom w:val="none" w:sz="0" w:space="0" w:color="auto"/>
        <w:right w:val="none" w:sz="0" w:space="0" w:color="auto"/>
      </w:divBdr>
    </w:div>
    <w:div w:id="1000502006">
      <w:bodyDiv w:val="1"/>
      <w:marLeft w:val="0"/>
      <w:marRight w:val="0"/>
      <w:marTop w:val="0"/>
      <w:marBottom w:val="0"/>
      <w:divBdr>
        <w:top w:val="none" w:sz="0" w:space="0" w:color="auto"/>
        <w:left w:val="none" w:sz="0" w:space="0" w:color="auto"/>
        <w:bottom w:val="none" w:sz="0" w:space="0" w:color="auto"/>
        <w:right w:val="none" w:sz="0" w:space="0" w:color="auto"/>
      </w:divBdr>
    </w:div>
    <w:div w:id="1000735844">
      <w:bodyDiv w:val="1"/>
      <w:marLeft w:val="0"/>
      <w:marRight w:val="0"/>
      <w:marTop w:val="0"/>
      <w:marBottom w:val="0"/>
      <w:divBdr>
        <w:top w:val="none" w:sz="0" w:space="0" w:color="auto"/>
        <w:left w:val="none" w:sz="0" w:space="0" w:color="auto"/>
        <w:bottom w:val="none" w:sz="0" w:space="0" w:color="auto"/>
        <w:right w:val="none" w:sz="0" w:space="0" w:color="auto"/>
      </w:divBdr>
    </w:div>
    <w:div w:id="1001469928">
      <w:bodyDiv w:val="1"/>
      <w:marLeft w:val="0"/>
      <w:marRight w:val="0"/>
      <w:marTop w:val="0"/>
      <w:marBottom w:val="0"/>
      <w:divBdr>
        <w:top w:val="none" w:sz="0" w:space="0" w:color="auto"/>
        <w:left w:val="none" w:sz="0" w:space="0" w:color="auto"/>
        <w:bottom w:val="none" w:sz="0" w:space="0" w:color="auto"/>
        <w:right w:val="none" w:sz="0" w:space="0" w:color="auto"/>
      </w:divBdr>
    </w:div>
    <w:div w:id="1002704607">
      <w:bodyDiv w:val="1"/>
      <w:marLeft w:val="0"/>
      <w:marRight w:val="0"/>
      <w:marTop w:val="0"/>
      <w:marBottom w:val="0"/>
      <w:divBdr>
        <w:top w:val="none" w:sz="0" w:space="0" w:color="auto"/>
        <w:left w:val="none" w:sz="0" w:space="0" w:color="auto"/>
        <w:bottom w:val="none" w:sz="0" w:space="0" w:color="auto"/>
        <w:right w:val="none" w:sz="0" w:space="0" w:color="auto"/>
      </w:divBdr>
    </w:div>
    <w:div w:id="1002971539">
      <w:bodyDiv w:val="1"/>
      <w:marLeft w:val="0"/>
      <w:marRight w:val="0"/>
      <w:marTop w:val="0"/>
      <w:marBottom w:val="0"/>
      <w:divBdr>
        <w:top w:val="none" w:sz="0" w:space="0" w:color="auto"/>
        <w:left w:val="none" w:sz="0" w:space="0" w:color="auto"/>
        <w:bottom w:val="none" w:sz="0" w:space="0" w:color="auto"/>
        <w:right w:val="none" w:sz="0" w:space="0" w:color="auto"/>
      </w:divBdr>
    </w:div>
    <w:div w:id="1004936947">
      <w:bodyDiv w:val="1"/>
      <w:marLeft w:val="0"/>
      <w:marRight w:val="0"/>
      <w:marTop w:val="0"/>
      <w:marBottom w:val="0"/>
      <w:divBdr>
        <w:top w:val="none" w:sz="0" w:space="0" w:color="auto"/>
        <w:left w:val="none" w:sz="0" w:space="0" w:color="auto"/>
        <w:bottom w:val="none" w:sz="0" w:space="0" w:color="auto"/>
        <w:right w:val="none" w:sz="0" w:space="0" w:color="auto"/>
      </w:divBdr>
    </w:div>
    <w:div w:id="1005864193">
      <w:bodyDiv w:val="1"/>
      <w:marLeft w:val="0"/>
      <w:marRight w:val="0"/>
      <w:marTop w:val="0"/>
      <w:marBottom w:val="0"/>
      <w:divBdr>
        <w:top w:val="none" w:sz="0" w:space="0" w:color="auto"/>
        <w:left w:val="none" w:sz="0" w:space="0" w:color="auto"/>
        <w:bottom w:val="none" w:sz="0" w:space="0" w:color="auto"/>
        <w:right w:val="none" w:sz="0" w:space="0" w:color="auto"/>
      </w:divBdr>
    </w:div>
    <w:div w:id="1006517017">
      <w:bodyDiv w:val="1"/>
      <w:marLeft w:val="0"/>
      <w:marRight w:val="0"/>
      <w:marTop w:val="0"/>
      <w:marBottom w:val="0"/>
      <w:divBdr>
        <w:top w:val="none" w:sz="0" w:space="0" w:color="auto"/>
        <w:left w:val="none" w:sz="0" w:space="0" w:color="auto"/>
        <w:bottom w:val="none" w:sz="0" w:space="0" w:color="auto"/>
        <w:right w:val="none" w:sz="0" w:space="0" w:color="auto"/>
      </w:divBdr>
    </w:div>
    <w:div w:id="1007289885">
      <w:bodyDiv w:val="1"/>
      <w:marLeft w:val="0"/>
      <w:marRight w:val="0"/>
      <w:marTop w:val="0"/>
      <w:marBottom w:val="0"/>
      <w:divBdr>
        <w:top w:val="none" w:sz="0" w:space="0" w:color="auto"/>
        <w:left w:val="none" w:sz="0" w:space="0" w:color="auto"/>
        <w:bottom w:val="none" w:sz="0" w:space="0" w:color="auto"/>
        <w:right w:val="none" w:sz="0" w:space="0" w:color="auto"/>
      </w:divBdr>
    </w:div>
    <w:div w:id="1008753035">
      <w:bodyDiv w:val="1"/>
      <w:marLeft w:val="0"/>
      <w:marRight w:val="0"/>
      <w:marTop w:val="0"/>
      <w:marBottom w:val="0"/>
      <w:divBdr>
        <w:top w:val="none" w:sz="0" w:space="0" w:color="auto"/>
        <w:left w:val="none" w:sz="0" w:space="0" w:color="auto"/>
        <w:bottom w:val="none" w:sz="0" w:space="0" w:color="auto"/>
        <w:right w:val="none" w:sz="0" w:space="0" w:color="auto"/>
      </w:divBdr>
    </w:div>
    <w:div w:id="1008871313">
      <w:bodyDiv w:val="1"/>
      <w:marLeft w:val="0"/>
      <w:marRight w:val="0"/>
      <w:marTop w:val="0"/>
      <w:marBottom w:val="0"/>
      <w:divBdr>
        <w:top w:val="none" w:sz="0" w:space="0" w:color="auto"/>
        <w:left w:val="none" w:sz="0" w:space="0" w:color="auto"/>
        <w:bottom w:val="none" w:sz="0" w:space="0" w:color="auto"/>
        <w:right w:val="none" w:sz="0" w:space="0" w:color="auto"/>
      </w:divBdr>
    </w:div>
    <w:div w:id="1009986689">
      <w:bodyDiv w:val="1"/>
      <w:marLeft w:val="0"/>
      <w:marRight w:val="0"/>
      <w:marTop w:val="0"/>
      <w:marBottom w:val="0"/>
      <w:divBdr>
        <w:top w:val="none" w:sz="0" w:space="0" w:color="auto"/>
        <w:left w:val="none" w:sz="0" w:space="0" w:color="auto"/>
        <w:bottom w:val="none" w:sz="0" w:space="0" w:color="auto"/>
        <w:right w:val="none" w:sz="0" w:space="0" w:color="auto"/>
      </w:divBdr>
    </w:div>
    <w:div w:id="1010182836">
      <w:bodyDiv w:val="1"/>
      <w:marLeft w:val="0"/>
      <w:marRight w:val="0"/>
      <w:marTop w:val="0"/>
      <w:marBottom w:val="0"/>
      <w:divBdr>
        <w:top w:val="none" w:sz="0" w:space="0" w:color="auto"/>
        <w:left w:val="none" w:sz="0" w:space="0" w:color="auto"/>
        <w:bottom w:val="none" w:sz="0" w:space="0" w:color="auto"/>
        <w:right w:val="none" w:sz="0" w:space="0" w:color="auto"/>
      </w:divBdr>
    </w:div>
    <w:div w:id="1010647231">
      <w:bodyDiv w:val="1"/>
      <w:marLeft w:val="0"/>
      <w:marRight w:val="0"/>
      <w:marTop w:val="0"/>
      <w:marBottom w:val="0"/>
      <w:divBdr>
        <w:top w:val="none" w:sz="0" w:space="0" w:color="auto"/>
        <w:left w:val="none" w:sz="0" w:space="0" w:color="auto"/>
        <w:bottom w:val="none" w:sz="0" w:space="0" w:color="auto"/>
        <w:right w:val="none" w:sz="0" w:space="0" w:color="auto"/>
      </w:divBdr>
    </w:div>
    <w:div w:id="1011570050">
      <w:bodyDiv w:val="1"/>
      <w:marLeft w:val="0"/>
      <w:marRight w:val="0"/>
      <w:marTop w:val="0"/>
      <w:marBottom w:val="0"/>
      <w:divBdr>
        <w:top w:val="none" w:sz="0" w:space="0" w:color="auto"/>
        <w:left w:val="none" w:sz="0" w:space="0" w:color="auto"/>
        <w:bottom w:val="none" w:sz="0" w:space="0" w:color="auto"/>
        <w:right w:val="none" w:sz="0" w:space="0" w:color="auto"/>
      </w:divBdr>
    </w:div>
    <w:div w:id="1011759232">
      <w:bodyDiv w:val="1"/>
      <w:marLeft w:val="0"/>
      <w:marRight w:val="0"/>
      <w:marTop w:val="0"/>
      <w:marBottom w:val="0"/>
      <w:divBdr>
        <w:top w:val="none" w:sz="0" w:space="0" w:color="auto"/>
        <w:left w:val="none" w:sz="0" w:space="0" w:color="auto"/>
        <w:bottom w:val="none" w:sz="0" w:space="0" w:color="auto"/>
        <w:right w:val="none" w:sz="0" w:space="0" w:color="auto"/>
      </w:divBdr>
    </w:div>
    <w:div w:id="1012339395">
      <w:bodyDiv w:val="1"/>
      <w:marLeft w:val="0"/>
      <w:marRight w:val="0"/>
      <w:marTop w:val="0"/>
      <w:marBottom w:val="0"/>
      <w:divBdr>
        <w:top w:val="none" w:sz="0" w:space="0" w:color="auto"/>
        <w:left w:val="none" w:sz="0" w:space="0" w:color="auto"/>
        <w:bottom w:val="none" w:sz="0" w:space="0" w:color="auto"/>
        <w:right w:val="none" w:sz="0" w:space="0" w:color="auto"/>
      </w:divBdr>
    </w:div>
    <w:div w:id="1012414825">
      <w:bodyDiv w:val="1"/>
      <w:marLeft w:val="0"/>
      <w:marRight w:val="0"/>
      <w:marTop w:val="0"/>
      <w:marBottom w:val="0"/>
      <w:divBdr>
        <w:top w:val="none" w:sz="0" w:space="0" w:color="auto"/>
        <w:left w:val="none" w:sz="0" w:space="0" w:color="auto"/>
        <w:bottom w:val="none" w:sz="0" w:space="0" w:color="auto"/>
        <w:right w:val="none" w:sz="0" w:space="0" w:color="auto"/>
      </w:divBdr>
    </w:div>
    <w:div w:id="1013454267">
      <w:bodyDiv w:val="1"/>
      <w:marLeft w:val="0"/>
      <w:marRight w:val="0"/>
      <w:marTop w:val="0"/>
      <w:marBottom w:val="0"/>
      <w:divBdr>
        <w:top w:val="none" w:sz="0" w:space="0" w:color="auto"/>
        <w:left w:val="none" w:sz="0" w:space="0" w:color="auto"/>
        <w:bottom w:val="none" w:sz="0" w:space="0" w:color="auto"/>
        <w:right w:val="none" w:sz="0" w:space="0" w:color="auto"/>
      </w:divBdr>
    </w:div>
    <w:div w:id="1014649931">
      <w:bodyDiv w:val="1"/>
      <w:marLeft w:val="0"/>
      <w:marRight w:val="0"/>
      <w:marTop w:val="0"/>
      <w:marBottom w:val="0"/>
      <w:divBdr>
        <w:top w:val="none" w:sz="0" w:space="0" w:color="auto"/>
        <w:left w:val="none" w:sz="0" w:space="0" w:color="auto"/>
        <w:bottom w:val="none" w:sz="0" w:space="0" w:color="auto"/>
        <w:right w:val="none" w:sz="0" w:space="0" w:color="auto"/>
      </w:divBdr>
    </w:div>
    <w:div w:id="1016273878">
      <w:bodyDiv w:val="1"/>
      <w:marLeft w:val="0"/>
      <w:marRight w:val="0"/>
      <w:marTop w:val="0"/>
      <w:marBottom w:val="0"/>
      <w:divBdr>
        <w:top w:val="none" w:sz="0" w:space="0" w:color="auto"/>
        <w:left w:val="none" w:sz="0" w:space="0" w:color="auto"/>
        <w:bottom w:val="none" w:sz="0" w:space="0" w:color="auto"/>
        <w:right w:val="none" w:sz="0" w:space="0" w:color="auto"/>
      </w:divBdr>
    </w:div>
    <w:div w:id="1016349632">
      <w:bodyDiv w:val="1"/>
      <w:marLeft w:val="0"/>
      <w:marRight w:val="0"/>
      <w:marTop w:val="0"/>
      <w:marBottom w:val="0"/>
      <w:divBdr>
        <w:top w:val="none" w:sz="0" w:space="0" w:color="auto"/>
        <w:left w:val="none" w:sz="0" w:space="0" w:color="auto"/>
        <w:bottom w:val="none" w:sz="0" w:space="0" w:color="auto"/>
        <w:right w:val="none" w:sz="0" w:space="0" w:color="auto"/>
      </w:divBdr>
    </w:div>
    <w:div w:id="1016691000">
      <w:bodyDiv w:val="1"/>
      <w:marLeft w:val="0"/>
      <w:marRight w:val="0"/>
      <w:marTop w:val="0"/>
      <w:marBottom w:val="0"/>
      <w:divBdr>
        <w:top w:val="none" w:sz="0" w:space="0" w:color="auto"/>
        <w:left w:val="none" w:sz="0" w:space="0" w:color="auto"/>
        <w:bottom w:val="none" w:sz="0" w:space="0" w:color="auto"/>
        <w:right w:val="none" w:sz="0" w:space="0" w:color="auto"/>
      </w:divBdr>
    </w:div>
    <w:div w:id="1016928159">
      <w:bodyDiv w:val="1"/>
      <w:marLeft w:val="0"/>
      <w:marRight w:val="0"/>
      <w:marTop w:val="0"/>
      <w:marBottom w:val="0"/>
      <w:divBdr>
        <w:top w:val="none" w:sz="0" w:space="0" w:color="auto"/>
        <w:left w:val="none" w:sz="0" w:space="0" w:color="auto"/>
        <w:bottom w:val="none" w:sz="0" w:space="0" w:color="auto"/>
        <w:right w:val="none" w:sz="0" w:space="0" w:color="auto"/>
      </w:divBdr>
    </w:div>
    <w:div w:id="1017342445">
      <w:bodyDiv w:val="1"/>
      <w:marLeft w:val="0"/>
      <w:marRight w:val="0"/>
      <w:marTop w:val="0"/>
      <w:marBottom w:val="0"/>
      <w:divBdr>
        <w:top w:val="none" w:sz="0" w:space="0" w:color="auto"/>
        <w:left w:val="none" w:sz="0" w:space="0" w:color="auto"/>
        <w:bottom w:val="none" w:sz="0" w:space="0" w:color="auto"/>
        <w:right w:val="none" w:sz="0" w:space="0" w:color="auto"/>
      </w:divBdr>
    </w:div>
    <w:div w:id="1017805962">
      <w:bodyDiv w:val="1"/>
      <w:marLeft w:val="0"/>
      <w:marRight w:val="0"/>
      <w:marTop w:val="0"/>
      <w:marBottom w:val="0"/>
      <w:divBdr>
        <w:top w:val="none" w:sz="0" w:space="0" w:color="auto"/>
        <w:left w:val="none" w:sz="0" w:space="0" w:color="auto"/>
        <w:bottom w:val="none" w:sz="0" w:space="0" w:color="auto"/>
        <w:right w:val="none" w:sz="0" w:space="0" w:color="auto"/>
      </w:divBdr>
    </w:div>
    <w:div w:id="1018042558">
      <w:bodyDiv w:val="1"/>
      <w:marLeft w:val="0"/>
      <w:marRight w:val="0"/>
      <w:marTop w:val="0"/>
      <w:marBottom w:val="0"/>
      <w:divBdr>
        <w:top w:val="none" w:sz="0" w:space="0" w:color="auto"/>
        <w:left w:val="none" w:sz="0" w:space="0" w:color="auto"/>
        <w:bottom w:val="none" w:sz="0" w:space="0" w:color="auto"/>
        <w:right w:val="none" w:sz="0" w:space="0" w:color="auto"/>
      </w:divBdr>
    </w:div>
    <w:div w:id="1018581588">
      <w:bodyDiv w:val="1"/>
      <w:marLeft w:val="0"/>
      <w:marRight w:val="0"/>
      <w:marTop w:val="0"/>
      <w:marBottom w:val="0"/>
      <w:divBdr>
        <w:top w:val="none" w:sz="0" w:space="0" w:color="auto"/>
        <w:left w:val="none" w:sz="0" w:space="0" w:color="auto"/>
        <w:bottom w:val="none" w:sz="0" w:space="0" w:color="auto"/>
        <w:right w:val="none" w:sz="0" w:space="0" w:color="auto"/>
      </w:divBdr>
    </w:div>
    <w:div w:id="1019550766">
      <w:bodyDiv w:val="1"/>
      <w:marLeft w:val="0"/>
      <w:marRight w:val="0"/>
      <w:marTop w:val="0"/>
      <w:marBottom w:val="0"/>
      <w:divBdr>
        <w:top w:val="none" w:sz="0" w:space="0" w:color="auto"/>
        <w:left w:val="none" w:sz="0" w:space="0" w:color="auto"/>
        <w:bottom w:val="none" w:sz="0" w:space="0" w:color="auto"/>
        <w:right w:val="none" w:sz="0" w:space="0" w:color="auto"/>
      </w:divBdr>
    </w:div>
    <w:div w:id="1019741404">
      <w:bodyDiv w:val="1"/>
      <w:marLeft w:val="0"/>
      <w:marRight w:val="0"/>
      <w:marTop w:val="0"/>
      <w:marBottom w:val="0"/>
      <w:divBdr>
        <w:top w:val="none" w:sz="0" w:space="0" w:color="auto"/>
        <w:left w:val="none" w:sz="0" w:space="0" w:color="auto"/>
        <w:bottom w:val="none" w:sz="0" w:space="0" w:color="auto"/>
        <w:right w:val="none" w:sz="0" w:space="0" w:color="auto"/>
      </w:divBdr>
    </w:div>
    <w:div w:id="1020274114">
      <w:bodyDiv w:val="1"/>
      <w:marLeft w:val="0"/>
      <w:marRight w:val="0"/>
      <w:marTop w:val="0"/>
      <w:marBottom w:val="0"/>
      <w:divBdr>
        <w:top w:val="none" w:sz="0" w:space="0" w:color="auto"/>
        <w:left w:val="none" w:sz="0" w:space="0" w:color="auto"/>
        <w:bottom w:val="none" w:sz="0" w:space="0" w:color="auto"/>
        <w:right w:val="none" w:sz="0" w:space="0" w:color="auto"/>
      </w:divBdr>
    </w:div>
    <w:div w:id="1022583917">
      <w:bodyDiv w:val="1"/>
      <w:marLeft w:val="0"/>
      <w:marRight w:val="0"/>
      <w:marTop w:val="0"/>
      <w:marBottom w:val="0"/>
      <w:divBdr>
        <w:top w:val="none" w:sz="0" w:space="0" w:color="auto"/>
        <w:left w:val="none" w:sz="0" w:space="0" w:color="auto"/>
        <w:bottom w:val="none" w:sz="0" w:space="0" w:color="auto"/>
        <w:right w:val="none" w:sz="0" w:space="0" w:color="auto"/>
      </w:divBdr>
    </w:div>
    <w:div w:id="1022825926">
      <w:bodyDiv w:val="1"/>
      <w:marLeft w:val="0"/>
      <w:marRight w:val="0"/>
      <w:marTop w:val="0"/>
      <w:marBottom w:val="0"/>
      <w:divBdr>
        <w:top w:val="none" w:sz="0" w:space="0" w:color="auto"/>
        <w:left w:val="none" w:sz="0" w:space="0" w:color="auto"/>
        <w:bottom w:val="none" w:sz="0" w:space="0" w:color="auto"/>
        <w:right w:val="none" w:sz="0" w:space="0" w:color="auto"/>
      </w:divBdr>
    </w:div>
    <w:div w:id="1023744540">
      <w:bodyDiv w:val="1"/>
      <w:marLeft w:val="0"/>
      <w:marRight w:val="0"/>
      <w:marTop w:val="0"/>
      <w:marBottom w:val="0"/>
      <w:divBdr>
        <w:top w:val="none" w:sz="0" w:space="0" w:color="auto"/>
        <w:left w:val="none" w:sz="0" w:space="0" w:color="auto"/>
        <w:bottom w:val="none" w:sz="0" w:space="0" w:color="auto"/>
        <w:right w:val="none" w:sz="0" w:space="0" w:color="auto"/>
      </w:divBdr>
    </w:div>
    <w:div w:id="1024284612">
      <w:bodyDiv w:val="1"/>
      <w:marLeft w:val="0"/>
      <w:marRight w:val="0"/>
      <w:marTop w:val="0"/>
      <w:marBottom w:val="0"/>
      <w:divBdr>
        <w:top w:val="none" w:sz="0" w:space="0" w:color="auto"/>
        <w:left w:val="none" w:sz="0" w:space="0" w:color="auto"/>
        <w:bottom w:val="none" w:sz="0" w:space="0" w:color="auto"/>
        <w:right w:val="none" w:sz="0" w:space="0" w:color="auto"/>
      </w:divBdr>
    </w:div>
    <w:div w:id="1025789523">
      <w:bodyDiv w:val="1"/>
      <w:marLeft w:val="0"/>
      <w:marRight w:val="0"/>
      <w:marTop w:val="0"/>
      <w:marBottom w:val="0"/>
      <w:divBdr>
        <w:top w:val="none" w:sz="0" w:space="0" w:color="auto"/>
        <w:left w:val="none" w:sz="0" w:space="0" w:color="auto"/>
        <w:bottom w:val="none" w:sz="0" w:space="0" w:color="auto"/>
        <w:right w:val="none" w:sz="0" w:space="0" w:color="auto"/>
      </w:divBdr>
    </w:div>
    <w:div w:id="1026059427">
      <w:bodyDiv w:val="1"/>
      <w:marLeft w:val="0"/>
      <w:marRight w:val="0"/>
      <w:marTop w:val="0"/>
      <w:marBottom w:val="0"/>
      <w:divBdr>
        <w:top w:val="none" w:sz="0" w:space="0" w:color="auto"/>
        <w:left w:val="none" w:sz="0" w:space="0" w:color="auto"/>
        <w:bottom w:val="none" w:sz="0" w:space="0" w:color="auto"/>
        <w:right w:val="none" w:sz="0" w:space="0" w:color="auto"/>
      </w:divBdr>
    </w:div>
    <w:div w:id="1026256283">
      <w:bodyDiv w:val="1"/>
      <w:marLeft w:val="0"/>
      <w:marRight w:val="0"/>
      <w:marTop w:val="0"/>
      <w:marBottom w:val="0"/>
      <w:divBdr>
        <w:top w:val="none" w:sz="0" w:space="0" w:color="auto"/>
        <w:left w:val="none" w:sz="0" w:space="0" w:color="auto"/>
        <w:bottom w:val="none" w:sz="0" w:space="0" w:color="auto"/>
        <w:right w:val="none" w:sz="0" w:space="0" w:color="auto"/>
      </w:divBdr>
    </w:div>
    <w:div w:id="1027369247">
      <w:bodyDiv w:val="1"/>
      <w:marLeft w:val="0"/>
      <w:marRight w:val="0"/>
      <w:marTop w:val="0"/>
      <w:marBottom w:val="0"/>
      <w:divBdr>
        <w:top w:val="none" w:sz="0" w:space="0" w:color="auto"/>
        <w:left w:val="none" w:sz="0" w:space="0" w:color="auto"/>
        <w:bottom w:val="none" w:sz="0" w:space="0" w:color="auto"/>
        <w:right w:val="none" w:sz="0" w:space="0" w:color="auto"/>
      </w:divBdr>
    </w:div>
    <w:div w:id="1027755757">
      <w:bodyDiv w:val="1"/>
      <w:marLeft w:val="0"/>
      <w:marRight w:val="0"/>
      <w:marTop w:val="0"/>
      <w:marBottom w:val="0"/>
      <w:divBdr>
        <w:top w:val="none" w:sz="0" w:space="0" w:color="auto"/>
        <w:left w:val="none" w:sz="0" w:space="0" w:color="auto"/>
        <w:bottom w:val="none" w:sz="0" w:space="0" w:color="auto"/>
        <w:right w:val="none" w:sz="0" w:space="0" w:color="auto"/>
      </w:divBdr>
    </w:div>
    <w:div w:id="1027872324">
      <w:bodyDiv w:val="1"/>
      <w:marLeft w:val="0"/>
      <w:marRight w:val="0"/>
      <w:marTop w:val="0"/>
      <w:marBottom w:val="0"/>
      <w:divBdr>
        <w:top w:val="none" w:sz="0" w:space="0" w:color="auto"/>
        <w:left w:val="none" w:sz="0" w:space="0" w:color="auto"/>
        <w:bottom w:val="none" w:sz="0" w:space="0" w:color="auto"/>
        <w:right w:val="none" w:sz="0" w:space="0" w:color="auto"/>
      </w:divBdr>
    </w:div>
    <w:div w:id="1027876383">
      <w:bodyDiv w:val="1"/>
      <w:marLeft w:val="0"/>
      <w:marRight w:val="0"/>
      <w:marTop w:val="0"/>
      <w:marBottom w:val="0"/>
      <w:divBdr>
        <w:top w:val="none" w:sz="0" w:space="0" w:color="auto"/>
        <w:left w:val="none" w:sz="0" w:space="0" w:color="auto"/>
        <w:bottom w:val="none" w:sz="0" w:space="0" w:color="auto"/>
        <w:right w:val="none" w:sz="0" w:space="0" w:color="auto"/>
      </w:divBdr>
    </w:div>
    <w:div w:id="1028526090">
      <w:bodyDiv w:val="1"/>
      <w:marLeft w:val="0"/>
      <w:marRight w:val="0"/>
      <w:marTop w:val="0"/>
      <w:marBottom w:val="0"/>
      <w:divBdr>
        <w:top w:val="none" w:sz="0" w:space="0" w:color="auto"/>
        <w:left w:val="none" w:sz="0" w:space="0" w:color="auto"/>
        <w:bottom w:val="none" w:sz="0" w:space="0" w:color="auto"/>
        <w:right w:val="none" w:sz="0" w:space="0" w:color="auto"/>
      </w:divBdr>
    </w:div>
    <w:div w:id="1029381866">
      <w:bodyDiv w:val="1"/>
      <w:marLeft w:val="0"/>
      <w:marRight w:val="0"/>
      <w:marTop w:val="0"/>
      <w:marBottom w:val="0"/>
      <w:divBdr>
        <w:top w:val="none" w:sz="0" w:space="0" w:color="auto"/>
        <w:left w:val="none" w:sz="0" w:space="0" w:color="auto"/>
        <w:bottom w:val="none" w:sz="0" w:space="0" w:color="auto"/>
        <w:right w:val="none" w:sz="0" w:space="0" w:color="auto"/>
      </w:divBdr>
    </w:div>
    <w:div w:id="1030110637">
      <w:bodyDiv w:val="1"/>
      <w:marLeft w:val="0"/>
      <w:marRight w:val="0"/>
      <w:marTop w:val="0"/>
      <w:marBottom w:val="0"/>
      <w:divBdr>
        <w:top w:val="none" w:sz="0" w:space="0" w:color="auto"/>
        <w:left w:val="none" w:sz="0" w:space="0" w:color="auto"/>
        <w:bottom w:val="none" w:sz="0" w:space="0" w:color="auto"/>
        <w:right w:val="none" w:sz="0" w:space="0" w:color="auto"/>
      </w:divBdr>
    </w:div>
    <w:div w:id="1030180999">
      <w:bodyDiv w:val="1"/>
      <w:marLeft w:val="0"/>
      <w:marRight w:val="0"/>
      <w:marTop w:val="0"/>
      <w:marBottom w:val="0"/>
      <w:divBdr>
        <w:top w:val="none" w:sz="0" w:space="0" w:color="auto"/>
        <w:left w:val="none" w:sz="0" w:space="0" w:color="auto"/>
        <w:bottom w:val="none" w:sz="0" w:space="0" w:color="auto"/>
        <w:right w:val="none" w:sz="0" w:space="0" w:color="auto"/>
      </w:divBdr>
    </w:div>
    <w:div w:id="1031102523">
      <w:bodyDiv w:val="1"/>
      <w:marLeft w:val="0"/>
      <w:marRight w:val="0"/>
      <w:marTop w:val="0"/>
      <w:marBottom w:val="0"/>
      <w:divBdr>
        <w:top w:val="none" w:sz="0" w:space="0" w:color="auto"/>
        <w:left w:val="none" w:sz="0" w:space="0" w:color="auto"/>
        <w:bottom w:val="none" w:sz="0" w:space="0" w:color="auto"/>
        <w:right w:val="none" w:sz="0" w:space="0" w:color="auto"/>
      </w:divBdr>
    </w:div>
    <w:div w:id="1031539951">
      <w:bodyDiv w:val="1"/>
      <w:marLeft w:val="0"/>
      <w:marRight w:val="0"/>
      <w:marTop w:val="0"/>
      <w:marBottom w:val="0"/>
      <w:divBdr>
        <w:top w:val="none" w:sz="0" w:space="0" w:color="auto"/>
        <w:left w:val="none" w:sz="0" w:space="0" w:color="auto"/>
        <w:bottom w:val="none" w:sz="0" w:space="0" w:color="auto"/>
        <w:right w:val="none" w:sz="0" w:space="0" w:color="auto"/>
      </w:divBdr>
    </w:div>
    <w:div w:id="1032343496">
      <w:bodyDiv w:val="1"/>
      <w:marLeft w:val="0"/>
      <w:marRight w:val="0"/>
      <w:marTop w:val="0"/>
      <w:marBottom w:val="0"/>
      <w:divBdr>
        <w:top w:val="none" w:sz="0" w:space="0" w:color="auto"/>
        <w:left w:val="none" w:sz="0" w:space="0" w:color="auto"/>
        <w:bottom w:val="none" w:sz="0" w:space="0" w:color="auto"/>
        <w:right w:val="none" w:sz="0" w:space="0" w:color="auto"/>
      </w:divBdr>
    </w:div>
    <w:div w:id="1032414547">
      <w:bodyDiv w:val="1"/>
      <w:marLeft w:val="0"/>
      <w:marRight w:val="0"/>
      <w:marTop w:val="0"/>
      <w:marBottom w:val="0"/>
      <w:divBdr>
        <w:top w:val="none" w:sz="0" w:space="0" w:color="auto"/>
        <w:left w:val="none" w:sz="0" w:space="0" w:color="auto"/>
        <w:bottom w:val="none" w:sz="0" w:space="0" w:color="auto"/>
        <w:right w:val="none" w:sz="0" w:space="0" w:color="auto"/>
      </w:divBdr>
    </w:div>
    <w:div w:id="1032724411">
      <w:bodyDiv w:val="1"/>
      <w:marLeft w:val="0"/>
      <w:marRight w:val="0"/>
      <w:marTop w:val="0"/>
      <w:marBottom w:val="0"/>
      <w:divBdr>
        <w:top w:val="none" w:sz="0" w:space="0" w:color="auto"/>
        <w:left w:val="none" w:sz="0" w:space="0" w:color="auto"/>
        <w:bottom w:val="none" w:sz="0" w:space="0" w:color="auto"/>
        <w:right w:val="none" w:sz="0" w:space="0" w:color="auto"/>
      </w:divBdr>
    </w:div>
    <w:div w:id="1035080684">
      <w:bodyDiv w:val="1"/>
      <w:marLeft w:val="0"/>
      <w:marRight w:val="0"/>
      <w:marTop w:val="0"/>
      <w:marBottom w:val="0"/>
      <w:divBdr>
        <w:top w:val="none" w:sz="0" w:space="0" w:color="auto"/>
        <w:left w:val="none" w:sz="0" w:space="0" w:color="auto"/>
        <w:bottom w:val="none" w:sz="0" w:space="0" w:color="auto"/>
        <w:right w:val="none" w:sz="0" w:space="0" w:color="auto"/>
      </w:divBdr>
    </w:div>
    <w:div w:id="1035621769">
      <w:bodyDiv w:val="1"/>
      <w:marLeft w:val="0"/>
      <w:marRight w:val="0"/>
      <w:marTop w:val="0"/>
      <w:marBottom w:val="0"/>
      <w:divBdr>
        <w:top w:val="none" w:sz="0" w:space="0" w:color="auto"/>
        <w:left w:val="none" w:sz="0" w:space="0" w:color="auto"/>
        <w:bottom w:val="none" w:sz="0" w:space="0" w:color="auto"/>
        <w:right w:val="none" w:sz="0" w:space="0" w:color="auto"/>
      </w:divBdr>
    </w:div>
    <w:div w:id="1036655610">
      <w:bodyDiv w:val="1"/>
      <w:marLeft w:val="0"/>
      <w:marRight w:val="0"/>
      <w:marTop w:val="0"/>
      <w:marBottom w:val="0"/>
      <w:divBdr>
        <w:top w:val="none" w:sz="0" w:space="0" w:color="auto"/>
        <w:left w:val="none" w:sz="0" w:space="0" w:color="auto"/>
        <w:bottom w:val="none" w:sz="0" w:space="0" w:color="auto"/>
        <w:right w:val="none" w:sz="0" w:space="0" w:color="auto"/>
      </w:divBdr>
    </w:div>
    <w:div w:id="1036854446">
      <w:bodyDiv w:val="1"/>
      <w:marLeft w:val="0"/>
      <w:marRight w:val="0"/>
      <w:marTop w:val="0"/>
      <w:marBottom w:val="0"/>
      <w:divBdr>
        <w:top w:val="none" w:sz="0" w:space="0" w:color="auto"/>
        <w:left w:val="none" w:sz="0" w:space="0" w:color="auto"/>
        <w:bottom w:val="none" w:sz="0" w:space="0" w:color="auto"/>
        <w:right w:val="none" w:sz="0" w:space="0" w:color="auto"/>
      </w:divBdr>
    </w:div>
    <w:div w:id="1036854537">
      <w:bodyDiv w:val="1"/>
      <w:marLeft w:val="0"/>
      <w:marRight w:val="0"/>
      <w:marTop w:val="0"/>
      <w:marBottom w:val="0"/>
      <w:divBdr>
        <w:top w:val="none" w:sz="0" w:space="0" w:color="auto"/>
        <w:left w:val="none" w:sz="0" w:space="0" w:color="auto"/>
        <w:bottom w:val="none" w:sz="0" w:space="0" w:color="auto"/>
        <w:right w:val="none" w:sz="0" w:space="0" w:color="auto"/>
      </w:divBdr>
    </w:div>
    <w:div w:id="1038043230">
      <w:bodyDiv w:val="1"/>
      <w:marLeft w:val="0"/>
      <w:marRight w:val="0"/>
      <w:marTop w:val="0"/>
      <w:marBottom w:val="0"/>
      <w:divBdr>
        <w:top w:val="none" w:sz="0" w:space="0" w:color="auto"/>
        <w:left w:val="none" w:sz="0" w:space="0" w:color="auto"/>
        <w:bottom w:val="none" w:sz="0" w:space="0" w:color="auto"/>
        <w:right w:val="none" w:sz="0" w:space="0" w:color="auto"/>
      </w:divBdr>
    </w:div>
    <w:div w:id="1038162405">
      <w:bodyDiv w:val="1"/>
      <w:marLeft w:val="0"/>
      <w:marRight w:val="0"/>
      <w:marTop w:val="0"/>
      <w:marBottom w:val="0"/>
      <w:divBdr>
        <w:top w:val="none" w:sz="0" w:space="0" w:color="auto"/>
        <w:left w:val="none" w:sz="0" w:space="0" w:color="auto"/>
        <w:bottom w:val="none" w:sz="0" w:space="0" w:color="auto"/>
        <w:right w:val="none" w:sz="0" w:space="0" w:color="auto"/>
      </w:divBdr>
    </w:div>
    <w:div w:id="1038897116">
      <w:bodyDiv w:val="1"/>
      <w:marLeft w:val="0"/>
      <w:marRight w:val="0"/>
      <w:marTop w:val="0"/>
      <w:marBottom w:val="0"/>
      <w:divBdr>
        <w:top w:val="none" w:sz="0" w:space="0" w:color="auto"/>
        <w:left w:val="none" w:sz="0" w:space="0" w:color="auto"/>
        <w:bottom w:val="none" w:sz="0" w:space="0" w:color="auto"/>
        <w:right w:val="none" w:sz="0" w:space="0" w:color="auto"/>
      </w:divBdr>
    </w:div>
    <w:div w:id="1038967253">
      <w:bodyDiv w:val="1"/>
      <w:marLeft w:val="0"/>
      <w:marRight w:val="0"/>
      <w:marTop w:val="0"/>
      <w:marBottom w:val="0"/>
      <w:divBdr>
        <w:top w:val="none" w:sz="0" w:space="0" w:color="auto"/>
        <w:left w:val="none" w:sz="0" w:space="0" w:color="auto"/>
        <w:bottom w:val="none" w:sz="0" w:space="0" w:color="auto"/>
        <w:right w:val="none" w:sz="0" w:space="0" w:color="auto"/>
      </w:divBdr>
    </w:div>
    <w:div w:id="1040789783">
      <w:bodyDiv w:val="1"/>
      <w:marLeft w:val="0"/>
      <w:marRight w:val="0"/>
      <w:marTop w:val="0"/>
      <w:marBottom w:val="0"/>
      <w:divBdr>
        <w:top w:val="none" w:sz="0" w:space="0" w:color="auto"/>
        <w:left w:val="none" w:sz="0" w:space="0" w:color="auto"/>
        <w:bottom w:val="none" w:sz="0" w:space="0" w:color="auto"/>
        <w:right w:val="none" w:sz="0" w:space="0" w:color="auto"/>
      </w:divBdr>
    </w:div>
    <w:div w:id="1041173013">
      <w:bodyDiv w:val="1"/>
      <w:marLeft w:val="0"/>
      <w:marRight w:val="0"/>
      <w:marTop w:val="0"/>
      <w:marBottom w:val="0"/>
      <w:divBdr>
        <w:top w:val="none" w:sz="0" w:space="0" w:color="auto"/>
        <w:left w:val="none" w:sz="0" w:space="0" w:color="auto"/>
        <w:bottom w:val="none" w:sz="0" w:space="0" w:color="auto"/>
        <w:right w:val="none" w:sz="0" w:space="0" w:color="auto"/>
      </w:divBdr>
    </w:div>
    <w:div w:id="1041856491">
      <w:bodyDiv w:val="1"/>
      <w:marLeft w:val="0"/>
      <w:marRight w:val="0"/>
      <w:marTop w:val="0"/>
      <w:marBottom w:val="0"/>
      <w:divBdr>
        <w:top w:val="none" w:sz="0" w:space="0" w:color="auto"/>
        <w:left w:val="none" w:sz="0" w:space="0" w:color="auto"/>
        <w:bottom w:val="none" w:sz="0" w:space="0" w:color="auto"/>
        <w:right w:val="none" w:sz="0" w:space="0" w:color="auto"/>
      </w:divBdr>
    </w:div>
    <w:div w:id="1044059725">
      <w:bodyDiv w:val="1"/>
      <w:marLeft w:val="0"/>
      <w:marRight w:val="0"/>
      <w:marTop w:val="0"/>
      <w:marBottom w:val="0"/>
      <w:divBdr>
        <w:top w:val="none" w:sz="0" w:space="0" w:color="auto"/>
        <w:left w:val="none" w:sz="0" w:space="0" w:color="auto"/>
        <w:bottom w:val="none" w:sz="0" w:space="0" w:color="auto"/>
        <w:right w:val="none" w:sz="0" w:space="0" w:color="auto"/>
      </w:divBdr>
    </w:div>
    <w:div w:id="1044714186">
      <w:bodyDiv w:val="1"/>
      <w:marLeft w:val="0"/>
      <w:marRight w:val="0"/>
      <w:marTop w:val="0"/>
      <w:marBottom w:val="0"/>
      <w:divBdr>
        <w:top w:val="none" w:sz="0" w:space="0" w:color="auto"/>
        <w:left w:val="none" w:sz="0" w:space="0" w:color="auto"/>
        <w:bottom w:val="none" w:sz="0" w:space="0" w:color="auto"/>
        <w:right w:val="none" w:sz="0" w:space="0" w:color="auto"/>
      </w:divBdr>
    </w:div>
    <w:div w:id="1044868213">
      <w:bodyDiv w:val="1"/>
      <w:marLeft w:val="0"/>
      <w:marRight w:val="0"/>
      <w:marTop w:val="0"/>
      <w:marBottom w:val="0"/>
      <w:divBdr>
        <w:top w:val="none" w:sz="0" w:space="0" w:color="auto"/>
        <w:left w:val="none" w:sz="0" w:space="0" w:color="auto"/>
        <w:bottom w:val="none" w:sz="0" w:space="0" w:color="auto"/>
        <w:right w:val="none" w:sz="0" w:space="0" w:color="auto"/>
      </w:divBdr>
    </w:div>
    <w:div w:id="1045642109">
      <w:bodyDiv w:val="1"/>
      <w:marLeft w:val="0"/>
      <w:marRight w:val="0"/>
      <w:marTop w:val="0"/>
      <w:marBottom w:val="0"/>
      <w:divBdr>
        <w:top w:val="none" w:sz="0" w:space="0" w:color="auto"/>
        <w:left w:val="none" w:sz="0" w:space="0" w:color="auto"/>
        <w:bottom w:val="none" w:sz="0" w:space="0" w:color="auto"/>
        <w:right w:val="none" w:sz="0" w:space="0" w:color="auto"/>
      </w:divBdr>
    </w:div>
    <w:div w:id="1047293033">
      <w:bodyDiv w:val="1"/>
      <w:marLeft w:val="0"/>
      <w:marRight w:val="0"/>
      <w:marTop w:val="0"/>
      <w:marBottom w:val="0"/>
      <w:divBdr>
        <w:top w:val="none" w:sz="0" w:space="0" w:color="auto"/>
        <w:left w:val="none" w:sz="0" w:space="0" w:color="auto"/>
        <w:bottom w:val="none" w:sz="0" w:space="0" w:color="auto"/>
        <w:right w:val="none" w:sz="0" w:space="0" w:color="auto"/>
      </w:divBdr>
    </w:div>
    <w:div w:id="1048148575">
      <w:bodyDiv w:val="1"/>
      <w:marLeft w:val="0"/>
      <w:marRight w:val="0"/>
      <w:marTop w:val="0"/>
      <w:marBottom w:val="0"/>
      <w:divBdr>
        <w:top w:val="none" w:sz="0" w:space="0" w:color="auto"/>
        <w:left w:val="none" w:sz="0" w:space="0" w:color="auto"/>
        <w:bottom w:val="none" w:sz="0" w:space="0" w:color="auto"/>
        <w:right w:val="none" w:sz="0" w:space="0" w:color="auto"/>
      </w:divBdr>
    </w:div>
    <w:div w:id="1048645709">
      <w:bodyDiv w:val="1"/>
      <w:marLeft w:val="0"/>
      <w:marRight w:val="0"/>
      <w:marTop w:val="0"/>
      <w:marBottom w:val="0"/>
      <w:divBdr>
        <w:top w:val="none" w:sz="0" w:space="0" w:color="auto"/>
        <w:left w:val="none" w:sz="0" w:space="0" w:color="auto"/>
        <w:bottom w:val="none" w:sz="0" w:space="0" w:color="auto"/>
        <w:right w:val="none" w:sz="0" w:space="0" w:color="auto"/>
      </w:divBdr>
    </w:div>
    <w:div w:id="1049182037">
      <w:bodyDiv w:val="1"/>
      <w:marLeft w:val="0"/>
      <w:marRight w:val="0"/>
      <w:marTop w:val="0"/>
      <w:marBottom w:val="0"/>
      <w:divBdr>
        <w:top w:val="none" w:sz="0" w:space="0" w:color="auto"/>
        <w:left w:val="none" w:sz="0" w:space="0" w:color="auto"/>
        <w:bottom w:val="none" w:sz="0" w:space="0" w:color="auto"/>
        <w:right w:val="none" w:sz="0" w:space="0" w:color="auto"/>
      </w:divBdr>
    </w:div>
    <w:div w:id="1049190659">
      <w:bodyDiv w:val="1"/>
      <w:marLeft w:val="0"/>
      <w:marRight w:val="0"/>
      <w:marTop w:val="0"/>
      <w:marBottom w:val="0"/>
      <w:divBdr>
        <w:top w:val="none" w:sz="0" w:space="0" w:color="auto"/>
        <w:left w:val="none" w:sz="0" w:space="0" w:color="auto"/>
        <w:bottom w:val="none" w:sz="0" w:space="0" w:color="auto"/>
        <w:right w:val="none" w:sz="0" w:space="0" w:color="auto"/>
      </w:divBdr>
    </w:div>
    <w:div w:id="1049651124">
      <w:bodyDiv w:val="1"/>
      <w:marLeft w:val="0"/>
      <w:marRight w:val="0"/>
      <w:marTop w:val="0"/>
      <w:marBottom w:val="0"/>
      <w:divBdr>
        <w:top w:val="none" w:sz="0" w:space="0" w:color="auto"/>
        <w:left w:val="none" w:sz="0" w:space="0" w:color="auto"/>
        <w:bottom w:val="none" w:sz="0" w:space="0" w:color="auto"/>
        <w:right w:val="none" w:sz="0" w:space="0" w:color="auto"/>
      </w:divBdr>
    </w:div>
    <w:div w:id="1049963493">
      <w:bodyDiv w:val="1"/>
      <w:marLeft w:val="0"/>
      <w:marRight w:val="0"/>
      <w:marTop w:val="0"/>
      <w:marBottom w:val="0"/>
      <w:divBdr>
        <w:top w:val="none" w:sz="0" w:space="0" w:color="auto"/>
        <w:left w:val="none" w:sz="0" w:space="0" w:color="auto"/>
        <w:bottom w:val="none" w:sz="0" w:space="0" w:color="auto"/>
        <w:right w:val="none" w:sz="0" w:space="0" w:color="auto"/>
      </w:divBdr>
    </w:div>
    <w:div w:id="1050231200">
      <w:bodyDiv w:val="1"/>
      <w:marLeft w:val="0"/>
      <w:marRight w:val="0"/>
      <w:marTop w:val="0"/>
      <w:marBottom w:val="0"/>
      <w:divBdr>
        <w:top w:val="none" w:sz="0" w:space="0" w:color="auto"/>
        <w:left w:val="none" w:sz="0" w:space="0" w:color="auto"/>
        <w:bottom w:val="none" w:sz="0" w:space="0" w:color="auto"/>
        <w:right w:val="none" w:sz="0" w:space="0" w:color="auto"/>
      </w:divBdr>
    </w:div>
    <w:div w:id="1050498656">
      <w:bodyDiv w:val="1"/>
      <w:marLeft w:val="0"/>
      <w:marRight w:val="0"/>
      <w:marTop w:val="0"/>
      <w:marBottom w:val="0"/>
      <w:divBdr>
        <w:top w:val="none" w:sz="0" w:space="0" w:color="auto"/>
        <w:left w:val="none" w:sz="0" w:space="0" w:color="auto"/>
        <w:bottom w:val="none" w:sz="0" w:space="0" w:color="auto"/>
        <w:right w:val="none" w:sz="0" w:space="0" w:color="auto"/>
      </w:divBdr>
    </w:div>
    <w:div w:id="1052117925">
      <w:bodyDiv w:val="1"/>
      <w:marLeft w:val="0"/>
      <w:marRight w:val="0"/>
      <w:marTop w:val="0"/>
      <w:marBottom w:val="0"/>
      <w:divBdr>
        <w:top w:val="none" w:sz="0" w:space="0" w:color="auto"/>
        <w:left w:val="none" w:sz="0" w:space="0" w:color="auto"/>
        <w:bottom w:val="none" w:sz="0" w:space="0" w:color="auto"/>
        <w:right w:val="none" w:sz="0" w:space="0" w:color="auto"/>
      </w:divBdr>
    </w:div>
    <w:div w:id="1052732257">
      <w:bodyDiv w:val="1"/>
      <w:marLeft w:val="0"/>
      <w:marRight w:val="0"/>
      <w:marTop w:val="0"/>
      <w:marBottom w:val="0"/>
      <w:divBdr>
        <w:top w:val="none" w:sz="0" w:space="0" w:color="auto"/>
        <w:left w:val="none" w:sz="0" w:space="0" w:color="auto"/>
        <w:bottom w:val="none" w:sz="0" w:space="0" w:color="auto"/>
        <w:right w:val="none" w:sz="0" w:space="0" w:color="auto"/>
      </w:divBdr>
    </w:div>
    <w:div w:id="1052777080">
      <w:bodyDiv w:val="1"/>
      <w:marLeft w:val="0"/>
      <w:marRight w:val="0"/>
      <w:marTop w:val="0"/>
      <w:marBottom w:val="0"/>
      <w:divBdr>
        <w:top w:val="none" w:sz="0" w:space="0" w:color="auto"/>
        <w:left w:val="none" w:sz="0" w:space="0" w:color="auto"/>
        <w:bottom w:val="none" w:sz="0" w:space="0" w:color="auto"/>
        <w:right w:val="none" w:sz="0" w:space="0" w:color="auto"/>
      </w:divBdr>
    </w:div>
    <w:div w:id="1053893138">
      <w:bodyDiv w:val="1"/>
      <w:marLeft w:val="0"/>
      <w:marRight w:val="0"/>
      <w:marTop w:val="0"/>
      <w:marBottom w:val="0"/>
      <w:divBdr>
        <w:top w:val="none" w:sz="0" w:space="0" w:color="auto"/>
        <w:left w:val="none" w:sz="0" w:space="0" w:color="auto"/>
        <w:bottom w:val="none" w:sz="0" w:space="0" w:color="auto"/>
        <w:right w:val="none" w:sz="0" w:space="0" w:color="auto"/>
      </w:divBdr>
    </w:div>
    <w:div w:id="1054238293">
      <w:bodyDiv w:val="1"/>
      <w:marLeft w:val="0"/>
      <w:marRight w:val="0"/>
      <w:marTop w:val="0"/>
      <w:marBottom w:val="0"/>
      <w:divBdr>
        <w:top w:val="none" w:sz="0" w:space="0" w:color="auto"/>
        <w:left w:val="none" w:sz="0" w:space="0" w:color="auto"/>
        <w:bottom w:val="none" w:sz="0" w:space="0" w:color="auto"/>
        <w:right w:val="none" w:sz="0" w:space="0" w:color="auto"/>
      </w:divBdr>
    </w:div>
    <w:div w:id="1054428051">
      <w:bodyDiv w:val="1"/>
      <w:marLeft w:val="0"/>
      <w:marRight w:val="0"/>
      <w:marTop w:val="0"/>
      <w:marBottom w:val="0"/>
      <w:divBdr>
        <w:top w:val="none" w:sz="0" w:space="0" w:color="auto"/>
        <w:left w:val="none" w:sz="0" w:space="0" w:color="auto"/>
        <w:bottom w:val="none" w:sz="0" w:space="0" w:color="auto"/>
        <w:right w:val="none" w:sz="0" w:space="0" w:color="auto"/>
      </w:divBdr>
    </w:div>
    <w:div w:id="1054547946">
      <w:bodyDiv w:val="1"/>
      <w:marLeft w:val="0"/>
      <w:marRight w:val="0"/>
      <w:marTop w:val="0"/>
      <w:marBottom w:val="0"/>
      <w:divBdr>
        <w:top w:val="none" w:sz="0" w:space="0" w:color="auto"/>
        <w:left w:val="none" w:sz="0" w:space="0" w:color="auto"/>
        <w:bottom w:val="none" w:sz="0" w:space="0" w:color="auto"/>
        <w:right w:val="none" w:sz="0" w:space="0" w:color="auto"/>
      </w:divBdr>
    </w:div>
    <w:div w:id="1055162347">
      <w:bodyDiv w:val="1"/>
      <w:marLeft w:val="0"/>
      <w:marRight w:val="0"/>
      <w:marTop w:val="0"/>
      <w:marBottom w:val="0"/>
      <w:divBdr>
        <w:top w:val="none" w:sz="0" w:space="0" w:color="auto"/>
        <w:left w:val="none" w:sz="0" w:space="0" w:color="auto"/>
        <w:bottom w:val="none" w:sz="0" w:space="0" w:color="auto"/>
        <w:right w:val="none" w:sz="0" w:space="0" w:color="auto"/>
      </w:divBdr>
    </w:div>
    <w:div w:id="1055467696">
      <w:bodyDiv w:val="1"/>
      <w:marLeft w:val="0"/>
      <w:marRight w:val="0"/>
      <w:marTop w:val="0"/>
      <w:marBottom w:val="0"/>
      <w:divBdr>
        <w:top w:val="none" w:sz="0" w:space="0" w:color="auto"/>
        <w:left w:val="none" w:sz="0" w:space="0" w:color="auto"/>
        <w:bottom w:val="none" w:sz="0" w:space="0" w:color="auto"/>
        <w:right w:val="none" w:sz="0" w:space="0" w:color="auto"/>
      </w:divBdr>
    </w:div>
    <w:div w:id="1056011276">
      <w:bodyDiv w:val="1"/>
      <w:marLeft w:val="0"/>
      <w:marRight w:val="0"/>
      <w:marTop w:val="0"/>
      <w:marBottom w:val="0"/>
      <w:divBdr>
        <w:top w:val="none" w:sz="0" w:space="0" w:color="auto"/>
        <w:left w:val="none" w:sz="0" w:space="0" w:color="auto"/>
        <w:bottom w:val="none" w:sz="0" w:space="0" w:color="auto"/>
        <w:right w:val="none" w:sz="0" w:space="0" w:color="auto"/>
      </w:divBdr>
    </w:div>
    <w:div w:id="1056245362">
      <w:bodyDiv w:val="1"/>
      <w:marLeft w:val="0"/>
      <w:marRight w:val="0"/>
      <w:marTop w:val="0"/>
      <w:marBottom w:val="0"/>
      <w:divBdr>
        <w:top w:val="none" w:sz="0" w:space="0" w:color="auto"/>
        <w:left w:val="none" w:sz="0" w:space="0" w:color="auto"/>
        <w:bottom w:val="none" w:sz="0" w:space="0" w:color="auto"/>
        <w:right w:val="none" w:sz="0" w:space="0" w:color="auto"/>
      </w:divBdr>
    </w:div>
    <w:div w:id="1056507549">
      <w:bodyDiv w:val="1"/>
      <w:marLeft w:val="0"/>
      <w:marRight w:val="0"/>
      <w:marTop w:val="0"/>
      <w:marBottom w:val="0"/>
      <w:divBdr>
        <w:top w:val="none" w:sz="0" w:space="0" w:color="auto"/>
        <w:left w:val="none" w:sz="0" w:space="0" w:color="auto"/>
        <w:bottom w:val="none" w:sz="0" w:space="0" w:color="auto"/>
        <w:right w:val="none" w:sz="0" w:space="0" w:color="auto"/>
      </w:divBdr>
    </w:div>
    <w:div w:id="1056852368">
      <w:bodyDiv w:val="1"/>
      <w:marLeft w:val="0"/>
      <w:marRight w:val="0"/>
      <w:marTop w:val="0"/>
      <w:marBottom w:val="0"/>
      <w:divBdr>
        <w:top w:val="none" w:sz="0" w:space="0" w:color="auto"/>
        <w:left w:val="none" w:sz="0" w:space="0" w:color="auto"/>
        <w:bottom w:val="none" w:sz="0" w:space="0" w:color="auto"/>
        <w:right w:val="none" w:sz="0" w:space="0" w:color="auto"/>
      </w:divBdr>
    </w:div>
    <w:div w:id="1056853280">
      <w:bodyDiv w:val="1"/>
      <w:marLeft w:val="0"/>
      <w:marRight w:val="0"/>
      <w:marTop w:val="0"/>
      <w:marBottom w:val="0"/>
      <w:divBdr>
        <w:top w:val="none" w:sz="0" w:space="0" w:color="auto"/>
        <w:left w:val="none" w:sz="0" w:space="0" w:color="auto"/>
        <w:bottom w:val="none" w:sz="0" w:space="0" w:color="auto"/>
        <w:right w:val="none" w:sz="0" w:space="0" w:color="auto"/>
      </w:divBdr>
    </w:div>
    <w:div w:id="1056902311">
      <w:bodyDiv w:val="1"/>
      <w:marLeft w:val="0"/>
      <w:marRight w:val="0"/>
      <w:marTop w:val="0"/>
      <w:marBottom w:val="0"/>
      <w:divBdr>
        <w:top w:val="none" w:sz="0" w:space="0" w:color="auto"/>
        <w:left w:val="none" w:sz="0" w:space="0" w:color="auto"/>
        <w:bottom w:val="none" w:sz="0" w:space="0" w:color="auto"/>
        <w:right w:val="none" w:sz="0" w:space="0" w:color="auto"/>
      </w:divBdr>
    </w:div>
    <w:div w:id="1057122012">
      <w:bodyDiv w:val="1"/>
      <w:marLeft w:val="0"/>
      <w:marRight w:val="0"/>
      <w:marTop w:val="0"/>
      <w:marBottom w:val="0"/>
      <w:divBdr>
        <w:top w:val="none" w:sz="0" w:space="0" w:color="auto"/>
        <w:left w:val="none" w:sz="0" w:space="0" w:color="auto"/>
        <w:bottom w:val="none" w:sz="0" w:space="0" w:color="auto"/>
        <w:right w:val="none" w:sz="0" w:space="0" w:color="auto"/>
      </w:divBdr>
    </w:div>
    <w:div w:id="1057515821">
      <w:bodyDiv w:val="1"/>
      <w:marLeft w:val="0"/>
      <w:marRight w:val="0"/>
      <w:marTop w:val="0"/>
      <w:marBottom w:val="0"/>
      <w:divBdr>
        <w:top w:val="none" w:sz="0" w:space="0" w:color="auto"/>
        <w:left w:val="none" w:sz="0" w:space="0" w:color="auto"/>
        <w:bottom w:val="none" w:sz="0" w:space="0" w:color="auto"/>
        <w:right w:val="none" w:sz="0" w:space="0" w:color="auto"/>
      </w:divBdr>
    </w:div>
    <w:div w:id="1057625240">
      <w:bodyDiv w:val="1"/>
      <w:marLeft w:val="0"/>
      <w:marRight w:val="0"/>
      <w:marTop w:val="0"/>
      <w:marBottom w:val="0"/>
      <w:divBdr>
        <w:top w:val="none" w:sz="0" w:space="0" w:color="auto"/>
        <w:left w:val="none" w:sz="0" w:space="0" w:color="auto"/>
        <w:bottom w:val="none" w:sz="0" w:space="0" w:color="auto"/>
        <w:right w:val="none" w:sz="0" w:space="0" w:color="auto"/>
      </w:divBdr>
    </w:div>
    <w:div w:id="1058363381">
      <w:bodyDiv w:val="1"/>
      <w:marLeft w:val="0"/>
      <w:marRight w:val="0"/>
      <w:marTop w:val="0"/>
      <w:marBottom w:val="0"/>
      <w:divBdr>
        <w:top w:val="none" w:sz="0" w:space="0" w:color="auto"/>
        <w:left w:val="none" w:sz="0" w:space="0" w:color="auto"/>
        <w:bottom w:val="none" w:sz="0" w:space="0" w:color="auto"/>
        <w:right w:val="none" w:sz="0" w:space="0" w:color="auto"/>
      </w:divBdr>
    </w:div>
    <w:div w:id="1058432952">
      <w:bodyDiv w:val="1"/>
      <w:marLeft w:val="0"/>
      <w:marRight w:val="0"/>
      <w:marTop w:val="0"/>
      <w:marBottom w:val="0"/>
      <w:divBdr>
        <w:top w:val="none" w:sz="0" w:space="0" w:color="auto"/>
        <w:left w:val="none" w:sz="0" w:space="0" w:color="auto"/>
        <w:bottom w:val="none" w:sz="0" w:space="0" w:color="auto"/>
        <w:right w:val="none" w:sz="0" w:space="0" w:color="auto"/>
      </w:divBdr>
    </w:div>
    <w:div w:id="1059325210">
      <w:bodyDiv w:val="1"/>
      <w:marLeft w:val="0"/>
      <w:marRight w:val="0"/>
      <w:marTop w:val="0"/>
      <w:marBottom w:val="0"/>
      <w:divBdr>
        <w:top w:val="none" w:sz="0" w:space="0" w:color="auto"/>
        <w:left w:val="none" w:sz="0" w:space="0" w:color="auto"/>
        <w:bottom w:val="none" w:sz="0" w:space="0" w:color="auto"/>
        <w:right w:val="none" w:sz="0" w:space="0" w:color="auto"/>
      </w:divBdr>
    </w:div>
    <w:div w:id="1059671128">
      <w:bodyDiv w:val="1"/>
      <w:marLeft w:val="0"/>
      <w:marRight w:val="0"/>
      <w:marTop w:val="0"/>
      <w:marBottom w:val="0"/>
      <w:divBdr>
        <w:top w:val="none" w:sz="0" w:space="0" w:color="auto"/>
        <w:left w:val="none" w:sz="0" w:space="0" w:color="auto"/>
        <w:bottom w:val="none" w:sz="0" w:space="0" w:color="auto"/>
        <w:right w:val="none" w:sz="0" w:space="0" w:color="auto"/>
      </w:divBdr>
    </w:div>
    <w:div w:id="1064329699">
      <w:bodyDiv w:val="1"/>
      <w:marLeft w:val="0"/>
      <w:marRight w:val="0"/>
      <w:marTop w:val="0"/>
      <w:marBottom w:val="0"/>
      <w:divBdr>
        <w:top w:val="none" w:sz="0" w:space="0" w:color="auto"/>
        <w:left w:val="none" w:sz="0" w:space="0" w:color="auto"/>
        <w:bottom w:val="none" w:sz="0" w:space="0" w:color="auto"/>
        <w:right w:val="none" w:sz="0" w:space="0" w:color="auto"/>
      </w:divBdr>
    </w:div>
    <w:div w:id="1065566791">
      <w:bodyDiv w:val="1"/>
      <w:marLeft w:val="0"/>
      <w:marRight w:val="0"/>
      <w:marTop w:val="0"/>
      <w:marBottom w:val="0"/>
      <w:divBdr>
        <w:top w:val="none" w:sz="0" w:space="0" w:color="auto"/>
        <w:left w:val="none" w:sz="0" w:space="0" w:color="auto"/>
        <w:bottom w:val="none" w:sz="0" w:space="0" w:color="auto"/>
        <w:right w:val="none" w:sz="0" w:space="0" w:color="auto"/>
      </w:divBdr>
    </w:div>
    <w:div w:id="1066731004">
      <w:bodyDiv w:val="1"/>
      <w:marLeft w:val="0"/>
      <w:marRight w:val="0"/>
      <w:marTop w:val="0"/>
      <w:marBottom w:val="0"/>
      <w:divBdr>
        <w:top w:val="none" w:sz="0" w:space="0" w:color="auto"/>
        <w:left w:val="none" w:sz="0" w:space="0" w:color="auto"/>
        <w:bottom w:val="none" w:sz="0" w:space="0" w:color="auto"/>
        <w:right w:val="none" w:sz="0" w:space="0" w:color="auto"/>
      </w:divBdr>
    </w:div>
    <w:div w:id="1069185344">
      <w:bodyDiv w:val="1"/>
      <w:marLeft w:val="0"/>
      <w:marRight w:val="0"/>
      <w:marTop w:val="0"/>
      <w:marBottom w:val="0"/>
      <w:divBdr>
        <w:top w:val="none" w:sz="0" w:space="0" w:color="auto"/>
        <w:left w:val="none" w:sz="0" w:space="0" w:color="auto"/>
        <w:bottom w:val="none" w:sz="0" w:space="0" w:color="auto"/>
        <w:right w:val="none" w:sz="0" w:space="0" w:color="auto"/>
      </w:divBdr>
    </w:div>
    <w:div w:id="1069573222">
      <w:bodyDiv w:val="1"/>
      <w:marLeft w:val="0"/>
      <w:marRight w:val="0"/>
      <w:marTop w:val="0"/>
      <w:marBottom w:val="0"/>
      <w:divBdr>
        <w:top w:val="none" w:sz="0" w:space="0" w:color="auto"/>
        <w:left w:val="none" w:sz="0" w:space="0" w:color="auto"/>
        <w:bottom w:val="none" w:sz="0" w:space="0" w:color="auto"/>
        <w:right w:val="none" w:sz="0" w:space="0" w:color="auto"/>
      </w:divBdr>
    </w:div>
    <w:div w:id="1070275397">
      <w:bodyDiv w:val="1"/>
      <w:marLeft w:val="0"/>
      <w:marRight w:val="0"/>
      <w:marTop w:val="0"/>
      <w:marBottom w:val="0"/>
      <w:divBdr>
        <w:top w:val="none" w:sz="0" w:space="0" w:color="auto"/>
        <w:left w:val="none" w:sz="0" w:space="0" w:color="auto"/>
        <w:bottom w:val="none" w:sz="0" w:space="0" w:color="auto"/>
        <w:right w:val="none" w:sz="0" w:space="0" w:color="auto"/>
      </w:divBdr>
    </w:div>
    <w:div w:id="1070539336">
      <w:bodyDiv w:val="1"/>
      <w:marLeft w:val="0"/>
      <w:marRight w:val="0"/>
      <w:marTop w:val="0"/>
      <w:marBottom w:val="0"/>
      <w:divBdr>
        <w:top w:val="none" w:sz="0" w:space="0" w:color="auto"/>
        <w:left w:val="none" w:sz="0" w:space="0" w:color="auto"/>
        <w:bottom w:val="none" w:sz="0" w:space="0" w:color="auto"/>
        <w:right w:val="none" w:sz="0" w:space="0" w:color="auto"/>
      </w:divBdr>
    </w:div>
    <w:div w:id="1071120480">
      <w:bodyDiv w:val="1"/>
      <w:marLeft w:val="0"/>
      <w:marRight w:val="0"/>
      <w:marTop w:val="0"/>
      <w:marBottom w:val="0"/>
      <w:divBdr>
        <w:top w:val="none" w:sz="0" w:space="0" w:color="auto"/>
        <w:left w:val="none" w:sz="0" w:space="0" w:color="auto"/>
        <w:bottom w:val="none" w:sz="0" w:space="0" w:color="auto"/>
        <w:right w:val="none" w:sz="0" w:space="0" w:color="auto"/>
      </w:divBdr>
    </w:div>
    <w:div w:id="1073743255">
      <w:bodyDiv w:val="1"/>
      <w:marLeft w:val="0"/>
      <w:marRight w:val="0"/>
      <w:marTop w:val="0"/>
      <w:marBottom w:val="0"/>
      <w:divBdr>
        <w:top w:val="none" w:sz="0" w:space="0" w:color="auto"/>
        <w:left w:val="none" w:sz="0" w:space="0" w:color="auto"/>
        <w:bottom w:val="none" w:sz="0" w:space="0" w:color="auto"/>
        <w:right w:val="none" w:sz="0" w:space="0" w:color="auto"/>
      </w:divBdr>
    </w:div>
    <w:div w:id="1074472196">
      <w:bodyDiv w:val="1"/>
      <w:marLeft w:val="0"/>
      <w:marRight w:val="0"/>
      <w:marTop w:val="0"/>
      <w:marBottom w:val="0"/>
      <w:divBdr>
        <w:top w:val="none" w:sz="0" w:space="0" w:color="auto"/>
        <w:left w:val="none" w:sz="0" w:space="0" w:color="auto"/>
        <w:bottom w:val="none" w:sz="0" w:space="0" w:color="auto"/>
        <w:right w:val="none" w:sz="0" w:space="0" w:color="auto"/>
      </w:divBdr>
    </w:div>
    <w:div w:id="1074544944">
      <w:bodyDiv w:val="1"/>
      <w:marLeft w:val="0"/>
      <w:marRight w:val="0"/>
      <w:marTop w:val="0"/>
      <w:marBottom w:val="0"/>
      <w:divBdr>
        <w:top w:val="none" w:sz="0" w:space="0" w:color="auto"/>
        <w:left w:val="none" w:sz="0" w:space="0" w:color="auto"/>
        <w:bottom w:val="none" w:sz="0" w:space="0" w:color="auto"/>
        <w:right w:val="none" w:sz="0" w:space="0" w:color="auto"/>
      </w:divBdr>
    </w:div>
    <w:div w:id="1075249387">
      <w:bodyDiv w:val="1"/>
      <w:marLeft w:val="0"/>
      <w:marRight w:val="0"/>
      <w:marTop w:val="0"/>
      <w:marBottom w:val="0"/>
      <w:divBdr>
        <w:top w:val="none" w:sz="0" w:space="0" w:color="auto"/>
        <w:left w:val="none" w:sz="0" w:space="0" w:color="auto"/>
        <w:bottom w:val="none" w:sz="0" w:space="0" w:color="auto"/>
        <w:right w:val="none" w:sz="0" w:space="0" w:color="auto"/>
      </w:divBdr>
    </w:div>
    <w:div w:id="1076244949">
      <w:bodyDiv w:val="1"/>
      <w:marLeft w:val="0"/>
      <w:marRight w:val="0"/>
      <w:marTop w:val="0"/>
      <w:marBottom w:val="0"/>
      <w:divBdr>
        <w:top w:val="none" w:sz="0" w:space="0" w:color="auto"/>
        <w:left w:val="none" w:sz="0" w:space="0" w:color="auto"/>
        <w:bottom w:val="none" w:sz="0" w:space="0" w:color="auto"/>
        <w:right w:val="none" w:sz="0" w:space="0" w:color="auto"/>
      </w:divBdr>
    </w:div>
    <w:div w:id="1077246673">
      <w:bodyDiv w:val="1"/>
      <w:marLeft w:val="0"/>
      <w:marRight w:val="0"/>
      <w:marTop w:val="0"/>
      <w:marBottom w:val="0"/>
      <w:divBdr>
        <w:top w:val="none" w:sz="0" w:space="0" w:color="auto"/>
        <w:left w:val="none" w:sz="0" w:space="0" w:color="auto"/>
        <w:bottom w:val="none" w:sz="0" w:space="0" w:color="auto"/>
        <w:right w:val="none" w:sz="0" w:space="0" w:color="auto"/>
      </w:divBdr>
    </w:div>
    <w:div w:id="1078289523">
      <w:bodyDiv w:val="1"/>
      <w:marLeft w:val="0"/>
      <w:marRight w:val="0"/>
      <w:marTop w:val="0"/>
      <w:marBottom w:val="0"/>
      <w:divBdr>
        <w:top w:val="none" w:sz="0" w:space="0" w:color="auto"/>
        <w:left w:val="none" w:sz="0" w:space="0" w:color="auto"/>
        <w:bottom w:val="none" w:sz="0" w:space="0" w:color="auto"/>
        <w:right w:val="none" w:sz="0" w:space="0" w:color="auto"/>
      </w:divBdr>
    </w:div>
    <w:div w:id="1080565766">
      <w:bodyDiv w:val="1"/>
      <w:marLeft w:val="0"/>
      <w:marRight w:val="0"/>
      <w:marTop w:val="0"/>
      <w:marBottom w:val="0"/>
      <w:divBdr>
        <w:top w:val="none" w:sz="0" w:space="0" w:color="auto"/>
        <w:left w:val="none" w:sz="0" w:space="0" w:color="auto"/>
        <w:bottom w:val="none" w:sz="0" w:space="0" w:color="auto"/>
        <w:right w:val="none" w:sz="0" w:space="0" w:color="auto"/>
      </w:divBdr>
    </w:div>
    <w:div w:id="1081175864">
      <w:bodyDiv w:val="1"/>
      <w:marLeft w:val="0"/>
      <w:marRight w:val="0"/>
      <w:marTop w:val="0"/>
      <w:marBottom w:val="0"/>
      <w:divBdr>
        <w:top w:val="none" w:sz="0" w:space="0" w:color="auto"/>
        <w:left w:val="none" w:sz="0" w:space="0" w:color="auto"/>
        <w:bottom w:val="none" w:sz="0" w:space="0" w:color="auto"/>
        <w:right w:val="none" w:sz="0" w:space="0" w:color="auto"/>
      </w:divBdr>
    </w:div>
    <w:div w:id="1081679015">
      <w:bodyDiv w:val="1"/>
      <w:marLeft w:val="0"/>
      <w:marRight w:val="0"/>
      <w:marTop w:val="0"/>
      <w:marBottom w:val="0"/>
      <w:divBdr>
        <w:top w:val="none" w:sz="0" w:space="0" w:color="auto"/>
        <w:left w:val="none" w:sz="0" w:space="0" w:color="auto"/>
        <w:bottom w:val="none" w:sz="0" w:space="0" w:color="auto"/>
        <w:right w:val="none" w:sz="0" w:space="0" w:color="auto"/>
      </w:divBdr>
    </w:div>
    <w:div w:id="1083575886">
      <w:bodyDiv w:val="1"/>
      <w:marLeft w:val="0"/>
      <w:marRight w:val="0"/>
      <w:marTop w:val="0"/>
      <w:marBottom w:val="0"/>
      <w:divBdr>
        <w:top w:val="none" w:sz="0" w:space="0" w:color="auto"/>
        <w:left w:val="none" w:sz="0" w:space="0" w:color="auto"/>
        <w:bottom w:val="none" w:sz="0" w:space="0" w:color="auto"/>
        <w:right w:val="none" w:sz="0" w:space="0" w:color="auto"/>
      </w:divBdr>
    </w:div>
    <w:div w:id="1083645393">
      <w:bodyDiv w:val="1"/>
      <w:marLeft w:val="0"/>
      <w:marRight w:val="0"/>
      <w:marTop w:val="0"/>
      <w:marBottom w:val="0"/>
      <w:divBdr>
        <w:top w:val="none" w:sz="0" w:space="0" w:color="auto"/>
        <w:left w:val="none" w:sz="0" w:space="0" w:color="auto"/>
        <w:bottom w:val="none" w:sz="0" w:space="0" w:color="auto"/>
        <w:right w:val="none" w:sz="0" w:space="0" w:color="auto"/>
      </w:divBdr>
    </w:div>
    <w:div w:id="1083717099">
      <w:bodyDiv w:val="1"/>
      <w:marLeft w:val="0"/>
      <w:marRight w:val="0"/>
      <w:marTop w:val="0"/>
      <w:marBottom w:val="0"/>
      <w:divBdr>
        <w:top w:val="none" w:sz="0" w:space="0" w:color="auto"/>
        <w:left w:val="none" w:sz="0" w:space="0" w:color="auto"/>
        <w:bottom w:val="none" w:sz="0" w:space="0" w:color="auto"/>
        <w:right w:val="none" w:sz="0" w:space="0" w:color="auto"/>
      </w:divBdr>
    </w:div>
    <w:div w:id="1083725076">
      <w:bodyDiv w:val="1"/>
      <w:marLeft w:val="0"/>
      <w:marRight w:val="0"/>
      <w:marTop w:val="0"/>
      <w:marBottom w:val="0"/>
      <w:divBdr>
        <w:top w:val="none" w:sz="0" w:space="0" w:color="auto"/>
        <w:left w:val="none" w:sz="0" w:space="0" w:color="auto"/>
        <w:bottom w:val="none" w:sz="0" w:space="0" w:color="auto"/>
        <w:right w:val="none" w:sz="0" w:space="0" w:color="auto"/>
      </w:divBdr>
    </w:div>
    <w:div w:id="1084953566">
      <w:bodyDiv w:val="1"/>
      <w:marLeft w:val="0"/>
      <w:marRight w:val="0"/>
      <w:marTop w:val="0"/>
      <w:marBottom w:val="0"/>
      <w:divBdr>
        <w:top w:val="none" w:sz="0" w:space="0" w:color="auto"/>
        <w:left w:val="none" w:sz="0" w:space="0" w:color="auto"/>
        <w:bottom w:val="none" w:sz="0" w:space="0" w:color="auto"/>
        <w:right w:val="none" w:sz="0" w:space="0" w:color="auto"/>
      </w:divBdr>
    </w:div>
    <w:div w:id="1085495737">
      <w:bodyDiv w:val="1"/>
      <w:marLeft w:val="0"/>
      <w:marRight w:val="0"/>
      <w:marTop w:val="0"/>
      <w:marBottom w:val="0"/>
      <w:divBdr>
        <w:top w:val="none" w:sz="0" w:space="0" w:color="auto"/>
        <w:left w:val="none" w:sz="0" w:space="0" w:color="auto"/>
        <w:bottom w:val="none" w:sz="0" w:space="0" w:color="auto"/>
        <w:right w:val="none" w:sz="0" w:space="0" w:color="auto"/>
      </w:divBdr>
    </w:div>
    <w:div w:id="1085541550">
      <w:bodyDiv w:val="1"/>
      <w:marLeft w:val="0"/>
      <w:marRight w:val="0"/>
      <w:marTop w:val="0"/>
      <w:marBottom w:val="0"/>
      <w:divBdr>
        <w:top w:val="none" w:sz="0" w:space="0" w:color="auto"/>
        <w:left w:val="none" w:sz="0" w:space="0" w:color="auto"/>
        <w:bottom w:val="none" w:sz="0" w:space="0" w:color="auto"/>
        <w:right w:val="none" w:sz="0" w:space="0" w:color="auto"/>
      </w:divBdr>
    </w:div>
    <w:div w:id="1085689724">
      <w:bodyDiv w:val="1"/>
      <w:marLeft w:val="0"/>
      <w:marRight w:val="0"/>
      <w:marTop w:val="0"/>
      <w:marBottom w:val="0"/>
      <w:divBdr>
        <w:top w:val="none" w:sz="0" w:space="0" w:color="auto"/>
        <w:left w:val="none" w:sz="0" w:space="0" w:color="auto"/>
        <w:bottom w:val="none" w:sz="0" w:space="0" w:color="auto"/>
        <w:right w:val="none" w:sz="0" w:space="0" w:color="auto"/>
      </w:divBdr>
    </w:div>
    <w:div w:id="1087001297">
      <w:bodyDiv w:val="1"/>
      <w:marLeft w:val="0"/>
      <w:marRight w:val="0"/>
      <w:marTop w:val="0"/>
      <w:marBottom w:val="0"/>
      <w:divBdr>
        <w:top w:val="none" w:sz="0" w:space="0" w:color="auto"/>
        <w:left w:val="none" w:sz="0" w:space="0" w:color="auto"/>
        <w:bottom w:val="none" w:sz="0" w:space="0" w:color="auto"/>
        <w:right w:val="none" w:sz="0" w:space="0" w:color="auto"/>
      </w:divBdr>
    </w:div>
    <w:div w:id="1087925110">
      <w:bodyDiv w:val="1"/>
      <w:marLeft w:val="0"/>
      <w:marRight w:val="0"/>
      <w:marTop w:val="0"/>
      <w:marBottom w:val="0"/>
      <w:divBdr>
        <w:top w:val="none" w:sz="0" w:space="0" w:color="auto"/>
        <w:left w:val="none" w:sz="0" w:space="0" w:color="auto"/>
        <w:bottom w:val="none" w:sz="0" w:space="0" w:color="auto"/>
        <w:right w:val="none" w:sz="0" w:space="0" w:color="auto"/>
      </w:divBdr>
    </w:div>
    <w:div w:id="1088044706">
      <w:bodyDiv w:val="1"/>
      <w:marLeft w:val="0"/>
      <w:marRight w:val="0"/>
      <w:marTop w:val="0"/>
      <w:marBottom w:val="0"/>
      <w:divBdr>
        <w:top w:val="none" w:sz="0" w:space="0" w:color="auto"/>
        <w:left w:val="none" w:sz="0" w:space="0" w:color="auto"/>
        <w:bottom w:val="none" w:sz="0" w:space="0" w:color="auto"/>
        <w:right w:val="none" w:sz="0" w:space="0" w:color="auto"/>
      </w:divBdr>
    </w:div>
    <w:div w:id="1088186085">
      <w:bodyDiv w:val="1"/>
      <w:marLeft w:val="0"/>
      <w:marRight w:val="0"/>
      <w:marTop w:val="0"/>
      <w:marBottom w:val="0"/>
      <w:divBdr>
        <w:top w:val="none" w:sz="0" w:space="0" w:color="auto"/>
        <w:left w:val="none" w:sz="0" w:space="0" w:color="auto"/>
        <w:bottom w:val="none" w:sz="0" w:space="0" w:color="auto"/>
        <w:right w:val="none" w:sz="0" w:space="0" w:color="auto"/>
      </w:divBdr>
    </w:div>
    <w:div w:id="1088306961">
      <w:bodyDiv w:val="1"/>
      <w:marLeft w:val="0"/>
      <w:marRight w:val="0"/>
      <w:marTop w:val="0"/>
      <w:marBottom w:val="0"/>
      <w:divBdr>
        <w:top w:val="none" w:sz="0" w:space="0" w:color="auto"/>
        <w:left w:val="none" w:sz="0" w:space="0" w:color="auto"/>
        <w:bottom w:val="none" w:sz="0" w:space="0" w:color="auto"/>
        <w:right w:val="none" w:sz="0" w:space="0" w:color="auto"/>
      </w:divBdr>
    </w:div>
    <w:div w:id="1089230329">
      <w:bodyDiv w:val="1"/>
      <w:marLeft w:val="0"/>
      <w:marRight w:val="0"/>
      <w:marTop w:val="0"/>
      <w:marBottom w:val="0"/>
      <w:divBdr>
        <w:top w:val="none" w:sz="0" w:space="0" w:color="auto"/>
        <w:left w:val="none" w:sz="0" w:space="0" w:color="auto"/>
        <w:bottom w:val="none" w:sz="0" w:space="0" w:color="auto"/>
        <w:right w:val="none" w:sz="0" w:space="0" w:color="auto"/>
      </w:divBdr>
    </w:div>
    <w:div w:id="1089736552">
      <w:bodyDiv w:val="1"/>
      <w:marLeft w:val="0"/>
      <w:marRight w:val="0"/>
      <w:marTop w:val="0"/>
      <w:marBottom w:val="0"/>
      <w:divBdr>
        <w:top w:val="none" w:sz="0" w:space="0" w:color="auto"/>
        <w:left w:val="none" w:sz="0" w:space="0" w:color="auto"/>
        <w:bottom w:val="none" w:sz="0" w:space="0" w:color="auto"/>
        <w:right w:val="none" w:sz="0" w:space="0" w:color="auto"/>
      </w:divBdr>
    </w:div>
    <w:div w:id="1090388570">
      <w:bodyDiv w:val="1"/>
      <w:marLeft w:val="0"/>
      <w:marRight w:val="0"/>
      <w:marTop w:val="0"/>
      <w:marBottom w:val="0"/>
      <w:divBdr>
        <w:top w:val="none" w:sz="0" w:space="0" w:color="auto"/>
        <w:left w:val="none" w:sz="0" w:space="0" w:color="auto"/>
        <w:bottom w:val="none" w:sz="0" w:space="0" w:color="auto"/>
        <w:right w:val="none" w:sz="0" w:space="0" w:color="auto"/>
      </w:divBdr>
    </w:div>
    <w:div w:id="1091127047">
      <w:bodyDiv w:val="1"/>
      <w:marLeft w:val="0"/>
      <w:marRight w:val="0"/>
      <w:marTop w:val="0"/>
      <w:marBottom w:val="0"/>
      <w:divBdr>
        <w:top w:val="none" w:sz="0" w:space="0" w:color="auto"/>
        <w:left w:val="none" w:sz="0" w:space="0" w:color="auto"/>
        <w:bottom w:val="none" w:sz="0" w:space="0" w:color="auto"/>
        <w:right w:val="none" w:sz="0" w:space="0" w:color="auto"/>
      </w:divBdr>
    </w:div>
    <w:div w:id="1092043832">
      <w:bodyDiv w:val="1"/>
      <w:marLeft w:val="0"/>
      <w:marRight w:val="0"/>
      <w:marTop w:val="0"/>
      <w:marBottom w:val="0"/>
      <w:divBdr>
        <w:top w:val="none" w:sz="0" w:space="0" w:color="auto"/>
        <w:left w:val="none" w:sz="0" w:space="0" w:color="auto"/>
        <w:bottom w:val="none" w:sz="0" w:space="0" w:color="auto"/>
        <w:right w:val="none" w:sz="0" w:space="0" w:color="auto"/>
      </w:divBdr>
    </w:div>
    <w:div w:id="1092048484">
      <w:bodyDiv w:val="1"/>
      <w:marLeft w:val="0"/>
      <w:marRight w:val="0"/>
      <w:marTop w:val="0"/>
      <w:marBottom w:val="0"/>
      <w:divBdr>
        <w:top w:val="none" w:sz="0" w:space="0" w:color="auto"/>
        <w:left w:val="none" w:sz="0" w:space="0" w:color="auto"/>
        <w:bottom w:val="none" w:sz="0" w:space="0" w:color="auto"/>
        <w:right w:val="none" w:sz="0" w:space="0" w:color="auto"/>
      </w:divBdr>
    </w:div>
    <w:div w:id="1092892127">
      <w:bodyDiv w:val="1"/>
      <w:marLeft w:val="0"/>
      <w:marRight w:val="0"/>
      <w:marTop w:val="0"/>
      <w:marBottom w:val="0"/>
      <w:divBdr>
        <w:top w:val="none" w:sz="0" w:space="0" w:color="auto"/>
        <w:left w:val="none" w:sz="0" w:space="0" w:color="auto"/>
        <w:bottom w:val="none" w:sz="0" w:space="0" w:color="auto"/>
        <w:right w:val="none" w:sz="0" w:space="0" w:color="auto"/>
      </w:divBdr>
    </w:div>
    <w:div w:id="1093237859">
      <w:bodyDiv w:val="1"/>
      <w:marLeft w:val="0"/>
      <w:marRight w:val="0"/>
      <w:marTop w:val="0"/>
      <w:marBottom w:val="0"/>
      <w:divBdr>
        <w:top w:val="none" w:sz="0" w:space="0" w:color="auto"/>
        <w:left w:val="none" w:sz="0" w:space="0" w:color="auto"/>
        <w:bottom w:val="none" w:sz="0" w:space="0" w:color="auto"/>
        <w:right w:val="none" w:sz="0" w:space="0" w:color="auto"/>
      </w:divBdr>
    </w:div>
    <w:div w:id="1094285679">
      <w:bodyDiv w:val="1"/>
      <w:marLeft w:val="0"/>
      <w:marRight w:val="0"/>
      <w:marTop w:val="0"/>
      <w:marBottom w:val="0"/>
      <w:divBdr>
        <w:top w:val="none" w:sz="0" w:space="0" w:color="auto"/>
        <w:left w:val="none" w:sz="0" w:space="0" w:color="auto"/>
        <w:bottom w:val="none" w:sz="0" w:space="0" w:color="auto"/>
        <w:right w:val="none" w:sz="0" w:space="0" w:color="auto"/>
      </w:divBdr>
    </w:div>
    <w:div w:id="1094545724">
      <w:bodyDiv w:val="1"/>
      <w:marLeft w:val="0"/>
      <w:marRight w:val="0"/>
      <w:marTop w:val="0"/>
      <w:marBottom w:val="0"/>
      <w:divBdr>
        <w:top w:val="none" w:sz="0" w:space="0" w:color="auto"/>
        <w:left w:val="none" w:sz="0" w:space="0" w:color="auto"/>
        <w:bottom w:val="none" w:sz="0" w:space="0" w:color="auto"/>
        <w:right w:val="none" w:sz="0" w:space="0" w:color="auto"/>
      </w:divBdr>
    </w:div>
    <w:div w:id="1094590560">
      <w:bodyDiv w:val="1"/>
      <w:marLeft w:val="0"/>
      <w:marRight w:val="0"/>
      <w:marTop w:val="0"/>
      <w:marBottom w:val="0"/>
      <w:divBdr>
        <w:top w:val="none" w:sz="0" w:space="0" w:color="auto"/>
        <w:left w:val="none" w:sz="0" w:space="0" w:color="auto"/>
        <w:bottom w:val="none" w:sz="0" w:space="0" w:color="auto"/>
        <w:right w:val="none" w:sz="0" w:space="0" w:color="auto"/>
      </w:divBdr>
    </w:div>
    <w:div w:id="1095711272">
      <w:bodyDiv w:val="1"/>
      <w:marLeft w:val="0"/>
      <w:marRight w:val="0"/>
      <w:marTop w:val="0"/>
      <w:marBottom w:val="0"/>
      <w:divBdr>
        <w:top w:val="none" w:sz="0" w:space="0" w:color="auto"/>
        <w:left w:val="none" w:sz="0" w:space="0" w:color="auto"/>
        <w:bottom w:val="none" w:sz="0" w:space="0" w:color="auto"/>
        <w:right w:val="none" w:sz="0" w:space="0" w:color="auto"/>
      </w:divBdr>
    </w:div>
    <w:div w:id="1095786444">
      <w:bodyDiv w:val="1"/>
      <w:marLeft w:val="0"/>
      <w:marRight w:val="0"/>
      <w:marTop w:val="0"/>
      <w:marBottom w:val="0"/>
      <w:divBdr>
        <w:top w:val="none" w:sz="0" w:space="0" w:color="auto"/>
        <w:left w:val="none" w:sz="0" w:space="0" w:color="auto"/>
        <w:bottom w:val="none" w:sz="0" w:space="0" w:color="auto"/>
        <w:right w:val="none" w:sz="0" w:space="0" w:color="auto"/>
      </w:divBdr>
    </w:div>
    <w:div w:id="1096437871">
      <w:bodyDiv w:val="1"/>
      <w:marLeft w:val="0"/>
      <w:marRight w:val="0"/>
      <w:marTop w:val="0"/>
      <w:marBottom w:val="0"/>
      <w:divBdr>
        <w:top w:val="none" w:sz="0" w:space="0" w:color="auto"/>
        <w:left w:val="none" w:sz="0" w:space="0" w:color="auto"/>
        <w:bottom w:val="none" w:sz="0" w:space="0" w:color="auto"/>
        <w:right w:val="none" w:sz="0" w:space="0" w:color="auto"/>
      </w:divBdr>
    </w:div>
    <w:div w:id="1097091379">
      <w:bodyDiv w:val="1"/>
      <w:marLeft w:val="0"/>
      <w:marRight w:val="0"/>
      <w:marTop w:val="0"/>
      <w:marBottom w:val="0"/>
      <w:divBdr>
        <w:top w:val="none" w:sz="0" w:space="0" w:color="auto"/>
        <w:left w:val="none" w:sz="0" w:space="0" w:color="auto"/>
        <w:bottom w:val="none" w:sz="0" w:space="0" w:color="auto"/>
        <w:right w:val="none" w:sz="0" w:space="0" w:color="auto"/>
      </w:divBdr>
    </w:div>
    <w:div w:id="1097482409">
      <w:bodyDiv w:val="1"/>
      <w:marLeft w:val="0"/>
      <w:marRight w:val="0"/>
      <w:marTop w:val="0"/>
      <w:marBottom w:val="0"/>
      <w:divBdr>
        <w:top w:val="none" w:sz="0" w:space="0" w:color="auto"/>
        <w:left w:val="none" w:sz="0" w:space="0" w:color="auto"/>
        <w:bottom w:val="none" w:sz="0" w:space="0" w:color="auto"/>
        <w:right w:val="none" w:sz="0" w:space="0" w:color="auto"/>
      </w:divBdr>
    </w:div>
    <w:div w:id="1097679760">
      <w:bodyDiv w:val="1"/>
      <w:marLeft w:val="0"/>
      <w:marRight w:val="0"/>
      <w:marTop w:val="0"/>
      <w:marBottom w:val="0"/>
      <w:divBdr>
        <w:top w:val="none" w:sz="0" w:space="0" w:color="auto"/>
        <w:left w:val="none" w:sz="0" w:space="0" w:color="auto"/>
        <w:bottom w:val="none" w:sz="0" w:space="0" w:color="auto"/>
        <w:right w:val="none" w:sz="0" w:space="0" w:color="auto"/>
      </w:divBdr>
    </w:div>
    <w:div w:id="1098330433">
      <w:bodyDiv w:val="1"/>
      <w:marLeft w:val="0"/>
      <w:marRight w:val="0"/>
      <w:marTop w:val="0"/>
      <w:marBottom w:val="0"/>
      <w:divBdr>
        <w:top w:val="none" w:sz="0" w:space="0" w:color="auto"/>
        <w:left w:val="none" w:sz="0" w:space="0" w:color="auto"/>
        <w:bottom w:val="none" w:sz="0" w:space="0" w:color="auto"/>
        <w:right w:val="none" w:sz="0" w:space="0" w:color="auto"/>
      </w:divBdr>
    </w:div>
    <w:div w:id="1098450491">
      <w:bodyDiv w:val="1"/>
      <w:marLeft w:val="0"/>
      <w:marRight w:val="0"/>
      <w:marTop w:val="0"/>
      <w:marBottom w:val="0"/>
      <w:divBdr>
        <w:top w:val="none" w:sz="0" w:space="0" w:color="auto"/>
        <w:left w:val="none" w:sz="0" w:space="0" w:color="auto"/>
        <w:bottom w:val="none" w:sz="0" w:space="0" w:color="auto"/>
        <w:right w:val="none" w:sz="0" w:space="0" w:color="auto"/>
      </w:divBdr>
    </w:div>
    <w:div w:id="1098674455">
      <w:bodyDiv w:val="1"/>
      <w:marLeft w:val="0"/>
      <w:marRight w:val="0"/>
      <w:marTop w:val="0"/>
      <w:marBottom w:val="0"/>
      <w:divBdr>
        <w:top w:val="none" w:sz="0" w:space="0" w:color="auto"/>
        <w:left w:val="none" w:sz="0" w:space="0" w:color="auto"/>
        <w:bottom w:val="none" w:sz="0" w:space="0" w:color="auto"/>
        <w:right w:val="none" w:sz="0" w:space="0" w:color="auto"/>
      </w:divBdr>
    </w:div>
    <w:div w:id="1099062150">
      <w:bodyDiv w:val="1"/>
      <w:marLeft w:val="0"/>
      <w:marRight w:val="0"/>
      <w:marTop w:val="0"/>
      <w:marBottom w:val="0"/>
      <w:divBdr>
        <w:top w:val="none" w:sz="0" w:space="0" w:color="auto"/>
        <w:left w:val="none" w:sz="0" w:space="0" w:color="auto"/>
        <w:bottom w:val="none" w:sz="0" w:space="0" w:color="auto"/>
        <w:right w:val="none" w:sz="0" w:space="0" w:color="auto"/>
      </w:divBdr>
    </w:div>
    <w:div w:id="1099329283">
      <w:bodyDiv w:val="1"/>
      <w:marLeft w:val="0"/>
      <w:marRight w:val="0"/>
      <w:marTop w:val="0"/>
      <w:marBottom w:val="0"/>
      <w:divBdr>
        <w:top w:val="none" w:sz="0" w:space="0" w:color="auto"/>
        <w:left w:val="none" w:sz="0" w:space="0" w:color="auto"/>
        <w:bottom w:val="none" w:sz="0" w:space="0" w:color="auto"/>
        <w:right w:val="none" w:sz="0" w:space="0" w:color="auto"/>
      </w:divBdr>
    </w:div>
    <w:div w:id="1100028870">
      <w:bodyDiv w:val="1"/>
      <w:marLeft w:val="0"/>
      <w:marRight w:val="0"/>
      <w:marTop w:val="0"/>
      <w:marBottom w:val="0"/>
      <w:divBdr>
        <w:top w:val="none" w:sz="0" w:space="0" w:color="auto"/>
        <w:left w:val="none" w:sz="0" w:space="0" w:color="auto"/>
        <w:bottom w:val="none" w:sz="0" w:space="0" w:color="auto"/>
        <w:right w:val="none" w:sz="0" w:space="0" w:color="auto"/>
      </w:divBdr>
    </w:div>
    <w:div w:id="1100638152">
      <w:bodyDiv w:val="1"/>
      <w:marLeft w:val="0"/>
      <w:marRight w:val="0"/>
      <w:marTop w:val="0"/>
      <w:marBottom w:val="0"/>
      <w:divBdr>
        <w:top w:val="none" w:sz="0" w:space="0" w:color="auto"/>
        <w:left w:val="none" w:sz="0" w:space="0" w:color="auto"/>
        <w:bottom w:val="none" w:sz="0" w:space="0" w:color="auto"/>
        <w:right w:val="none" w:sz="0" w:space="0" w:color="auto"/>
      </w:divBdr>
    </w:div>
    <w:div w:id="1100755993">
      <w:bodyDiv w:val="1"/>
      <w:marLeft w:val="0"/>
      <w:marRight w:val="0"/>
      <w:marTop w:val="0"/>
      <w:marBottom w:val="0"/>
      <w:divBdr>
        <w:top w:val="none" w:sz="0" w:space="0" w:color="auto"/>
        <w:left w:val="none" w:sz="0" w:space="0" w:color="auto"/>
        <w:bottom w:val="none" w:sz="0" w:space="0" w:color="auto"/>
        <w:right w:val="none" w:sz="0" w:space="0" w:color="auto"/>
      </w:divBdr>
    </w:div>
    <w:div w:id="1101027610">
      <w:bodyDiv w:val="1"/>
      <w:marLeft w:val="0"/>
      <w:marRight w:val="0"/>
      <w:marTop w:val="0"/>
      <w:marBottom w:val="0"/>
      <w:divBdr>
        <w:top w:val="none" w:sz="0" w:space="0" w:color="auto"/>
        <w:left w:val="none" w:sz="0" w:space="0" w:color="auto"/>
        <w:bottom w:val="none" w:sz="0" w:space="0" w:color="auto"/>
        <w:right w:val="none" w:sz="0" w:space="0" w:color="auto"/>
      </w:divBdr>
    </w:div>
    <w:div w:id="1101145953">
      <w:bodyDiv w:val="1"/>
      <w:marLeft w:val="0"/>
      <w:marRight w:val="0"/>
      <w:marTop w:val="0"/>
      <w:marBottom w:val="0"/>
      <w:divBdr>
        <w:top w:val="none" w:sz="0" w:space="0" w:color="auto"/>
        <w:left w:val="none" w:sz="0" w:space="0" w:color="auto"/>
        <w:bottom w:val="none" w:sz="0" w:space="0" w:color="auto"/>
        <w:right w:val="none" w:sz="0" w:space="0" w:color="auto"/>
      </w:divBdr>
    </w:div>
    <w:div w:id="1101339831">
      <w:bodyDiv w:val="1"/>
      <w:marLeft w:val="0"/>
      <w:marRight w:val="0"/>
      <w:marTop w:val="0"/>
      <w:marBottom w:val="0"/>
      <w:divBdr>
        <w:top w:val="none" w:sz="0" w:space="0" w:color="auto"/>
        <w:left w:val="none" w:sz="0" w:space="0" w:color="auto"/>
        <w:bottom w:val="none" w:sz="0" w:space="0" w:color="auto"/>
        <w:right w:val="none" w:sz="0" w:space="0" w:color="auto"/>
      </w:divBdr>
    </w:div>
    <w:div w:id="1101798937">
      <w:bodyDiv w:val="1"/>
      <w:marLeft w:val="0"/>
      <w:marRight w:val="0"/>
      <w:marTop w:val="0"/>
      <w:marBottom w:val="0"/>
      <w:divBdr>
        <w:top w:val="none" w:sz="0" w:space="0" w:color="auto"/>
        <w:left w:val="none" w:sz="0" w:space="0" w:color="auto"/>
        <w:bottom w:val="none" w:sz="0" w:space="0" w:color="auto"/>
        <w:right w:val="none" w:sz="0" w:space="0" w:color="auto"/>
      </w:divBdr>
    </w:div>
    <w:div w:id="1101875871">
      <w:bodyDiv w:val="1"/>
      <w:marLeft w:val="0"/>
      <w:marRight w:val="0"/>
      <w:marTop w:val="0"/>
      <w:marBottom w:val="0"/>
      <w:divBdr>
        <w:top w:val="none" w:sz="0" w:space="0" w:color="auto"/>
        <w:left w:val="none" w:sz="0" w:space="0" w:color="auto"/>
        <w:bottom w:val="none" w:sz="0" w:space="0" w:color="auto"/>
        <w:right w:val="none" w:sz="0" w:space="0" w:color="auto"/>
      </w:divBdr>
    </w:div>
    <w:div w:id="1102072878">
      <w:bodyDiv w:val="1"/>
      <w:marLeft w:val="0"/>
      <w:marRight w:val="0"/>
      <w:marTop w:val="0"/>
      <w:marBottom w:val="0"/>
      <w:divBdr>
        <w:top w:val="none" w:sz="0" w:space="0" w:color="auto"/>
        <w:left w:val="none" w:sz="0" w:space="0" w:color="auto"/>
        <w:bottom w:val="none" w:sz="0" w:space="0" w:color="auto"/>
        <w:right w:val="none" w:sz="0" w:space="0" w:color="auto"/>
      </w:divBdr>
    </w:div>
    <w:div w:id="1102073749">
      <w:bodyDiv w:val="1"/>
      <w:marLeft w:val="0"/>
      <w:marRight w:val="0"/>
      <w:marTop w:val="0"/>
      <w:marBottom w:val="0"/>
      <w:divBdr>
        <w:top w:val="none" w:sz="0" w:space="0" w:color="auto"/>
        <w:left w:val="none" w:sz="0" w:space="0" w:color="auto"/>
        <w:bottom w:val="none" w:sz="0" w:space="0" w:color="auto"/>
        <w:right w:val="none" w:sz="0" w:space="0" w:color="auto"/>
      </w:divBdr>
    </w:div>
    <w:div w:id="1102459598">
      <w:bodyDiv w:val="1"/>
      <w:marLeft w:val="0"/>
      <w:marRight w:val="0"/>
      <w:marTop w:val="0"/>
      <w:marBottom w:val="0"/>
      <w:divBdr>
        <w:top w:val="none" w:sz="0" w:space="0" w:color="auto"/>
        <w:left w:val="none" w:sz="0" w:space="0" w:color="auto"/>
        <w:bottom w:val="none" w:sz="0" w:space="0" w:color="auto"/>
        <w:right w:val="none" w:sz="0" w:space="0" w:color="auto"/>
      </w:divBdr>
    </w:div>
    <w:div w:id="1104614800">
      <w:bodyDiv w:val="1"/>
      <w:marLeft w:val="0"/>
      <w:marRight w:val="0"/>
      <w:marTop w:val="0"/>
      <w:marBottom w:val="0"/>
      <w:divBdr>
        <w:top w:val="none" w:sz="0" w:space="0" w:color="auto"/>
        <w:left w:val="none" w:sz="0" w:space="0" w:color="auto"/>
        <w:bottom w:val="none" w:sz="0" w:space="0" w:color="auto"/>
        <w:right w:val="none" w:sz="0" w:space="0" w:color="auto"/>
      </w:divBdr>
    </w:div>
    <w:div w:id="1105275146">
      <w:bodyDiv w:val="1"/>
      <w:marLeft w:val="0"/>
      <w:marRight w:val="0"/>
      <w:marTop w:val="0"/>
      <w:marBottom w:val="0"/>
      <w:divBdr>
        <w:top w:val="none" w:sz="0" w:space="0" w:color="auto"/>
        <w:left w:val="none" w:sz="0" w:space="0" w:color="auto"/>
        <w:bottom w:val="none" w:sz="0" w:space="0" w:color="auto"/>
        <w:right w:val="none" w:sz="0" w:space="0" w:color="auto"/>
      </w:divBdr>
    </w:div>
    <w:div w:id="1105810873">
      <w:bodyDiv w:val="1"/>
      <w:marLeft w:val="0"/>
      <w:marRight w:val="0"/>
      <w:marTop w:val="0"/>
      <w:marBottom w:val="0"/>
      <w:divBdr>
        <w:top w:val="none" w:sz="0" w:space="0" w:color="auto"/>
        <w:left w:val="none" w:sz="0" w:space="0" w:color="auto"/>
        <w:bottom w:val="none" w:sz="0" w:space="0" w:color="auto"/>
        <w:right w:val="none" w:sz="0" w:space="0" w:color="auto"/>
      </w:divBdr>
    </w:div>
    <w:div w:id="1106535604">
      <w:bodyDiv w:val="1"/>
      <w:marLeft w:val="0"/>
      <w:marRight w:val="0"/>
      <w:marTop w:val="0"/>
      <w:marBottom w:val="0"/>
      <w:divBdr>
        <w:top w:val="none" w:sz="0" w:space="0" w:color="auto"/>
        <w:left w:val="none" w:sz="0" w:space="0" w:color="auto"/>
        <w:bottom w:val="none" w:sz="0" w:space="0" w:color="auto"/>
        <w:right w:val="none" w:sz="0" w:space="0" w:color="auto"/>
      </w:divBdr>
    </w:div>
    <w:div w:id="1107040643">
      <w:bodyDiv w:val="1"/>
      <w:marLeft w:val="0"/>
      <w:marRight w:val="0"/>
      <w:marTop w:val="0"/>
      <w:marBottom w:val="0"/>
      <w:divBdr>
        <w:top w:val="none" w:sz="0" w:space="0" w:color="auto"/>
        <w:left w:val="none" w:sz="0" w:space="0" w:color="auto"/>
        <w:bottom w:val="none" w:sz="0" w:space="0" w:color="auto"/>
        <w:right w:val="none" w:sz="0" w:space="0" w:color="auto"/>
      </w:divBdr>
    </w:div>
    <w:div w:id="1107386402">
      <w:bodyDiv w:val="1"/>
      <w:marLeft w:val="0"/>
      <w:marRight w:val="0"/>
      <w:marTop w:val="0"/>
      <w:marBottom w:val="0"/>
      <w:divBdr>
        <w:top w:val="none" w:sz="0" w:space="0" w:color="auto"/>
        <w:left w:val="none" w:sz="0" w:space="0" w:color="auto"/>
        <w:bottom w:val="none" w:sz="0" w:space="0" w:color="auto"/>
        <w:right w:val="none" w:sz="0" w:space="0" w:color="auto"/>
      </w:divBdr>
    </w:div>
    <w:div w:id="1108548851">
      <w:bodyDiv w:val="1"/>
      <w:marLeft w:val="0"/>
      <w:marRight w:val="0"/>
      <w:marTop w:val="0"/>
      <w:marBottom w:val="0"/>
      <w:divBdr>
        <w:top w:val="none" w:sz="0" w:space="0" w:color="auto"/>
        <w:left w:val="none" w:sz="0" w:space="0" w:color="auto"/>
        <w:bottom w:val="none" w:sz="0" w:space="0" w:color="auto"/>
        <w:right w:val="none" w:sz="0" w:space="0" w:color="auto"/>
      </w:divBdr>
    </w:div>
    <w:div w:id="1108549980">
      <w:bodyDiv w:val="1"/>
      <w:marLeft w:val="0"/>
      <w:marRight w:val="0"/>
      <w:marTop w:val="0"/>
      <w:marBottom w:val="0"/>
      <w:divBdr>
        <w:top w:val="none" w:sz="0" w:space="0" w:color="auto"/>
        <w:left w:val="none" w:sz="0" w:space="0" w:color="auto"/>
        <w:bottom w:val="none" w:sz="0" w:space="0" w:color="auto"/>
        <w:right w:val="none" w:sz="0" w:space="0" w:color="auto"/>
      </w:divBdr>
    </w:div>
    <w:div w:id="1109204419">
      <w:bodyDiv w:val="1"/>
      <w:marLeft w:val="0"/>
      <w:marRight w:val="0"/>
      <w:marTop w:val="0"/>
      <w:marBottom w:val="0"/>
      <w:divBdr>
        <w:top w:val="none" w:sz="0" w:space="0" w:color="auto"/>
        <w:left w:val="none" w:sz="0" w:space="0" w:color="auto"/>
        <w:bottom w:val="none" w:sz="0" w:space="0" w:color="auto"/>
        <w:right w:val="none" w:sz="0" w:space="0" w:color="auto"/>
      </w:divBdr>
    </w:div>
    <w:div w:id="1109274736">
      <w:bodyDiv w:val="1"/>
      <w:marLeft w:val="0"/>
      <w:marRight w:val="0"/>
      <w:marTop w:val="0"/>
      <w:marBottom w:val="0"/>
      <w:divBdr>
        <w:top w:val="none" w:sz="0" w:space="0" w:color="auto"/>
        <w:left w:val="none" w:sz="0" w:space="0" w:color="auto"/>
        <w:bottom w:val="none" w:sz="0" w:space="0" w:color="auto"/>
        <w:right w:val="none" w:sz="0" w:space="0" w:color="auto"/>
      </w:divBdr>
    </w:div>
    <w:div w:id="1110121250">
      <w:bodyDiv w:val="1"/>
      <w:marLeft w:val="0"/>
      <w:marRight w:val="0"/>
      <w:marTop w:val="0"/>
      <w:marBottom w:val="0"/>
      <w:divBdr>
        <w:top w:val="none" w:sz="0" w:space="0" w:color="auto"/>
        <w:left w:val="none" w:sz="0" w:space="0" w:color="auto"/>
        <w:bottom w:val="none" w:sz="0" w:space="0" w:color="auto"/>
        <w:right w:val="none" w:sz="0" w:space="0" w:color="auto"/>
      </w:divBdr>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0734960">
      <w:bodyDiv w:val="1"/>
      <w:marLeft w:val="0"/>
      <w:marRight w:val="0"/>
      <w:marTop w:val="0"/>
      <w:marBottom w:val="0"/>
      <w:divBdr>
        <w:top w:val="none" w:sz="0" w:space="0" w:color="auto"/>
        <w:left w:val="none" w:sz="0" w:space="0" w:color="auto"/>
        <w:bottom w:val="none" w:sz="0" w:space="0" w:color="auto"/>
        <w:right w:val="none" w:sz="0" w:space="0" w:color="auto"/>
      </w:divBdr>
    </w:div>
    <w:div w:id="1110786048">
      <w:bodyDiv w:val="1"/>
      <w:marLeft w:val="0"/>
      <w:marRight w:val="0"/>
      <w:marTop w:val="0"/>
      <w:marBottom w:val="0"/>
      <w:divBdr>
        <w:top w:val="none" w:sz="0" w:space="0" w:color="auto"/>
        <w:left w:val="none" w:sz="0" w:space="0" w:color="auto"/>
        <w:bottom w:val="none" w:sz="0" w:space="0" w:color="auto"/>
        <w:right w:val="none" w:sz="0" w:space="0" w:color="auto"/>
      </w:divBdr>
    </w:div>
    <w:div w:id="1111052821">
      <w:bodyDiv w:val="1"/>
      <w:marLeft w:val="0"/>
      <w:marRight w:val="0"/>
      <w:marTop w:val="0"/>
      <w:marBottom w:val="0"/>
      <w:divBdr>
        <w:top w:val="none" w:sz="0" w:space="0" w:color="auto"/>
        <w:left w:val="none" w:sz="0" w:space="0" w:color="auto"/>
        <w:bottom w:val="none" w:sz="0" w:space="0" w:color="auto"/>
        <w:right w:val="none" w:sz="0" w:space="0" w:color="auto"/>
      </w:divBdr>
    </w:div>
    <w:div w:id="1111167172">
      <w:bodyDiv w:val="1"/>
      <w:marLeft w:val="0"/>
      <w:marRight w:val="0"/>
      <w:marTop w:val="0"/>
      <w:marBottom w:val="0"/>
      <w:divBdr>
        <w:top w:val="none" w:sz="0" w:space="0" w:color="auto"/>
        <w:left w:val="none" w:sz="0" w:space="0" w:color="auto"/>
        <w:bottom w:val="none" w:sz="0" w:space="0" w:color="auto"/>
        <w:right w:val="none" w:sz="0" w:space="0" w:color="auto"/>
      </w:divBdr>
    </w:div>
    <w:div w:id="1111507124">
      <w:bodyDiv w:val="1"/>
      <w:marLeft w:val="0"/>
      <w:marRight w:val="0"/>
      <w:marTop w:val="0"/>
      <w:marBottom w:val="0"/>
      <w:divBdr>
        <w:top w:val="none" w:sz="0" w:space="0" w:color="auto"/>
        <w:left w:val="none" w:sz="0" w:space="0" w:color="auto"/>
        <w:bottom w:val="none" w:sz="0" w:space="0" w:color="auto"/>
        <w:right w:val="none" w:sz="0" w:space="0" w:color="auto"/>
      </w:divBdr>
    </w:div>
    <w:div w:id="1111976304">
      <w:bodyDiv w:val="1"/>
      <w:marLeft w:val="0"/>
      <w:marRight w:val="0"/>
      <w:marTop w:val="0"/>
      <w:marBottom w:val="0"/>
      <w:divBdr>
        <w:top w:val="none" w:sz="0" w:space="0" w:color="auto"/>
        <w:left w:val="none" w:sz="0" w:space="0" w:color="auto"/>
        <w:bottom w:val="none" w:sz="0" w:space="0" w:color="auto"/>
        <w:right w:val="none" w:sz="0" w:space="0" w:color="auto"/>
      </w:divBdr>
    </w:div>
    <w:div w:id="1114131441">
      <w:bodyDiv w:val="1"/>
      <w:marLeft w:val="0"/>
      <w:marRight w:val="0"/>
      <w:marTop w:val="0"/>
      <w:marBottom w:val="0"/>
      <w:divBdr>
        <w:top w:val="none" w:sz="0" w:space="0" w:color="auto"/>
        <w:left w:val="none" w:sz="0" w:space="0" w:color="auto"/>
        <w:bottom w:val="none" w:sz="0" w:space="0" w:color="auto"/>
        <w:right w:val="none" w:sz="0" w:space="0" w:color="auto"/>
      </w:divBdr>
    </w:div>
    <w:div w:id="1114134147">
      <w:bodyDiv w:val="1"/>
      <w:marLeft w:val="0"/>
      <w:marRight w:val="0"/>
      <w:marTop w:val="0"/>
      <w:marBottom w:val="0"/>
      <w:divBdr>
        <w:top w:val="none" w:sz="0" w:space="0" w:color="auto"/>
        <w:left w:val="none" w:sz="0" w:space="0" w:color="auto"/>
        <w:bottom w:val="none" w:sz="0" w:space="0" w:color="auto"/>
        <w:right w:val="none" w:sz="0" w:space="0" w:color="auto"/>
      </w:divBdr>
    </w:div>
    <w:div w:id="1114790663">
      <w:bodyDiv w:val="1"/>
      <w:marLeft w:val="0"/>
      <w:marRight w:val="0"/>
      <w:marTop w:val="0"/>
      <w:marBottom w:val="0"/>
      <w:divBdr>
        <w:top w:val="none" w:sz="0" w:space="0" w:color="auto"/>
        <w:left w:val="none" w:sz="0" w:space="0" w:color="auto"/>
        <w:bottom w:val="none" w:sz="0" w:space="0" w:color="auto"/>
        <w:right w:val="none" w:sz="0" w:space="0" w:color="auto"/>
      </w:divBdr>
    </w:div>
    <w:div w:id="1116101867">
      <w:bodyDiv w:val="1"/>
      <w:marLeft w:val="0"/>
      <w:marRight w:val="0"/>
      <w:marTop w:val="0"/>
      <w:marBottom w:val="0"/>
      <w:divBdr>
        <w:top w:val="none" w:sz="0" w:space="0" w:color="auto"/>
        <w:left w:val="none" w:sz="0" w:space="0" w:color="auto"/>
        <w:bottom w:val="none" w:sz="0" w:space="0" w:color="auto"/>
        <w:right w:val="none" w:sz="0" w:space="0" w:color="auto"/>
      </w:divBdr>
    </w:div>
    <w:div w:id="1117480318">
      <w:bodyDiv w:val="1"/>
      <w:marLeft w:val="0"/>
      <w:marRight w:val="0"/>
      <w:marTop w:val="0"/>
      <w:marBottom w:val="0"/>
      <w:divBdr>
        <w:top w:val="none" w:sz="0" w:space="0" w:color="auto"/>
        <w:left w:val="none" w:sz="0" w:space="0" w:color="auto"/>
        <w:bottom w:val="none" w:sz="0" w:space="0" w:color="auto"/>
        <w:right w:val="none" w:sz="0" w:space="0" w:color="auto"/>
      </w:divBdr>
    </w:div>
    <w:div w:id="1117483227">
      <w:bodyDiv w:val="1"/>
      <w:marLeft w:val="0"/>
      <w:marRight w:val="0"/>
      <w:marTop w:val="0"/>
      <w:marBottom w:val="0"/>
      <w:divBdr>
        <w:top w:val="none" w:sz="0" w:space="0" w:color="auto"/>
        <w:left w:val="none" w:sz="0" w:space="0" w:color="auto"/>
        <w:bottom w:val="none" w:sz="0" w:space="0" w:color="auto"/>
        <w:right w:val="none" w:sz="0" w:space="0" w:color="auto"/>
      </w:divBdr>
    </w:div>
    <w:div w:id="1118641757">
      <w:bodyDiv w:val="1"/>
      <w:marLeft w:val="0"/>
      <w:marRight w:val="0"/>
      <w:marTop w:val="0"/>
      <w:marBottom w:val="0"/>
      <w:divBdr>
        <w:top w:val="none" w:sz="0" w:space="0" w:color="auto"/>
        <w:left w:val="none" w:sz="0" w:space="0" w:color="auto"/>
        <w:bottom w:val="none" w:sz="0" w:space="0" w:color="auto"/>
        <w:right w:val="none" w:sz="0" w:space="0" w:color="auto"/>
      </w:divBdr>
    </w:div>
    <w:div w:id="1118836831">
      <w:bodyDiv w:val="1"/>
      <w:marLeft w:val="0"/>
      <w:marRight w:val="0"/>
      <w:marTop w:val="0"/>
      <w:marBottom w:val="0"/>
      <w:divBdr>
        <w:top w:val="none" w:sz="0" w:space="0" w:color="auto"/>
        <w:left w:val="none" w:sz="0" w:space="0" w:color="auto"/>
        <w:bottom w:val="none" w:sz="0" w:space="0" w:color="auto"/>
        <w:right w:val="none" w:sz="0" w:space="0" w:color="auto"/>
      </w:divBdr>
    </w:div>
    <w:div w:id="1119760853">
      <w:bodyDiv w:val="1"/>
      <w:marLeft w:val="0"/>
      <w:marRight w:val="0"/>
      <w:marTop w:val="0"/>
      <w:marBottom w:val="0"/>
      <w:divBdr>
        <w:top w:val="none" w:sz="0" w:space="0" w:color="auto"/>
        <w:left w:val="none" w:sz="0" w:space="0" w:color="auto"/>
        <w:bottom w:val="none" w:sz="0" w:space="0" w:color="auto"/>
        <w:right w:val="none" w:sz="0" w:space="0" w:color="auto"/>
      </w:divBdr>
    </w:div>
    <w:div w:id="1120300705">
      <w:bodyDiv w:val="1"/>
      <w:marLeft w:val="0"/>
      <w:marRight w:val="0"/>
      <w:marTop w:val="0"/>
      <w:marBottom w:val="0"/>
      <w:divBdr>
        <w:top w:val="none" w:sz="0" w:space="0" w:color="auto"/>
        <w:left w:val="none" w:sz="0" w:space="0" w:color="auto"/>
        <w:bottom w:val="none" w:sz="0" w:space="0" w:color="auto"/>
        <w:right w:val="none" w:sz="0" w:space="0" w:color="auto"/>
      </w:divBdr>
    </w:div>
    <w:div w:id="1120536163">
      <w:bodyDiv w:val="1"/>
      <w:marLeft w:val="0"/>
      <w:marRight w:val="0"/>
      <w:marTop w:val="0"/>
      <w:marBottom w:val="0"/>
      <w:divBdr>
        <w:top w:val="none" w:sz="0" w:space="0" w:color="auto"/>
        <w:left w:val="none" w:sz="0" w:space="0" w:color="auto"/>
        <w:bottom w:val="none" w:sz="0" w:space="0" w:color="auto"/>
        <w:right w:val="none" w:sz="0" w:space="0" w:color="auto"/>
      </w:divBdr>
    </w:div>
    <w:div w:id="1120538387">
      <w:bodyDiv w:val="1"/>
      <w:marLeft w:val="0"/>
      <w:marRight w:val="0"/>
      <w:marTop w:val="0"/>
      <w:marBottom w:val="0"/>
      <w:divBdr>
        <w:top w:val="none" w:sz="0" w:space="0" w:color="auto"/>
        <w:left w:val="none" w:sz="0" w:space="0" w:color="auto"/>
        <w:bottom w:val="none" w:sz="0" w:space="0" w:color="auto"/>
        <w:right w:val="none" w:sz="0" w:space="0" w:color="auto"/>
      </w:divBdr>
    </w:div>
    <w:div w:id="1122111484">
      <w:bodyDiv w:val="1"/>
      <w:marLeft w:val="0"/>
      <w:marRight w:val="0"/>
      <w:marTop w:val="0"/>
      <w:marBottom w:val="0"/>
      <w:divBdr>
        <w:top w:val="none" w:sz="0" w:space="0" w:color="auto"/>
        <w:left w:val="none" w:sz="0" w:space="0" w:color="auto"/>
        <w:bottom w:val="none" w:sz="0" w:space="0" w:color="auto"/>
        <w:right w:val="none" w:sz="0" w:space="0" w:color="auto"/>
      </w:divBdr>
    </w:div>
    <w:div w:id="1122188409">
      <w:bodyDiv w:val="1"/>
      <w:marLeft w:val="0"/>
      <w:marRight w:val="0"/>
      <w:marTop w:val="0"/>
      <w:marBottom w:val="0"/>
      <w:divBdr>
        <w:top w:val="none" w:sz="0" w:space="0" w:color="auto"/>
        <w:left w:val="none" w:sz="0" w:space="0" w:color="auto"/>
        <w:bottom w:val="none" w:sz="0" w:space="0" w:color="auto"/>
        <w:right w:val="none" w:sz="0" w:space="0" w:color="auto"/>
      </w:divBdr>
    </w:div>
    <w:div w:id="1122192470">
      <w:bodyDiv w:val="1"/>
      <w:marLeft w:val="0"/>
      <w:marRight w:val="0"/>
      <w:marTop w:val="0"/>
      <w:marBottom w:val="0"/>
      <w:divBdr>
        <w:top w:val="none" w:sz="0" w:space="0" w:color="auto"/>
        <w:left w:val="none" w:sz="0" w:space="0" w:color="auto"/>
        <w:bottom w:val="none" w:sz="0" w:space="0" w:color="auto"/>
        <w:right w:val="none" w:sz="0" w:space="0" w:color="auto"/>
      </w:divBdr>
    </w:div>
    <w:div w:id="1122263179">
      <w:bodyDiv w:val="1"/>
      <w:marLeft w:val="0"/>
      <w:marRight w:val="0"/>
      <w:marTop w:val="0"/>
      <w:marBottom w:val="0"/>
      <w:divBdr>
        <w:top w:val="none" w:sz="0" w:space="0" w:color="auto"/>
        <w:left w:val="none" w:sz="0" w:space="0" w:color="auto"/>
        <w:bottom w:val="none" w:sz="0" w:space="0" w:color="auto"/>
        <w:right w:val="none" w:sz="0" w:space="0" w:color="auto"/>
      </w:divBdr>
    </w:div>
    <w:div w:id="1122307550">
      <w:bodyDiv w:val="1"/>
      <w:marLeft w:val="0"/>
      <w:marRight w:val="0"/>
      <w:marTop w:val="0"/>
      <w:marBottom w:val="0"/>
      <w:divBdr>
        <w:top w:val="none" w:sz="0" w:space="0" w:color="auto"/>
        <w:left w:val="none" w:sz="0" w:space="0" w:color="auto"/>
        <w:bottom w:val="none" w:sz="0" w:space="0" w:color="auto"/>
        <w:right w:val="none" w:sz="0" w:space="0" w:color="auto"/>
      </w:divBdr>
    </w:div>
    <w:div w:id="1123578180">
      <w:bodyDiv w:val="1"/>
      <w:marLeft w:val="0"/>
      <w:marRight w:val="0"/>
      <w:marTop w:val="0"/>
      <w:marBottom w:val="0"/>
      <w:divBdr>
        <w:top w:val="none" w:sz="0" w:space="0" w:color="auto"/>
        <w:left w:val="none" w:sz="0" w:space="0" w:color="auto"/>
        <w:bottom w:val="none" w:sz="0" w:space="0" w:color="auto"/>
        <w:right w:val="none" w:sz="0" w:space="0" w:color="auto"/>
      </w:divBdr>
    </w:div>
    <w:div w:id="1124038921">
      <w:bodyDiv w:val="1"/>
      <w:marLeft w:val="0"/>
      <w:marRight w:val="0"/>
      <w:marTop w:val="0"/>
      <w:marBottom w:val="0"/>
      <w:divBdr>
        <w:top w:val="none" w:sz="0" w:space="0" w:color="auto"/>
        <w:left w:val="none" w:sz="0" w:space="0" w:color="auto"/>
        <w:bottom w:val="none" w:sz="0" w:space="0" w:color="auto"/>
        <w:right w:val="none" w:sz="0" w:space="0" w:color="auto"/>
      </w:divBdr>
    </w:div>
    <w:div w:id="1125392143">
      <w:bodyDiv w:val="1"/>
      <w:marLeft w:val="0"/>
      <w:marRight w:val="0"/>
      <w:marTop w:val="0"/>
      <w:marBottom w:val="0"/>
      <w:divBdr>
        <w:top w:val="none" w:sz="0" w:space="0" w:color="auto"/>
        <w:left w:val="none" w:sz="0" w:space="0" w:color="auto"/>
        <w:bottom w:val="none" w:sz="0" w:space="0" w:color="auto"/>
        <w:right w:val="none" w:sz="0" w:space="0" w:color="auto"/>
      </w:divBdr>
    </w:div>
    <w:div w:id="1126970588">
      <w:bodyDiv w:val="1"/>
      <w:marLeft w:val="0"/>
      <w:marRight w:val="0"/>
      <w:marTop w:val="0"/>
      <w:marBottom w:val="0"/>
      <w:divBdr>
        <w:top w:val="none" w:sz="0" w:space="0" w:color="auto"/>
        <w:left w:val="none" w:sz="0" w:space="0" w:color="auto"/>
        <w:bottom w:val="none" w:sz="0" w:space="0" w:color="auto"/>
        <w:right w:val="none" w:sz="0" w:space="0" w:color="auto"/>
      </w:divBdr>
    </w:div>
    <w:div w:id="1126971665">
      <w:bodyDiv w:val="1"/>
      <w:marLeft w:val="0"/>
      <w:marRight w:val="0"/>
      <w:marTop w:val="0"/>
      <w:marBottom w:val="0"/>
      <w:divBdr>
        <w:top w:val="none" w:sz="0" w:space="0" w:color="auto"/>
        <w:left w:val="none" w:sz="0" w:space="0" w:color="auto"/>
        <w:bottom w:val="none" w:sz="0" w:space="0" w:color="auto"/>
        <w:right w:val="none" w:sz="0" w:space="0" w:color="auto"/>
      </w:divBdr>
    </w:div>
    <w:div w:id="1127159839">
      <w:bodyDiv w:val="1"/>
      <w:marLeft w:val="0"/>
      <w:marRight w:val="0"/>
      <w:marTop w:val="0"/>
      <w:marBottom w:val="0"/>
      <w:divBdr>
        <w:top w:val="none" w:sz="0" w:space="0" w:color="auto"/>
        <w:left w:val="none" w:sz="0" w:space="0" w:color="auto"/>
        <w:bottom w:val="none" w:sz="0" w:space="0" w:color="auto"/>
        <w:right w:val="none" w:sz="0" w:space="0" w:color="auto"/>
      </w:divBdr>
    </w:div>
    <w:div w:id="1127240459">
      <w:bodyDiv w:val="1"/>
      <w:marLeft w:val="0"/>
      <w:marRight w:val="0"/>
      <w:marTop w:val="0"/>
      <w:marBottom w:val="0"/>
      <w:divBdr>
        <w:top w:val="none" w:sz="0" w:space="0" w:color="auto"/>
        <w:left w:val="none" w:sz="0" w:space="0" w:color="auto"/>
        <w:bottom w:val="none" w:sz="0" w:space="0" w:color="auto"/>
        <w:right w:val="none" w:sz="0" w:space="0" w:color="auto"/>
      </w:divBdr>
    </w:div>
    <w:div w:id="1128014691">
      <w:bodyDiv w:val="1"/>
      <w:marLeft w:val="0"/>
      <w:marRight w:val="0"/>
      <w:marTop w:val="0"/>
      <w:marBottom w:val="0"/>
      <w:divBdr>
        <w:top w:val="none" w:sz="0" w:space="0" w:color="auto"/>
        <w:left w:val="none" w:sz="0" w:space="0" w:color="auto"/>
        <w:bottom w:val="none" w:sz="0" w:space="0" w:color="auto"/>
        <w:right w:val="none" w:sz="0" w:space="0" w:color="auto"/>
      </w:divBdr>
    </w:div>
    <w:div w:id="1128624981">
      <w:bodyDiv w:val="1"/>
      <w:marLeft w:val="0"/>
      <w:marRight w:val="0"/>
      <w:marTop w:val="0"/>
      <w:marBottom w:val="0"/>
      <w:divBdr>
        <w:top w:val="none" w:sz="0" w:space="0" w:color="auto"/>
        <w:left w:val="none" w:sz="0" w:space="0" w:color="auto"/>
        <w:bottom w:val="none" w:sz="0" w:space="0" w:color="auto"/>
        <w:right w:val="none" w:sz="0" w:space="0" w:color="auto"/>
      </w:divBdr>
    </w:div>
    <w:div w:id="1128739699">
      <w:bodyDiv w:val="1"/>
      <w:marLeft w:val="0"/>
      <w:marRight w:val="0"/>
      <w:marTop w:val="0"/>
      <w:marBottom w:val="0"/>
      <w:divBdr>
        <w:top w:val="none" w:sz="0" w:space="0" w:color="auto"/>
        <w:left w:val="none" w:sz="0" w:space="0" w:color="auto"/>
        <w:bottom w:val="none" w:sz="0" w:space="0" w:color="auto"/>
        <w:right w:val="none" w:sz="0" w:space="0" w:color="auto"/>
      </w:divBdr>
    </w:div>
    <w:div w:id="1128815509">
      <w:bodyDiv w:val="1"/>
      <w:marLeft w:val="0"/>
      <w:marRight w:val="0"/>
      <w:marTop w:val="0"/>
      <w:marBottom w:val="0"/>
      <w:divBdr>
        <w:top w:val="none" w:sz="0" w:space="0" w:color="auto"/>
        <w:left w:val="none" w:sz="0" w:space="0" w:color="auto"/>
        <w:bottom w:val="none" w:sz="0" w:space="0" w:color="auto"/>
        <w:right w:val="none" w:sz="0" w:space="0" w:color="auto"/>
      </w:divBdr>
    </w:div>
    <w:div w:id="1128936124">
      <w:bodyDiv w:val="1"/>
      <w:marLeft w:val="0"/>
      <w:marRight w:val="0"/>
      <w:marTop w:val="0"/>
      <w:marBottom w:val="0"/>
      <w:divBdr>
        <w:top w:val="none" w:sz="0" w:space="0" w:color="auto"/>
        <w:left w:val="none" w:sz="0" w:space="0" w:color="auto"/>
        <w:bottom w:val="none" w:sz="0" w:space="0" w:color="auto"/>
        <w:right w:val="none" w:sz="0" w:space="0" w:color="auto"/>
      </w:divBdr>
    </w:div>
    <w:div w:id="1129396914">
      <w:bodyDiv w:val="1"/>
      <w:marLeft w:val="0"/>
      <w:marRight w:val="0"/>
      <w:marTop w:val="0"/>
      <w:marBottom w:val="0"/>
      <w:divBdr>
        <w:top w:val="none" w:sz="0" w:space="0" w:color="auto"/>
        <w:left w:val="none" w:sz="0" w:space="0" w:color="auto"/>
        <w:bottom w:val="none" w:sz="0" w:space="0" w:color="auto"/>
        <w:right w:val="none" w:sz="0" w:space="0" w:color="auto"/>
      </w:divBdr>
    </w:div>
    <w:div w:id="1130512006">
      <w:bodyDiv w:val="1"/>
      <w:marLeft w:val="0"/>
      <w:marRight w:val="0"/>
      <w:marTop w:val="0"/>
      <w:marBottom w:val="0"/>
      <w:divBdr>
        <w:top w:val="none" w:sz="0" w:space="0" w:color="auto"/>
        <w:left w:val="none" w:sz="0" w:space="0" w:color="auto"/>
        <w:bottom w:val="none" w:sz="0" w:space="0" w:color="auto"/>
        <w:right w:val="none" w:sz="0" w:space="0" w:color="auto"/>
      </w:divBdr>
    </w:div>
    <w:div w:id="1131749082">
      <w:bodyDiv w:val="1"/>
      <w:marLeft w:val="0"/>
      <w:marRight w:val="0"/>
      <w:marTop w:val="0"/>
      <w:marBottom w:val="0"/>
      <w:divBdr>
        <w:top w:val="none" w:sz="0" w:space="0" w:color="auto"/>
        <w:left w:val="none" w:sz="0" w:space="0" w:color="auto"/>
        <w:bottom w:val="none" w:sz="0" w:space="0" w:color="auto"/>
        <w:right w:val="none" w:sz="0" w:space="0" w:color="auto"/>
      </w:divBdr>
    </w:div>
    <w:div w:id="1132097637">
      <w:bodyDiv w:val="1"/>
      <w:marLeft w:val="0"/>
      <w:marRight w:val="0"/>
      <w:marTop w:val="0"/>
      <w:marBottom w:val="0"/>
      <w:divBdr>
        <w:top w:val="none" w:sz="0" w:space="0" w:color="auto"/>
        <w:left w:val="none" w:sz="0" w:space="0" w:color="auto"/>
        <w:bottom w:val="none" w:sz="0" w:space="0" w:color="auto"/>
        <w:right w:val="none" w:sz="0" w:space="0" w:color="auto"/>
      </w:divBdr>
    </w:div>
    <w:div w:id="1133673496">
      <w:bodyDiv w:val="1"/>
      <w:marLeft w:val="0"/>
      <w:marRight w:val="0"/>
      <w:marTop w:val="0"/>
      <w:marBottom w:val="0"/>
      <w:divBdr>
        <w:top w:val="none" w:sz="0" w:space="0" w:color="auto"/>
        <w:left w:val="none" w:sz="0" w:space="0" w:color="auto"/>
        <w:bottom w:val="none" w:sz="0" w:space="0" w:color="auto"/>
        <w:right w:val="none" w:sz="0" w:space="0" w:color="auto"/>
      </w:divBdr>
    </w:div>
    <w:div w:id="1134832439">
      <w:bodyDiv w:val="1"/>
      <w:marLeft w:val="0"/>
      <w:marRight w:val="0"/>
      <w:marTop w:val="0"/>
      <w:marBottom w:val="0"/>
      <w:divBdr>
        <w:top w:val="none" w:sz="0" w:space="0" w:color="auto"/>
        <w:left w:val="none" w:sz="0" w:space="0" w:color="auto"/>
        <w:bottom w:val="none" w:sz="0" w:space="0" w:color="auto"/>
        <w:right w:val="none" w:sz="0" w:space="0" w:color="auto"/>
      </w:divBdr>
    </w:div>
    <w:div w:id="1135102258">
      <w:bodyDiv w:val="1"/>
      <w:marLeft w:val="0"/>
      <w:marRight w:val="0"/>
      <w:marTop w:val="0"/>
      <w:marBottom w:val="0"/>
      <w:divBdr>
        <w:top w:val="none" w:sz="0" w:space="0" w:color="auto"/>
        <w:left w:val="none" w:sz="0" w:space="0" w:color="auto"/>
        <w:bottom w:val="none" w:sz="0" w:space="0" w:color="auto"/>
        <w:right w:val="none" w:sz="0" w:space="0" w:color="auto"/>
      </w:divBdr>
    </w:div>
    <w:div w:id="1135488318">
      <w:bodyDiv w:val="1"/>
      <w:marLeft w:val="0"/>
      <w:marRight w:val="0"/>
      <w:marTop w:val="0"/>
      <w:marBottom w:val="0"/>
      <w:divBdr>
        <w:top w:val="none" w:sz="0" w:space="0" w:color="auto"/>
        <w:left w:val="none" w:sz="0" w:space="0" w:color="auto"/>
        <w:bottom w:val="none" w:sz="0" w:space="0" w:color="auto"/>
        <w:right w:val="none" w:sz="0" w:space="0" w:color="auto"/>
      </w:divBdr>
    </w:div>
    <w:div w:id="1136801675">
      <w:bodyDiv w:val="1"/>
      <w:marLeft w:val="0"/>
      <w:marRight w:val="0"/>
      <w:marTop w:val="0"/>
      <w:marBottom w:val="0"/>
      <w:divBdr>
        <w:top w:val="none" w:sz="0" w:space="0" w:color="auto"/>
        <w:left w:val="none" w:sz="0" w:space="0" w:color="auto"/>
        <w:bottom w:val="none" w:sz="0" w:space="0" w:color="auto"/>
        <w:right w:val="none" w:sz="0" w:space="0" w:color="auto"/>
      </w:divBdr>
    </w:div>
    <w:div w:id="1137797910">
      <w:bodyDiv w:val="1"/>
      <w:marLeft w:val="0"/>
      <w:marRight w:val="0"/>
      <w:marTop w:val="0"/>
      <w:marBottom w:val="0"/>
      <w:divBdr>
        <w:top w:val="none" w:sz="0" w:space="0" w:color="auto"/>
        <w:left w:val="none" w:sz="0" w:space="0" w:color="auto"/>
        <w:bottom w:val="none" w:sz="0" w:space="0" w:color="auto"/>
        <w:right w:val="none" w:sz="0" w:space="0" w:color="auto"/>
      </w:divBdr>
    </w:div>
    <w:div w:id="1137843633">
      <w:bodyDiv w:val="1"/>
      <w:marLeft w:val="0"/>
      <w:marRight w:val="0"/>
      <w:marTop w:val="0"/>
      <w:marBottom w:val="0"/>
      <w:divBdr>
        <w:top w:val="none" w:sz="0" w:space="0" w:color="auto"/>
        <w:left w:val="none" w:sz="0" w:space="0" w:color="auto"/>
        <w:bottom w:val="none" w:sz="0" w:space="0" w:color="auto"/>
        <w:right w:val="none" w:sz="0" w:space="0" w:color="auto"/>
      </w:divBdr>
    </w:div>
    <w:div w:id="1138230296">
      <w:bodyDiv w:val="1"/>
      <w:marLeft w:val="0"/>
      <w:marRight w:val="0"/>
      <w:marTop w:val="0"/>
      <w:marBottom w:val="0"/>
      <w:divBdr>
        <w:top w:val="none" w:sz="0" w:space="0" w:color="auto"/>
        <w:left w:val="none" w:sz="0" w:space="0" w:color="auto"/>
        <w:bottom w:val="none" w:sz="0" w:space="0" w:color="auto"/>
        <w:right w:val="none" w:sz="0" w:space="0" w:color="auto"/>
      </w:divBdr>
    </w:div>
    <w:div w:id="1139615411">
      <w:bodyDiv w:val="1"/>
      <w:marLeft w:val="0"/>
      <w:marRight w:val="0"/>
      <w:marTop w:val="0"/>
      <w:marBottom w:val="0"/>
      <w:divBdr>
        <w:top w:val="none" w:sz="0" w:space="0" w:color="auto"/>
        <w:left w:val="none" w:sz="0" w:space="0" w:color="auto"/>
        <w:bottom w:val="none" w:sz="0" w:space="0" w:color="auto"/>
        <w:right w:val="none" w:sz="0" w:space="0" w:color="auto"/>
      </w:divBdr>
    </w:div>
    <w:div w:id="1140070964">
      <w:bodyDiv w:val="1"/>
      <w:marLeft w:val="0"/>
      <w:marRight w:val="0"/>
      <w:marTop w:val="0"/>
      <w:marBottom w:val="0"/>
      <w:divBdr>
        <w:top w:val="none" w:sz="0" w:space="0" w:color="auto"/>
        <w:left w:val="none" w:sz="0" w:space="0" w:color="auto"/>
        <w:bottom w:val="none" w:sz="0" w:space="0" w:color="auto"/>
        <w:right w:val="none" w:sz="0" w:space="0" w:color="auto"/>
      </w:divBdr>
    </w:div>
    <w:div w:id="1140532433">
      <w:bodyDiv w:val="1"/>
      <w:marLeft w:val="0"/>
      <w:marRight w:val="0"/>
      <w:marTop w:val="0"/>
      <w:marBottom w:val="0"/>
      <w:divBdr>
        <w:top w:val="none" w:sz="0" w:space="0" w:color="auto"/>
        <w:left w:val="none" w:sz="0" w:space="0" w:color="auto"/>
        <w:bottom w:val="none" w:sz="0" w:space="0" w:color="auto"/>
        <w:right w:val="none" w:sz="0" w:space="0" w:color="auto"/>
      </w:divBdr>
    </w:div>
    <w:div w:id="1140616722">
      <w:bodyDiv w:val="1"/>
      <w:marLeft w:val="0"/>
      <w:marRight w:val="0"/>
      <w:marTop w:val="0"/>
      <w:marBottom w:val="0"/>
      <w:divBdr>
        <w:top w:val="none" w:sz="0" w:space="0" w:color="auto"/>
        <w:left w:val="none" w:sz="0" w:space="0" w:color="auto"/>
        <w:bottom w:val="none" w:sz="0" w:space="0" w:color="auto"/>
        <w:right w:val="none" w:sz="0" w:space="0" w:color="auto"/>
      </w:divBdr>
    </w:div>
    <w:div w:id="1140852864">
      <w:bodyDiv w:val="1"/>
      <w:marLeft w:val="0"/>
      <w:marRight w:val="0"/>
      <w:marTop w:val="0"/>
      <w:marBottom w:val="0"/>
      <w:divBdr>
        <w:top w:val="none" w:sz="0" w:space="0" w:color="auto"/>
        <w:left w:val="none" w:sz="0" w:space="0" w:color="auto"/>
        <w:bottom w:val="none" w:sz="0" w:space="0" w:color="auto"/>
        <w:right w:val="none" w:sz="0" w:space="0" w:color="auto"/>
      </w:divBdr>
    </w:div>
    <w:div w:id="1141580042">
      <w:bodyDiv w:val="1"/>
      <w:marLeft w:val="0"/>
      <w:marRight w:val="0"/>
      <w:marTop w:val="0"/>
      <w:marBottom w:val="0"/>
      <w:divBdr>
        <w:top w:val="none" w:sz="0" w:space="0" w:color="auto"/>
        <w:left w:val="none" w:sz="0" w:space="0" w:color="auto"/>
        <w:bottom w:val="none" w:sz="0" w:space="0" w:color="auto"/>
        <w:right w:val="none" w:sz="0" w:space="0" w:color="auto"/>
      </w:divBdr>
    </w:div>
    <w:div w:id="1142309790">
      <w:bodyDiv w:val="1"/>
      <w:marLeft w:val="0"/>
      <w:marRight w:val="0"/>
      <w:marTop w:val="0"/>
      <w:marBottom w:val="0"/>
      <w:divBdr>
        <w:top w:val="none" w:sz="0" w:space="0" w:color="auto"/>
        <w:left w:val="none" w:sz="0" w:space="0" w:color="auto"/>
        <w:bottom w:val="none" w:sz="0" w:space="0" w:color="auto"/>
        <w:right w:val="none" w:sz="0" w:space="0" w:color="auto"/>
      </w:divBdr>
    </w:div>
    <w:div w:id="1142430243">
      <w:bodyDiv w:val="1"/>
      <w:marLeft w:val="0"/>
      <w:marRight w:val="0"/>
      <w:marTop w:val="0"/>
      <w:marBottom w:val="0"/>
      <w:divBdr>
        <w:top w:val="none" w:sz="0" w:space="0" w:color="auto"/>
        <w:left w:val="none" w:sz="0" w:space="0" w:color="auto"/>
        <w:bottom w:val="none" w:sz="0" w:space="0" w:color="auto"/>
        <w:right w:val="none" w:sz="0" w:space="0" w:color="auto"/>
      </w:divBdr>
    </w:div>
    <w:div w:id="1143082216">
      <w:bodyDiv w:val="1"/>
      <w:marLeft w:val="0"/>
      <w:marRight w:val="0"/>
      <w:marTop w:val="0"/>
      <w:marBottom w:val="0"/>
      <w:divBdr>
        <w:top w:val="none" w:sz="0" w:space="0" w:color="auto"/>
        <w:left w:val="none" w:sz="0" w:space="0" w:color="auto"/>
        <w:bottom w:val="none" w:sz="0" w:space="0" w:color="auto"/>
        <w:right w:val="none" w:sz="0" w:space="0" w:color="auto"/>
      </w:divBdr>
    </w:div>
    <w:div w:id="1144278732">
      <w:bodyDiv w:val="1"/>
      <w:marLeft w:val="0"/>
      <w:marRight w:val="0"/>
      <w:marTop w:val="0"/>
      <w:marBottom w:val="0"/>
      <w:divBdr>
        <w:top w:val="none" w:sz="0" w:space="0" w:color="auto"/>
        <w:left w:val="none" w:sz="0" w:space="0" w:color="auto"/>
        <w:bottom w:val="none" w:sz="0" w:space="0" w:color="auto"/>
        <w:right w:val="none" w:sz="0" w:space="0" w:color="auto"/>
      </w:divBdr>
    </w:div>
    <w:div w:id="1145587463">
      <w:bodyDiv w:val="1"/>
      <w:marLeft w:val="0"/>
      <w:marRight w:val="0"/>
      <w:marTop w:val="0"/>
      <w:marBottom w:val="0"/>
      <w:divBdr>
        <w:top w:val="none" w:sz="0" w:space="0" w:color="auto"/>
        <w:left w:val="none" w:sz="0" w:space="0" w:color="auto"/>
        <w:bottom w:val="none" w:sz="0" w:space="0" w:color="auto"/>
        <w:right w:val="none" w:sz="0" w:space="0" w:color="auto"/>
      </w:divBdr>
    </w:div>
    <w:div w:id="1147169606">
      <w:bodyDiv w:val="1"/>
      <w:marLeft w:val="0"/>
      <w:marRight w:val="0"/>
      <w:marTop w:val="0"/>
      <w:marBottom w:val="0"/>
      <w:divBdr>
        <w:top w:val="none" w:sz="0" w:space="0" w:color="auto"/>
        <w:left w:val="none" w:sz="0" w:space="0" w:color="auto"/>
        <w:bottom w:val="none" w:sz="0" w:space="0" w:color="auto"/>
        <w:right w:val="none" w:sz="0" w:space="0" w:color="auto"/>
      </w:divBdr>
    </w:div>
    <w:div w:id="1147628246">
      <w:bodyDiv w:val="1"/>
      <w:marLeft w:val="0"/>
      <w:marRight w:val="0"/>
      <w:marTop w:val="0"/>
      <w:marBottom w:val="0"/>
      <w:divBdr>
        <w:top w:val="none" w:sz="0" w:space="0" w:color="auto"/>
        <w:left w:val="none" w:sz="0" w:space="0" w:color="auto"/>
        <w:bottom w:val="none" w:sz="0" w:space="0" w:color="auto"/>
        <w:right w:val="none" w:sz="0" w:space="0" w:color="auto"/>
      </w:divBdr>
    </w:div>
    <w:div w:id="1147744259">
      <w:bodyDiv w:val="1"/>
      <w:marLeft w:val="0"/>
      <w:marRight w:val="0"/>
      <w:marTop w:val="0"/>
      <w:marBottom w:val="0"/>
      <w:divBdr>
        <w:top w:val="none" w:sz="0" w:space="0" w:color="auto"/>
        <w:left w:val="none" w:sz="0" w:space="0" w:color="auto"/>
        <w:bottom w:val="none" w:sz="0" w:space="0" w:color="auto"/>
        <w:right w:val="none" w:sz="0" w:space="0" w:color="auto"/>
      </w:divBdr>
    </w:div>
    <w:div w:id="1148015026">
      <w:bodyDiv w:val="1"/>
      <w:marLeft w:val="0"/>
      <w:marRight w:val="0"/>
      <w:marTop w:val="0"/>
      <w:marBottom w:val="0"/>
      <w:divBdr>
        <w:top w:val="none" w:sz="0" w:space="0" w:color="auto"/>
        <w:left w:val="none" w:sz="0" w:space="0" w:color="auto"/>
        <w:bottom w:val="none" w:sz="0" w:space="0" w:color="auto"/>
        <w:right w:val="none" w:sz="0" w:space="0" w:color="auto"/>
      </w:divBdr>
    </w:div>
    <w:div w:id="1148324946">
      <w:bodyDiv w:val="1"/>
      <w:marLeft w:val="0"/>
      <w:marRight w:val="0"/>
      <w:marTop w:val="0"/>
      <w:marBottom w:val="0"/>
      <w:divBdr>
        <w:top w:val="none" w:sz="0" w:space="0" w:color="auto"/>
        <w:left w:val="none" w:sz="0" w:space="0" w:color="auto"/>
        <w:bottom w:val="none" w:sz="0" w:space="0" w:color="auto"/>
        <w:right w:val="none" w:sz="0" w:space="0" w:color="auto"/>
      </w:divBdr>
    </w:div>
    <w:div w:id="1148399838">
      <w:bodyDiv w:val="1"/>
      <w:marLeft w:val="0"/>
      <w:marRight w:val="0"/>
      <w:marTop w:val="0"/>
      <w:marBottom w:val="0"/>
      <w:divBdr>
        <w:top w:val="none" w:sz="0" w:space="0" w:color="auto"/>
        <w:left w:val="none" w:sz="0" w:space="0" w:color="auto"/>
        <w:bottom w:val="none" w:sz="0" w:space="0" w:color="auto"/>
        <w:right w:val="none" w:sz="0" w:space="0" w:color="auto"/>
      </w:divBdr>
    </w:div>
    <w:div w:id="1150757472">
      <w:bodyDiv w:val="1"/>
      <w:marLeft w:val="0"/>
      <w:marRight w:val="0"/>
      <w:marTop w:val="0"/>
      <w:marBottom w:val="0"/>
      <w:divBdr>
        <w:top w:val="none" w:sz="0" w:space="0" w:color="auto"/>
        <w:left w:val="none" w:sz="0" w:space="0" w:color="auto"/>
        <w:bottom w:val="none" w:sz="0" w:space="0" w:color="auto"/>
        <w:right w:val="none" w:sz="0" w:space="0" w:color="auto"/>
      </w:divBdr>
    </w:div>
    <w:div w:id="1151217884">
      <w:bodyDiv w:val="1"/>
      <w:marLeft w:val="0"/>
      <w:marRight w:val="0"/>
      <w:marTop w:val="0"/>
      <w:marBottom w:val="0"/>
      <w:divBdr>
        <w:top w:val="none" w:sz="0" w:space="0" w:color="auto"/>
        <w:left w:val="none" w:sz="0" w:space="0" w:color="auto"/>
        <w:bottom w:val="none" w:sz="0" w:space="0" w:color="auto"/>
        <w:right w:val="none" w:sz="0" w:space="0" w:color="auto"/>
      </w:divBdr>
    </w:div>
    <w:div w:id="1151487947">
      <w:bodyDiv w:val="1"/>
      <w:marLeft w:val="0"/>
      <w:marRight w:val="0"/>
      <w:marTop w:val="0"/>
      <w:marBottom w:val="0"/>
      <w:divBdr>
        <w:top w:val="none" w:sz="0" w:space="0" w:color="auto"/>
        <w:left w:val="none" w:sz="0" w:space="0" w:color="auto"/>
        <w:bottom w:val="none" w:sz="0" w:space="0" w:color="auto"/>
        <w:right w:val="none" w:sz="0" w:space="0" w:color="auto"/>
      </w:divBdr>
    </w:div>
    <w:div w:id="1151799007">
      <w:bodyDiv w:val="1"/>
      <w:marLeft w:val="0"/>
      <w:marRight w:val="0"/>
      <w:marTop w:val="0"/>
      <w:marBottom w:val="0"/>
      <w:divBdr>
        <w:top w:val="none" w:sz="0" w:space="0" w:color="auto"/>
        <w:left w:val="none" w:sz="0" w:space="0" w:color="auto"/>
        <w:bottom w:val="none" w:sz="0" w:space="0" w:color="auto"/>
        <w:right w:val="none" w:sz="0" w:space="0" w:color="auto"/>
      </w:divBdr>
    </w:div>
    <w:div w:id="1152526088">
      <w:bodyDiv w:val="1"/>
      <w:marLeft w:val="0"/>
      <w:marRight w:val="0"/>
      <w:marTop w:val="0"/>
      <w:marBottom w:val="0"/>
      <w:divBdr>
        <w:top w:val="none" w:sz="0" w:space="0" w:color="auto"/>
        <w:left w:val="none" w:sz="0" w:space="0" w:color="auto"/>
        <w:bottom w:val="none" w:sz="0" w:space="0" w:color="auto"/>
        <w:right w:val="none" w:sz="0" w:space="0" w:color="auto"/>
      </w:divBdr>
    </w:div>
    <w:div w:id="1153137658">
      <w:bodyDiv w:val="1"/>
      <w:marLeft w:val="0"/>
      <w:marRight w:val="0"/>
      <w:marTop w:val="0"/>
      <w:marBottom w:val="0"/>
      <w:divBdr>
        <w:top w:val="none" w:sz="0" w:space="0" w:color="auto"/>
        <w:left w:val="none" w:sz="0" w:space="0" w:color="auto"/>
        <w:bottom w:val="none" w:sz="0" w:space="0" w:color="auto"/>
        <w:right w:val="none" w:sz="0" w:space="0" w:color="auto"/>
      </w:divBdr>
    </w:div>
    <w:div w:id="1153183052">
      <w:bodyDiv w:val="1"/>
      <w:marLeft w:val="0"/>
      <w:marRight w:val="0"/>
      <w:marTop w:val="0"/>
      <w:marBottom w:val="0"/>
      <w:divBdr>
        <w:top w:val="none" w:sz="0" w:space="0" w:color="auto"/>
        <w:left w:val="none" w:sz="0" w:space="0" w:color="auto"/>
        <w:bottom w:val="none" w:sz="0" w:space="0" w:color="auto"/>
        <w:right w:val="none" w:sz="0" w:space="0" w:color="auto"/>
      </w:divBdr>
    </w:div>
    <w:div w:id="1154906984">
      <w:bodyDiv w:val="1"/>
      <w:marLeft w:val="0"/>
      <w:marRight w:val="0"/>
      <w:marTop w:val="0"/>
      <w:marBottom w:val="0"/>
      <w:divBdr>
        <w:top w:val="none" w:sz="0" w:space="0" w:color="auto"/>
        <w:left w:val="none" w:sz="0" w:space="0" w:color="auto"/>
        <w:bottom w:val="none" w:sz="0" w:space="0" w:color="auto"/>
        <w:right w:val="none" w:sz="0" w:space="0" w:color="auto"/>
      </w:divBdr>
    </w:div>
    <w:div w:id="1155563267">
      <w:bodyDiv w:val="1"/>
      <w:marLeft w:val="0"/>
      <w:marRight w:val="0"/>
      <w:marTop w:val="0"/>
      <w:marBottom w:val="0"/>
      <w:divBdr>
        <w:top w:val="none" w:sz="0" w:space="0" w:color="auto"/>
        <w:left w:val="none" w:sz="0" w:space="0" w:color="auto"/>
        <w:bottom w:val="none" w:sz="0" w:space="0" w:color="auto"/>
        <w:right w:val="none" w:sz="0" w:space="0" w:color="auto"/>
      </w:divBdr>
    </w:div>
    <w:div w:id="1155872213">
      <w:bodyDiv w:val="1"/>
      <w:marLeft w:val="0"/>
      <w:marRight w:val="0"/>
      <w:marTop w:val="0"/>
      <w:marBottom w:val="0"/>
      <w:divBdr>
        <w:top w:val="none" w:sz="0" w:space="0" w:color="auto"/>
        <w:left w:val="none" w:sz="0" w:space="0" w:color="auto"/>
        <w:bottom w:val="none" w:sz="0" w:space="0" w:color="auto"/>
        <w:right w:val="none" w:sz="0" w:space="0" w:color="auto"/>
      </w:divBdr>
    </w:div>
    <w:div w:id="1156801140">
      <w:bodyDiv w:val="1"/>
      <w:marLeft w:val="0"/>
      <w:marRight w:val="0"/>
      <w:marTop w:val="0"/>
      <w:marBottom w:val="0"/>
      <w:divBdr>
        <w:top w:val="none" w:sz="0" w:space="0" w:color="auto"/>
        <w:left w:val="none" w:sz="0" w:space="0" w:color="auto"/>
        <w:bottom w:val="none" w:sz="0" w:space="0" w:color="auto"/>
        <w:right w:val="none" w:sz="0" w:space="0" w:color="auto"/>
      </w:divBdr>
    </w:div>
    <w:div w:id="1157303375">
      <w:bodyDiv w:val="1"/>
      <w:marLeft w:val="0"/>
      <w:marRight w:val="0"/>
      <w:marTop w:val="0"/>
      <w:marBottom w:val="0"/>
      <w:divBdr>
        <w:top w:val="none" w:sz="0" w:space="0" w:color="auto"/>
        <w:left w:val="none" w:sz="0" w:space="0" w:color="auto"/>
        <w:bottom w:val="none" w:sz="0" w:space="0" w:color="auto"/>
        <w:right w:val="none" w:sz="0" w:space="0" w:color="auto"/>
      </w:divBdr>
    </w:div>
    <w:div w:id="1157646345">
      <w:bodyDiv w:val="1"/>
      <w:marLeft w:val="0"/>
      <w:marRight w:val="0"/>
      <w:marTop w:val="0"/>
      <w:marBottom w:val="0"/>
      <w:divBdr>
        <w:top w:val="none" w:sz="0" w:space="0" w:color="auto"/>
        <w:left w:val="none" w:sz="0" w:space="0" w:color="auto"/>
        <w:bottom w:val="none" w:sz="0" w:space="0" w:color="auto"/>
        <w:right w:val="none" w:sz="0" w:space="0" w:color="auto"/>
      </w:divBdr>
    </w:div>
    <w:div w:id="1158182076">
      <w:bodyDiv w:val="1"/>
      <w:marLeft w:val="0"/>
      <w:marRight w:val="0"/>
      <w:marTop w:val="0"/>
      <w:marBottom w:val="0"/>
      <w:divBdr>
        <w:top w:val="none" w:sz="0" w:space="0" w:color="auto"/>
        <w:left w:val="none" w:sz="0" w:space="0" w:color="auto"/>
        <w:bottom w:val="none" w:sz="0" w:space="0" w:color="auto"/>
        <w:right w:val="none" w:sz="0" w:space="0" w:color="auto"/>
      </w:divBdr>
    </w:div>
    <w:div w:id="1158375663">
      <w:bodyDiv w:val="1"/>
      <w:marLeft w:val="0"/>
      <w:marRight w:val="0"/>
      <w:marTop w:val="0"/>
      <w:marBottom w:val="0"/>
      <w:divBdr>
        <w:top w:val="none" w:sz="0" w:space="0" w:color="auto"/>
        <w:left w:val="none" w:sz="0" w:space="0" w:color="auto"/>
        <w:bottom w:val="none" w:sz="0" w:space="0" w:color="auto"/>
        <w:right w:val="none" w:sz="0" w:space="0" w:color="auto"/>
      </w:divBdr>
    </w:div>
    <w:div w:id="1158763679">
      <w:bodyDiv w:val="1"/>
      <w:marLeft w:val="0"/>
      <w:marRight w:val="0"/>
      <w:marTop w:val="0"/>
      <w:marBottom w:val="0"/>
      <w:divBdr>
        <w:top w:val="none" w:sz="0" w:space="0" w:color="auto"/>
        <w:left w:val="none" w:sz="0" w:space="0" w:color="auto"/>
        <w:bottom w:val="none" w:sz="0" w:space="0" w:color="auto"/>
        <w:right w:val="none" w:sz="0" w:space="0" w:color="auto"/>
      </w:divBdr>
    </w:div>
    <w:div w:id="1159805902">
      <w:bodyDiv w:val="1"/>
      <w:marLeft w:val="0"/>
      <w:marRight w:val="0"/>
      <w:marTop w:val="0"/>
      <w:marBottom w:val="0"/>
      <w:divBdr>
        <w:top w:val="none" w:sz="0" w:space="0" w:color="auto"/>
        <w:left w:val="none" w:sz="0" w:space="0" w:color="auto"/>
        <w:bottom w:val="none" w:sz="0" w:space="0" w:color="auto"/>
        <w:right w:val="none" w:sz="0" w:space="0" w:color="auto"/>
      </w:divBdr>
    </w:div>
    <w:div w:id="1159888707">
      <w:bodyDiv w:val="1"/>
      <w:marLeft w:val="0"/>
      <w:marRight w:val="0"/>
      <w:marTop w:val="0"/>
      <w:marBottom w:val="0"/>
      <w:divBdr>
        <w:top w:val="none" w:sz="0" w:space="0" w:color="auto"/>
        <w:left w:val="none" w:sz="0" w:space="0" w:color="auto"/>
        <w:bottom w:val="none" w:sz="0" w:space="0" w:color="auto"/>
        <w:right w:val="none" w:sz="0" w:space="0" w:color="auto"/>
      </w:divBdr>
    </w:div>
    <w:div w:id="1160272256">
      <w:bodyDiv w:val="1"/>
      <w:marLeft w:val="0"/>
      <w:marRight w:val="0"/>
      <w:marTop w:val="0"/>
      <w:marBottom w:val="0"/>
      <w:divBdr>
        <w:top w:val="none" w:sz="0" w:space="0" w:color="auto"/>
        <w:left w:val="none" w:sz="0" w:space="0" w:color="auto"/>
        <w:bottom w:val="none" w:sz="0" w:space="0" w:color="auto"/>
        <w:right w:val="none" w:sz="0" w:space="0" w:color="auto"/>
      </w:divBdr>
    </w:div>
    <w:div w:id="1161196177">
      <w:bodyDiv w:val="1"/>
      <w:marLeft w:val="0"/>
      <w:marRight w:val="0"/>
      <w:marTop w:val="0"/>
      <w:marBottom w:val="0"/>
      <w:divBdr>
        <w:top w:val="none" w:sz="0" w:space="0" w:color="auto"/>
        <w:left w:val="none" w:sz="0" w:space="0" w:color="auto"/>
        <w:bottom w:val="none" w:sz="0" w:space="0" w:color="auto"/>
        <w:right w:val="none" w:sz="0" w:space="0" w:color="auto"/>
      </w:divBdr>
    </w:div>
    <w:div w:id="1161308336">
      <w:bodyDiv w:val="1"/>
      <w:marLeft w:val="0"/>
      <w:marRight w:val="0"/>
      <w:marTop w:val="0"/>
      <w:marBottom w:val="0"/>
      <w:divBdr>
        <w:top w:val="none" w:sz="0" w:space="0" w:color="auto"/>
        <w:left w:val="none" w:sz="0" w:space="0" w:color="auto"/>
        <w:bottom w:val="none" w:sz="0" w:space="0" w:color="auto"/>
        <w:right w:val="none" w:sz="0" w:space="0" w:color="auto"/>
      </w:divBdr>
    </w:div>
    <w:div w:id="1161626867">
      <w:bodyDiv w:val="1"/>
      <w:marLeft w:val="0"/>
      <w:marRight w:val="0"/>
      <w:marTop w:val="0"/>
      <w:marBottom w:val="0"/>
      <w:divBdr>
        <w:top w:val="none" w:sz="0" w:space="0" w:color="auto"/>
        <w:left w:val="none" w:sz="0" w:space="0" w:color="auto"/>
        <w:bottom w:val="none" w:sz="0" w:space="0" w:color="auto"/>
        <w:right w:val="none" w:sz="0" w:space="0" w:color="auto"/>
      </w:divBdr>
    </w:div>
    <w:div w:id="1162509427">
      <w:bodyDiv w:val="1"/>
      <w:marLeft w:val="0"/>
      <w:marRight w:val="0"/>
      <w:marTop w:val="0"/>
      <w:marBottom w:val="0"/>
      <w:divBdr>
        <w:top w:val="none" w:sz="0" w:space="0" w:color="auto"/>
        <w:left w:val="none" w:sz="0" w:space="0" w:color="auto"/>
        <w:bottom w:val="none" w:sz="0" w:space="0" w:color="auto"/>
        <w:right w:val="none" w:sz="0" w:space="0" w:color="auto"/>
      </w:divBdr>
    </w:div>
    <w:div w:id="1163084752">
      <w:bodyDiv w:val="1"/>
      <w:marLeft w:val="0"/>
      <w:marRight w:val="0"/>
      <w:marTop w:val="0"/>
      <w:marBottom w:val="0"/>
      <w:divBdr>
        <w:top w:val="none" w:sz="0" w:space="0" w:color="auto"/>
        <w:left w:val="none" w:sz="0" w:space="0" w:color="auto"/>
        <w:bottom w:val="none" w:sz="0" w:space="0" w:color="auto"/>
        <w:right w:val="none" w:sz="0" w:space="0" w:color="auto"/>
      </w:divBdr>
    </w:div>
    <w:div w:id="1163397926">
      <w:bodyDiv w:val="1"/>
      <w:marLeft w:val="0"/>
      <w:marRight w:val="0"/>
      <w:marTop w:val="0"/>
      <w:marBottom w:val="0"/>
      <w:divBdr>
        <w:top w:val="none" w:sz="0" w:space="0" w:color="auto"/>
        <w:left w:val="none" w:sz="0" w:space="0" w:color="auto"/>
        <w:bottom w:val="none" w:sz="0" w:space="0" w:color="auto"/>
        <w:right w:val="none" w:sz="0" w:space="0" w:color="auto"/>
      </w:divBdr>
    </w:div>
    <w:div w:id="1166751502">
      <w:bodyDiv w:val="1"/>
      <w:marLeft w:val="0"/>
      <w:marRight w:val="0"/>
      <w:marTop w:val="0"/>
      <w:marBottom w:val="0"/>
      <w:divBdr>
        <w:top w:val="none" w:sz="0" w:space="0" w:color="auto"/>
        <w:left w:val="none" w:sz="0" w:space="0" w:color="auto"/>
        <w:bottom w:val="none" w:sz="0" w:space="0" w:color="auto"/>
        <w:right w:val="none" w:sz="0" w:space="0" w:color="auto"/>
      </w:divBdr>
    </w:div>
    <w:div w:id="1166942217">
      <w:bodyDiv w:val="1"/>
      <w:marLeft w:val="0"/>
      <w:marRight w:val="0"/>
      <w:marTop w:val="0"/>
      <w:marBottom w:val="0"/>
      <w:divBdr>
        <w:top w:val="none" w:sz="0" w:space="0" w:color="auto"/>
        <w:left w:val="none" w:sz="0" w:space="0" w:color="auto"/>
        <w:bottom w:val="none" w:sz="0" w:space="0" w:color="auto"/>
        <w:right w:val="none" w:sz="0" w:space="0" w:color="auto"/>
      </w:divBdr>
    </w:div>
    <w:div w:id="1167132954">
      <w:bodyDiv w:val="1"/>
      <w:marLeft w:val="0"/>
      <w:marRight w:val="0"/>
      <w:marTop w:val="0"/>
      <w:marBottom w:val="0"/>
      <w:divBdr>
        <w:top w:val="none" w:sz="0" w:space="0" w:color="auto"/>
        <w:left w:val="none" w:sz="0" w:space="0" w:color="auto"/>
        <w:bottom w:val="none" w:sz="0" w:space="0" w:color="auto"/>
        <w:right w:val="none" w:sz="0" w:space="0" w:color="auto"/>
      </w:divBdr>
    </w:div>
    <w:div w:id="1167746734">
      <w:bodyDiv w:val="1"/>
      <w:marLeft w:val="0"/>
      <w:marRight w:val="0"/>
      <w:marTop w:val="0"/>
      <w:marBottom w:val="0"/>
      <w:divBdr>
        <w:top w:val="none" w:sz="0" w:space="0" w:color="auto"/>
        <w:left w:val="none" w:sz="0" w:space="0" w:color="auto"/>
        <w:bottom w:val="none" w:sz="0" w:space="0" w:color="auto"/>
        <w:right w:val="none" w:sz="0" w:space="0" w:color="auto"/>
      </w:divBdr>
    </w:div>
    <w:div w:id="1168058451">
      <w:bodyDiv w:val="1"/>
      <w:marLeft w:val="0"/>
      <w:marRight w:val="0"/>
      <w:marTop w:val="0"/>
      <w:marBottom w:val="0"/>
      <w:divBdr>
        <w:top w:val="none" w:sz="0" w:space="0" w:color="auto"/>
        <w:left w:val="none" w:sz="0" w:space="0" w:color="auto"/>
        <w:bottom w:val="none" w:sz="0" w:space="0" w:color="auto"/>
        <w:right w:val="none" w:sz="0" w:space="0" w:color="auto"/>
      </w:divBdr>
    </w:div>
    <w:div w:id="1168980360">
      <w:bodyDiv w:val="1"/>
      <w:marLeft w:val="0"/>
      <w:marRight w:val="0"/>
      <w:marTop w:val="0"/>
      <w:marBottom w:val="0"/>
      <w:divBdr>
        <w:top w:val="none" w:sz="0" w:space="0" w:color="auto"/>
        <w:left w:val="none" w:sz="0" w:space="0" w:color="auto"/>
        <w:bottom w:val="none" w:sz="0" w:space="0" w:color="auto"/>
        <w:right w:val="none" w:sz="0" w:space="0" w:color="auto"/>
      </w:divBdr>
    </w:div>
    <w:div w:id="1169514964">
      <w:bodyDiv w:val="1"/>
      <w:marLeft w:val="0"/>
      <w:marRight w:val="0"/>
      <w:marTop w:val="0"/>
      <w:marBottom w:val="0"/>
      <w:divBdr>
        <w:top w:val="none" w:sz="0" w:space="0" w:color="auto"/>
        <w:left w:val="none" w:sz="0" w:space="0" w:color="auto"/>
        <w:bottom w:val="none" w:sz="0" w:space="0" w:color="auto"/>
        <w:right w:val="none" w:sz="0" w:space="0" w:color="auto"/>
      </w:divBdr>
    </w:div>
    <w:div w:id="1169710004">
      <w:bodyDiv w:val="1"/>
      <w:marLeft w:val="0"/>
      <w:marRight w:val="0"/>
      <w:marTop w:val="0"/>
      <w:marBottom w:val="0"/>
      <w:divBdr>
        <w:top w:val="none" w:sz="0" w:space="0" w:color="auto"/>
        <w:left w:val="none" w:sz="0" w:space="0" w:color="auto"/>
        <w:bottom w:val="none" w:sz="0" w:space="0" w:color="auto"/>
        <w:right w:val="none" w:sz="0" w:space="0" w:color="auto"/>
      </w:divBdr>
    </w:div>
    <w:div w:id="1170943443">
      <w:bodyDiv w:val="1"/>
      <w:marLeft w:val="0"/>
      <w:marRight w:val="0"/>
      <w:marTop w:val="0"/>
      <w:marBottom w:val="0"/>
      <w:divBdr>
        <w:top w:val="none" w:sz="0" w:space="0" w:color="auto"/>
        <w:left w:val="none" w:sz="0" w:space="0" w:color="auto"/>
        <w:bottom w:val="none" w:sz="0" w:space="0" w:color="auto"/>
        <w:right w:val="none" w:sz="0" w:space="0" w:color="auto"/>
      </w:divBdr>
    </w:div>
    <w:div w:id="1170952477">
      <w:bodyDiv w:val="1"/>
      <w:marLeft w:val="0"/>
      <w:marRight w:val="0"/>
      <w:marTop w:val="0"/>
      <w:marBottom w:val="0"/>
      <w:divBdr>
        <w:top w:val="none" w:sz="0" w:space="0" w:color="auto"/>
        <w:left w:val="none" w:sz="0" w:space="0" w:color="auto"/>
        <w:bottom w:val="none" w:sz="0" w:space="0" w:color="auto"/>
        <w:right w:val="none" w:sz="0" w:space="0" w:color="auto"/>
      </w:divBdr>
    </w:div>
    <w:div w:id="1171065143">
      <w:bodyDiv w:val="1"/>
      <w:marLeft w:val="0"/>
      <w:marRight w:val="0"/>
      <w:marTop w:val="0"/>
      <w:marBottom w:val="0"/>
      <w:divBdr>
        <w:top w:val="none" w:sz="0" w:space="0" w:color="auto"/>
        <w:left w:val="none" w:sz="0" w:space="0" w:color="auto"/>
        <w:bottom w:val="none" w:sz="0" w:space="0" w:color="auto"/>
        <w:right w:val="none" w:sz="0" w:space="0" w:color="auto"/>
      </w:divBdr>
    </w:div>
    <w:div w:id="1171529466">
      <w:bodyDiv w:val="1"/>
      <w:marLeft w:val="0"/>
      <w:marRight w:val="0"/>
      <w:marTop w:val="0"/>
      <w:marBottom w:val="0"/>
      <w:divBdr>
        <w:top w:val="none" w:sz="0" w:space="0" w:color="auto"/>
        <w:left w:val="none" w:sz="0" w:space="0" w:color="auto"/>
        <w:bottom w:val="none" w:sz="0" w:space="0" w:color="auto"/>
        <w:right w:val="none" w:sz="0" w:space="0" w:color="auto"/>
      </w:divBdr>
    </w:div>
    <w:div w:id="1172181206">
      <w:bodyDiv w:val="1"/>
      <w:marLeft w:val="0"/>
      <w:marRight w:val="0"/>
      <w:marTop w:val="0"/>
      <w:marBottom w:val="0"/>
      <w:divBdr>
        <w:top w:val="none" w:sz="0" w:space="0" w:color="auto"/>
        <w:left w:val="none" w:sz="0" w:space="0" w:color="auto"/>
        <w:bottom w:val="none" w:sz="0" w:space="0" w:color="auto"/>
        <w:right w:val="none" w:sz="0" w:space="0" w:color="auto"/>
      </w:divBdr>
    </w:div>
    <w:div w:id="1173184116">
      <w:bodyDiv w:val="1"/>
      <w:marLeft w:val="0"/>
      <w:marRight w:val="0"/>
      <w:marTop w:val="0"/>
      <w:marBottom w:val="0"/>
      <w:divBdr>
        <w:top w:val="none" w:sz="0" w:space="0" w:color="auto"/>
        <w:left w:val="none" w:sz="0" w:space="0" w:color="auto"/>
        <w:bottom w:val="none" w:sz="0" w:space="0" w:color="auto"/>
        <w:right w:val="none" w:sz="0" w:space="0" w:color="auto"/>
      </w:divBdr>
    </w:div>
    <w:div w:id="1173645124">
      <w:bodyDiv w:val="1"/>
      <w:marLeft w:val="0"/>
      <w:marRight w:val="0"/>
      <w:marTop w:val="0"/>
      <w:marBottom w:val="0"/>
      <w:divBdr>
        <w:top w:val="none" w:sz="0" w:space="0" w:color="auto"/>
        <w:left w:val="none" w:sz="0" w:space="0" w:color="auto"/>
        <w:bottom w:val="none" w:sz="0" w:space="0" w:color="auto"/>
        <w:right w:val="none" w:sz="0" w:space="0" w:color="auto"/>
      </w:divBdr>
    </w:div>
    <w:div w:id="1173842538">
      <w:bodyDiv w:val="1"/>
      <w:marLeft w:val="0"/>
      <w:marRight w:val="0"/>
      <w:marTop w:val="0"/>
      <w:marBottom w:val="0"/>
      <w:divBdr>
        <w:top w:val="none" w:sz="0" w:space="0" w:color="auto"/>
        <w:left w:val="none" w:sz="0" w:space="0" w:color="auto"/>
        <w:bottom w:val="none" w:sz="0" w:space="0" w:color="auto"/>
        <w:right w:val="none" w:sz="0" w:space="0" w:color="auto"/>
      </w:divBdr>
    </w:div>
    <w:div w:id="1174027290">
      <w:bodyDiv w:val="1"/>
      <w:marLeft w:val="0"/>
      <w:marRight w:val="0"/>
      <w:marTop w:val="0"/>
      <w:marBottom w:val="0"/>
      <w:divBdr>
        <w:top w:val="none" w:sz="0" w:space="0" w:color="auto"/>
        <w:left w:val="none" w:sz="0" w:space="0" w:color="auto"/>
        <w:bottom w:val="none" w:sz="0" w:space="0" w:color="auto"/>
        <w:right w:val="none" w:sz="0" w:space="0" w:color="auto"/>
      </w:divBdr>
    </w:div>
    <w:div w:id="1174421353">
      <w:bodyDiv w:val="1"/>
      <w:marLeft w:val="0"/>
      <w:marRight w:val="0"/>
      <w:marTop w:val="0"/>
      <w:marBottom w:val="0"/>
      <w:divBdr>
        <w:top w:val="none" w:sz="0" w:space="0" w:color="auto"/>
        <w:left w:val="none" w:sz="0" w:space="0" w:color="auto"/>
        <w:bottom w:val="none" w:sz="0" w:space="0" w:color="auto"/>
        <w:right w:val="none" w:sz="0" w:space="0" w:color="auto"/>
      </w:divBdr>
    </w:div>
    <w:div w:id="1174686616">
      <w:bodyDiv w:val="1"/>
      <w:marLeft w:val="0"/>
      <w:marRight w:val="0"/>
      <w:marTop w:val="0"/>
      <w:marBottom w:val="0"/>
      <w:divBdr>
        <w:top w:val="none" w:sz="0" w:space="0" w:color="auto"/>
        <w:left w:val="none" w:sz="0" w:space="0" w:color="auto"/>
        <w:bottom w:val="none" w:sz="0" w:space="0" w:color="auto"/>
        <w:right w:val="none" w:sz="0" w:space="0" w:color="auto"/>
      </w:divBdr>
    </w:div>
    <w:div w:id="1175651670">
      <w:bodyDiv w:val="1"/>
      <w:marLeft w:val="0"/>
      <w:marRight w:val="0"/>
      <w:marTop w:val="0"/>
      <w:marBottom w:val="0"/>
      <w:divBdr>
        <w:top w:val="none" w:sz="0" w:space="0" w:color="auto"/>
        <w:left w:val="none" w:sz="0" w:space="0" w:color="auto"/>
        <w:bottom w:val="none" w:sz="0" w:space="0" w:color="auto"/>
        <w:right w:val="none" w:sz="0" w:space="0" w:color="auto"/>
      </w:divBdr>
    </w:div>
    <w:div w:id="1177235672">
      <w:bodyDiv w:val="1"/>
      <w:marLeft w:val="0"/>
      <w:marRight w:val="0"/>
      <w:marTop w:val="0"/>
      <w:marBottom w:val="0"/>
      <w:divBdr>
        <w:top w:val="none" w:sz="0" w:space="0" w:color="auto"/>
        <w:left w:val="none" w:sz="0" w:space="0" w:color="auto"/>
        <w:bottom w:val="none" w:sz="0" w:space="0" w:color="auto"/>
        <w:right w:val="none" w:sz="0" w:space="0" w:color="auto"/>
      </w:divBdr>
    </w:div>
    <w:div w:id="1178889244">
      <w:bodyDiv w:val="1"/>
      <w:marLeft w:val="0"/>
      <w:marRight w:val="0"/>
      <w:marTop w:val="0"/>
      <w:marBottom w:val="0"/>
      <w:divBdr>
        <w:top w:val="none" w:sz="0" w:space="0" w:color="auto"/>
        <w:left w:val="none" w:sz="0" w:space="0" w:color="auto"/>
        <w:bottom w:val="none" w:sz="0" w:space="0" w:color="auto"/>
        <w:right w:val="none" w:sz="0" w:space="0" w:color="auto"/>
      </w:divBdr>
    </w:div>
    <w:div w:id="1181436966">
      <w:bodyDiv w:val="1"/>
      <w:marLeft w:val="0"/>
      <w:marRight w:val="0"/>
      <w:marTop w:val="0"/>
      <w:marBottom w:val="0"/>
      <w:divBdr>
        <w:top w:val="none" w:sz="0" w:space="0" w:color="auto"/>
        <w:left w:val="none" w:sz="0" w:space="0" w:color="auto"/>
        <w:bottom w:val="none" w:sz="0" w:space="0" w:color="auto"/>
        <w:right w:val="none" w:sz="0" w:space="0" w:color="auto"/>
      </w:divBdr>
    </w:div>
    <w:div w:id="1181818155">
      <w:bodyDiv w:val="1"/>
      <w:marLeft w:val="0"/>
      <w:marRight w:val="0"/>
      <w:marTop w:val="0"/>
      <w:marBottom w:val="0"/>
      <w:divBdr>
        <w:top w:val="none" w:sz="0" w:space="0" w:color="auto"/>
        <w:left w:val="none" w:sz="0" w:space="0" w:color="auto"/>
        <w:bottom w:val="none" w:sz="0" w:space="0" w:color="auto"/>
        <w:right w:val="none" w:sz="0" w:space="0" w:color="auto"/>
      </w:divBdr>
    </w:div>
    <w:div w:id="1183669554">
      <w:bodyDiv w:val="1"/>
      <w:marLeft w:val="0"/>
      <w:marRight w:val="0"/>
      <w:marTop w:val="0"/>
      <w:marBottom w:val="0"/>
      <w:divBdr>
        <w:top w:val="none" w:sz="0" w:space="0" w:color="auto"/>
        <w:left w:val="none" w:sz="0" w:space="0" w:color="auto"/>
        <w:bottom w:val="none" w:sz="0" w:space="0" w:color="auto"/>
        <w:right w:val="none" w:sz="0" w:space="0" w:color="auto"/>
      </w:divBdr>
    </w:div>
    <w:div w:id="1183861796">
      <w:bodyDiv w:val="1"/>
      <w:marLeft w:val="0"/>
      <w:marRight w:val="0"/>
      <w:marTop w:val="0"/>
      <w:marBottom w:val="0"/>
      <w:divBdr>
        <w:top w:val="none" w:sz="0" w:space="0" w:color="auto"/>
        <w:left w:val="none" w:sz="0" w:space="0" w:color="auto"/>
        <w:bottom w:val="none" w:sz="0" w:space="0" w:color="auto"/>
        <w:right w:val="none" w:sz="0" w:space="0" w:color="auto"/>
      </w:divBdr>
    </w:div>
    <w:div w:id="1184784664">
      <w:bodyDiv w:val="1"/>
      <w:marLeft w:val="0"/>
      <w:marRight w:val="0"/>
      <w:marTop w:val="0"/>
      <w:marBottom w:val="0"/>
      <w:divBdr>
        <w:top w:val="none" w:sz="0" w:space="0" w:color="auto"/>
        <w:left w:val="none" w:sz="0" w:space="0" w:color="auto"/>
        <w:bottom w:val="none" w:sz="0" w:space="0" w:color="auto"/>
        <w:right w:val="none" w:sz="0" w:space="0" w:color="auto"/>
      </w:divBdr>
    </w:div>
    <w:div w:id="1185175081">
      <w:bodyDiv w:val="1"/>
      <w:marLeft w:val="0"/>
      <w:marRight w:val="0"/>
      <w:marTop w:val="0"/>
      <w:marBottom w:val="0"/>
      <w:divBdr>
        <w:top w:val="none" w:sz="0" w:space="0" w:color="auto"/>
        <w:left w:val="none" w:sz="0" w:space="0" w:color="auto"/>
        <w:bottom w:val="none" w:sz="0" w:space="0" w:color="auto"/>
        <w:right w:val="none" w:sz="0" w:space="0" w:color="auto"/>
      </w:divBdr>
    </w:div>
    <w:div w:id="1185285609">
      <w:bodyDiv w:val="1"/>
      <w:marLeft w:val="0"/>
      <w:marRight w:val="0"/>
      <w:marTop w:val="0"/>
      <w:marBottom w:val="0"/>
      <w:divBdr>
        <w:top w:val="none" w:sz="0" w:space="0" w:color="auto"/>
        <w:left w:val="none" w:sz="0" w:space="0" w:color="auto"/>
        <w:bottom w:val="none" w:sz="0" w:space="0" w:color="auto"/>
        <w:right w:val="none" w:sz="0" w:space="0" w:color="auto"/>
      </w:divBdr>
    </w:div>
    <w:div w:id="1186750124">
      <w:bodyDiv w:val="1"/>
      <w:marLeft w:val="0"/>
      <w:marRight w:val="0"/>
      <w:marTop w:val="0"/>
      <w:marBottom w:val="0"/>
      <w:divBdr>
        <w:top w:val="none" w:sz="0" w:space="0" w:color="auto"/>
        <w:left w:val="none" w:sz="0" w:space="0" w:color="auto"/>
        <w:bottom w:val="none" w:sz="0" w:space="0" w:color="auto"/>
        <w:right w:val="none" w:sz="0" w:space="0" w:color="auto"/>
      </w:divBdr>
    </w:div>
    <w:div w:id="1187720068">
      <w:bodyDiv w:val="1"/>
      <w:marLeft w:val="0"/>
      <w:marRight w:val="0"/>
      <w:marTop w:val="0"/>
      <w:marBottom w:val="0"/>
      <w:divBdr>
        <w:top w:val="none" w:sz="0" w:space="0" w:color="auto"/>
        <w:left w:val="none" w:sz="0" w:space="0" w:color="auto"/>
        <w:bottom w:val="none" w:sz="0" w:space="0" w:color="auto"/>
        <w:right w:val="none" w:sz="0" w:space="0" w:color="auto"/>
      </w:divBdr>
    </w:div>
    <w:div w:id="1188258024">
      <w:bodyDiv w:val="1"/>
      <w:marLeft w:val="0"/>
      <w:marRight w:val="0"/>
      <w:marTop w:val="0"/>
      <w:marBottom w:val="0"/>
      <w:divBdr>
        <w:top w:val="none" w:sz="0" w:space="0" w:color="auto"/>
        <w:left w:val="none" w:sz="0" w:space="0" w:color="auto"/>
        <w:bottom w:val="none" w:sz="0" w:space="0" w:color="auto"/>
        <w:right w:val="none" w:sz="0" w:space="0" w:color="auto"/>
      </w:divBdr>
    </w:div>
    <w:div w:id="1188331047">
      <w:bodyDiv w:val="1"/>
      <w:marLeft w:val="0"/>
      <w:marRight w:val="0"/>
      <w:marTop w:val="0"/>
      <w:marBottom w:val="0"/>
      <w:divBdr>
        <w:top w:val="none" w:sz="0" w:space="0" w:color="auto"/>
        <w:left w:val="none" w:sz="0" w:space="0" w:color="auto"/>
        <w:bottom w:val="none" w:sz="0" w:space="0" w:color="auto"/>
        <w:right w:val="none" w:sz="0" w:space="0" w:color="auto"/>
      </w:divBdr>
    </w:div>
    <w:div w:id="1188525933">
      <w:bodyDiv w:val="1"/>
      <w:marLeft w:val="0"/>
      <w:marRight w:val="0"/>
      <w:marTop w:val="0"/>
      <w:marBottom w:val="0"/>
      <w:divBdr>
        <w:top w:val="none" w:sz="0" w:space="0" w:color="auto"/>
        <w:left w:val="none" w:sz="0" w:space="0" w:color="auto"/>
        <w:bottom w:val="none" w:sz="0" w:space="0" w:color="auto"/>
        <w:right w:val="none" w:sz="0" w:space="0" w:color="auto"/>
      </w:divBdr>
    </w:div>
    <w:div w:id="1188638264">
      <w:bodyDiv w:val="1"/>
      <w:marLeft w:val="0"/>
      <w:marRight w:val="0"/>
      <w:marTop w:val="0"/>
      <w:marBottom w:val="0"/>
      <w:divBdr>
        <w:top w:val="none" w:sz="0" w:space="0" w:color="auto"/>
        <w:left w:val="none" w:sz="0" w:space="0" w:color="auto"/>
        <w:bottom w:val="none" w:sz="0" w:space="0" w:color="auto"/>
        <w:right w:val="none" w:sz="0" w:space="0" w:color="auto"/>
      </w:divBdr>
    </w:div>
    <w:div w:id="1189417537">
      <w:bodyDiv w:val="1"/>
      <w:marLeft w:val="0"/>
      <w:marRight w:val="0"/>
      <w:marTop w:val="0"/>
      <w:marBottom w:val="0"/>
      <w:divBdr>
        <w:top w:val="none" w:sz="0" w:space="0" w:color="auto"/>
        <w:left w:val="none" w:sz="0" w:space="0" w:color="auto"/>
        <w:bottom w:val="none" w:sz="0" w:space="0" w:color="auto"/>
        <w:right w:val="none" w:sz="0" w:space="0" w:color="auto"/>
      </w:divBdr>
    </w:div>
    <w:div w:id="1189443101">
      <w:bodyDiv w:val="1"/>
      <w:marLeft w:val="0"/>
      <w:marRight w:val="0"/>
      <w:marTop w:val="0"/>
      <w:marBottom w:val="0"/>
      <w:divBdr>
        <w:top w:val="none" w:sz="0" w:space="0" w:color="auto"/>
        <w:left w:val="none" w:sz="0" w:space="0" w:color="auto"/>
        <w:bottom w:val="none" w:sz="0" w:space="0" w:color="auto"/>
        <w:right w:val="none" w:sz="0" w:space="0" w:color="auto"/>
      </w:divBdr>
    </w:div>
    <w:div w:id="1189828824">
      <w:bodyDiv w:val="1"/>
      <w:marLeft w:val="0"/>
      <w:marRight w:val="0"/>
      <w:marTop w:val="0"/>
      <w:marBottom w:val="0"/>
      <w:divBdr>
        <w:top w:val="none" w:sz="0" w:space="0" w:color="auto"/>
        <w:left w:val="none" w:sz="0" w:space="0" w:color="auto"/>
        <w:bottom w:val="none" w:sz="0" w:space="0" w:color="auto"/>
        <w:right w:val="none" w:sz="0" w:space="0" w:color="auto"/>
      </w:divBdr>
    </w:div>
    <w:div w:id="1191721948">
      <w:bodyDiv w:val="1"/>
      <w:marLeft w:val="0"/>
      <w:marRight w:val="0"/>
      <w:marTop w:val="0"/>
      <w:marBottom w:val="0"/>
      <w:divBdr>
        <w:top w:val="none" w:sz="0" w:space="0" w:color="auto"/>
        <w:left w:val="none" w:sz="0" w:space="0" w:color="auto"/>
        <w:bottom w:val="none" w:sz="0" w:space="0" w:color="auto"/>
        <w:right w:val="none" w:sz="0" w:space="0" w:color="auto"/>
      </w:divBdr>
    </w:div>
    <w:div w:id="1193954285">
      <w:bodyDiv w:val="1"/>
      <w:marLeft w:val="0"/>
      <w:marRight w:val="0"/>
      <w:marTop w:val="0"/>
      <w:marBottom w:val="0"/>
      <w:divBdr>
        <w:top w:val="none" w:sz="0" w:space="0" w:color="auto"/>
        <w:left w:val="none" w:sz="0" w:space="0" w:color="auto"/>
        <w:bottom w:val="none" w:sz="0" w:space="0" w:color="auto"/>
        <w:right w:val="none" w:sz="0" w:space="0" w:color="auto"/>
      </w:divBdr>
    </w:div>
    <w:div w:id="1194999673">
      <w:bodyDiv w:val="1"/>
      <w:marLeft w:val="0"/>
      <w:marRight w:val="0"/>
      <w:marTop w:val="0"/>
      <w:marBottom w:val="0"/>
      <w:divBdr>
        <w:top w:val="none" w:sz="0" w:space="0" w:color="auto"/>
        <w:left w:val="none" w:sz="0" w:space="0" w:color="auto"/>
        <w:bottom w:val="none" w:sz="0" w:space="0" w:color="auto"/>
        <w:right w:val="none" w:sz="0" w:space="0" w:color="auto"/>
      </w:divBdr>
    </w:div>
    <w:div w:id="1195726860">
      <w:bodyDiv w:val="1"/>
      <w:marLeft w:val="0"/>
      <w:marRight w:val="0"/>
      <w:marTop w:val="0"/>
      <w:marBottom w:val="0"/>
      <w:divBdr>
        <w:top w:val="none" w:sz="0" w:space="0" w:color="auto"/>
        <w:left w:val="none" w:sz="0" w:space="0" w:color="auto"/>
        <w:bottom w:val="none" w:sz="0" w:space="0" w:color="auto"/>
        <w:right w:val="none" w:sz="0" w:space="0" w:color="auto"/>
      </w:divBdr>
    </w:div>
    <w:div w:id="1196188386">
      <w:bodyDiv w:val="1"/>
      <w:marLeft w:val="0"/>
      <w:marRight w:val="0"/>
      <w:marTop w:val="0"/>
      <w:marBottom w:val="0"/>
      <w:divBdr>
        <w:top w:val="none" w:sz="0" w:space="0" w:color="auto"/>
        <w:left w:val="none" w:sz="0" w:space="0" w:color="auto"/>
        <w:bottom w:val="none" w:sz="0" w:space="0" w:color="auto"/>
        <w:right w:val="none" w:sz="0" w:space="0" w:color="auto"/>
      </w:divBdr>
    </w:div>
    <w:div w:id="1196426295">
      <w:bodyDiv w:val="1"/>
      <w:marLeft w:val="0"/>
      <w:marRight w:val="0"/>
      <w:marTop w:val="0"/>
      <w:marBottom w:val="0"/>
      <w:divBdr>
        <w:top w:val="none" w:sz="0" w:space="0" w:color="auto"/>
        <w:left w:val="none" w:sz="0" w:space="0" w:color="auto"/>
        <w:bottom w:val="none" w:sz="0" w:space="0" w:color="auto"/>
        <w:right w:val="none" w:sz="0" w:space="0" w:color="auto"/>
      </w:divBdr>
    </w:div>
    <w:div w:id="1196506996">
      <w:bodyDiv w:val="1"/>
      <w:marLeft w:val="0"/>
      <w:marRight w:val="0"/>
      <w:marTop w:val="0"/>
      <w:marBottom w:val="0"/>
      <w:divBdr>
        <w:top w:val="none" w:sz="0" w:space="0" w:color="auto"/>
        <w:left w:val="none" w:sz="0" w:space="0" w:color="auto"/>
        <w:bottom w:val="none" w:sz="0" w:space="0" w:color="auto"/>
        <w:right w:val="none" w:sz="0" w:space="0" w:color="auto"/>
      </w:divBdr>
    </w:div>
    <w:div w:id="1197699614">
      <w:bodyDiv w:val="1"/>
      <w:marLeft w:val="0"/>
      <w:marRight w:val="0"/>
      <w:marTop w:val="0"/>
      <w:marBottom w:val="0"/>
      <w:divBdr>
        <w:top w:val="none" w:sz="0" w:space="0" w:color="auto"/>
        <w:left w:val="none" w:sz="0" w:space="0" w:color="auto"/>
        <w:bottom w:val="none" w:sz="0" w:space="0" w:color="auto"/>
        <w:right w:val="none" w:sz="0" w:space="0" w:color="auto"/>
      </w:divBdr>
    </w:div>
    <w:div w:id="1199246867">
      <w:bodyDiv w:val="1"/>
      <w:marLeft w:val="0"/>
      <w:marRight w:val="0"/>
      <w:marTop w:val="0"/>
      <w:marBottom w:val="0"/>
      <w:divBdr>
        <w:top w:val="none" w:sz="0" w:space="0" w:color="auto"/>
        <w:left w:val="none" w:sz="0" w:space="0" w:color="auto"/>
        <w:bottom w:val="none" w:sz="0" w:space="0" w:color="auto"/>
        <w:right w:val="none" w:sz="0" w:space="0" w:color="auto"/>
      </w:divBdr>
    </w:div>
    <w:div w:id="1199392498">
      <w:bodyDiv w:val="1"/>
      <w:marLeft w:val="0"/>
      <w:marRight w:val="0"/>
      <w:marTop w:val="0"/>
      <w:marBottom w:val="0"/>
      <w:divBdr>
        <w:top w:val="none" w:sz="0" w:space="0" w:color="auto"/>
        <w:left w:val="none" w:sz="0" w:space="0" w:color="auto"/>
        <w:bottom w:val="none" w:sz="0" w:space="0" w:color="auto"/>
        <w:right w:val="none" w:sz="0" w:space="0" w:color="auto"/>
      </w:divBdr>
    </w:div>
    <w:div w:id="1200315297">
      <w:bodyDiv w:val="1"/>
      <w:marLeft w:val="0"/>
      <w:marRight w:val="0"/>
      <w:marTop w:val="0"/>
      <w:marBottom w:val="0"/>
      <w:divBdr>
        <w:top w:val="none" w:sz="0" w:space="0" w:color="auto"/>
        <w:left w:val="none" w:sz="0" w:space="0" w:color="auto"/>
        <w:bottom w:val="none" w:sz="0" w:space="0" w:color="auto"/>
        <w:right w:val="none" w:sz="0" w:space="0" w:color="auto"/>
      </w:divBdr>
    </w:div>
    <w:div w:id="1200359730">
      <w:bodyDiv w:val="1"/>
      <w:marLeft w:val="0"/>
      <w:marRight w:val="0"/>
      <w:marTop w:val="0"/>
      <w:marBottom w:val="0"/>
      <w:divBdr>
        <w:top w:val="none" w:sz="0" w:space="0" w:color="auto"/>
        <w:left w:val="none" w:sz="0" w:space="0" w:color="auto"/>
        <w:bottom w:val="none" w:sz="0" w:space="0" w:color="auto"/>
        <w:right w:val="none" w:sz="0" w:space="0" w:color="auto"/>
      </w:divBdr>
    </w:div>
    <w:div w:id="1201241306">
      <w:bodyDiv w:val="1"/>
      <w:marLeft w:val="0"/>
      <w:marRight w:val="0"/>
      <w:marTop w:val="0"/>
      <w:marBottom w:val="0"/>
      <w:divBdr>
        <w:top w:val="none" w:sz="0" w:space="0" w:color="auto"/>
        <w:left w:val="none" w:sz="0" w:space="0" w:color="auto"/>
        <w:bottom w:val="none" w:sz="0" w:space="0" w:color="auto"/>
        <w:right w:val="none" w:sz="0" w:space="0" w:color="auto"/>
      </w:divBdr>
    </w:div>
    <w:div w:id="1201280481">
      <w:bodyDiv w:val="1"/>
      <w:marLeft w:val="0"/>
      <w:marRight w:val="0"/>
      <w:marTop w:val="0"/>
      <w:marBottom w:val="0"/>
      <w:divBdr>
        <w:top w:val="none" w:sz="0" w:space="0" w:color="auto"/>
        <w:left w:val="none" w:sz="0" w:space="0" w:color="auto"/>
        <w:bottom w:val="none" w:sz="0" w:space="0" w:color="auto"/>
        <w:right w:val="none" w:sz="0" w:space="0" w:color="auto"/>
      </w:divBdr>
    </w:div>
    <w:div w:id="1201631239">
      <w:bodyDiv w:val="1"/>
      <w:marLeft w:val="0"/>
      <w:marRight w:val="0"/>
      <w:marTop w:val="0"/>
      <w:marBottom w:val="0"/>
      <w:divBdr>
        <w:top w:val="none" w:sz="0" w:space="0" w:color="auto"/>
        <w:left w:val="none" w:sz="0" w:space="0" w:color="auto"/>
        <w:bottom w:val="none" w:sz="0" w:space="0" w:color="auto"/>
        <w:right w:val="none" w:sz="0" w:space="0" w:color="auto"/>
      </w:divBdr>
    </w:div>
    <w:div w:id="1202594102">
      <w:bodyDiv w:val="1"/>
      <w:marLeft w:val="0"/>
      <w:marRight w:val="0"/>
      <w:marTop w:val="0"/>
      <w:marBottom w:val="0"/>
      <w:divBdr>
        <w:top w:val="none" w:sz="0" w:space="0" w:color="auto"/>
        <w:left w:val="none" w:sz="0" w:space="0" w:color="auto"/>
        <w:bottom w:val="none" w:sz="0" w:space="0" w:color="auto"/>
        <w:right w:val="none" w:sz="0" w:space="0" w:color="auto"/>
      </w:divBdr>
    </w:div>
    <w:div w:id="1202861385">
      <w:bodyDiv w:val="1"/>
      <w:marLeft w:val="0"/>
      <w:marRight w:val="0"/>
      <w:marTop w:val="0"/>
      <w:marBottom w:val="0"/>
      <w:divBdr>
        <w:top w:val="none" w:sz="0" w:space="0" w:color="auto"/>
        <w:left w:val="none" w:sz="0" w:space="0" w:color="auto"/>
        <w:bottom w:val="none" w:sz="0" w:space="0" w:color="auto"/>
        <w:right w:val="none" w:sz="0" w:space="0" w:color="auto"/>
      </w:divBdr>
    </w:div>
    <w:div w:id="1202942391">
      <w:bodyDiv w:val="1"/>
      <w:marLeft w:val="0"/>
      <w:marRight w:val="0"/>
      <w:marTop w:val="0"/>
      <w:marBottom w:val="0"/>
      <w:divBdr>
        <w:top w:val="none" w:sz="0" w:space="0" w:color="auto"/>
        <w:left w:val="none" w:sz="0" w:space="0" w:color="auto"/>
        <w:bottom w:val="none" w:sz="0" w:space="0" w:color="auto"/>
        <w:right w:val="none" w:sz="0" w:space="0" w:color="auto"/>
      </w:divBdr>
    </w:div>
    <w:div w:id="1203400050">
      <w:bodyDiv w:val="1"/>
      <w:marLeft w:val="0"/>
      <w:marRight w:val="0"/>
      <w:marTop w:val="0"/>
      <w:marBottom w:val="0"/>
      <w:divBdr>
        <w:top w:val="none" w:sz="0" w:space="0" w:color="auto"/>
        <w:left w:val="none" w:sz="0" w:space="0" w:color="auto"/>
        <w:bottom w:val="none" w:sz="0" w:space="0" w:color="auto"/>
        <w:right w:val="none" w:sz="0" w:space="0" w:color="auto"/>
      </w:divBdr>
    </w:div>
    <w:div w:id="1203638776">
      <w:bodyDiv w:val="1"/>
      <w:marLeft w:val="0"/>
      <w:marRight w:val="0"/>
      <w:marTop w:val="0"/>
      <w:marBottom w:val="0"/>
      <w:divBdr>
        <w:top w:val="none" w:sz="0" w:space="0" w:color="auto"/>
        <w:left w:val="none" w:sz="0" w:space="0" w:color="auto"/>
        <w:bottom w:val="none" w:sz="0" w:space="0" w:color="auto"/>
        <w:right w:val="none" w:sz="0" w:space="0" w:color="auto"/>
      </w:divBdr>
    </w:div>
    <w:div w:id="1204058970">
      <w:bodyDiv w:val="1"/>
      <w:marLeft w:val="0"/>
      <w:marRight w:val="0"/>
      <w:marTop w:val="0"/>
      <w:marBottom w:val="0"/>
      <w:divBdr>
        <w:top w:val="none" w:sz="0" w:space="0" w:color="auto"/>
        <w:left w:val="none" w:sz="0" w:space="0" w:color="auto"/>
        <w:bottom w:val="none" w:sz="0" w:space="0" w:color="auto"/>
        <w:right w:val="none" w:sz="0" w:space="0" w:color="auto"/>
      </w:divBdr>
    </w:div>
    <w:div w:id="1205169946">
      <w:bodyDiv w:val="1"/>
      <w:marLeft w:val="0"/>
      <w:marRight w:val="0"/>
      <w:marTop w:val="0"/>
      <w:marBottom w:val="0"/>
      <w:divBdr>
        <w:top w:val="none" w:sz="0" w:space="0" w:color="auto"/>
        <w:left w:val="none" w:sz="0" w:space="0" w:color="auto"/>
        <w:bottom w:val="none" w:sz="0" w:space="0" w:color="auto"/>
        <w:right w:val="none" w:sz="0" w:space="0" w:color="auto"/>
      </w:divBdr>
    </w:div>
    <w:div w:id="1205295045">
      <w:bodyDiv w:val="1"/>
      <w:marLeft w:val="0"/>
      <w:marRight w:val="0"/>
      <w:marTop w:val="0"/>
      <w:marBottom w:val="0"/>
      <w:divBdr>
        <w:top w:val="none" w:sz="0" w:space="0" w:color="auto"/>
        <w:left w:val="none" w:sz="0" w:space="0" w:color="auto"/>
        <w:bottom w:val="none" w:sz="0" w:space="0" w:color="auto"/>
        <w:right w:val="none" w:sz="0" w:space="0" w:color="auto"/>
      </w:divBdr>
    </w:div>
    <w:div w:id="1205944510">
      <w:bodyDiv w:val="1"/>
      <w:marLeft w:val="0"/>
      <w:marRight w:val="0"/>
      <w:marTop w:val="0"/>
      <w:marBottom w:val="0"/>
      <w:divBdr>
        <w:top w:val="none" w:sz="0" w:space="0" w:color="auto"/>
        <w:left w:val="none" w:sz="0" w:space="0" w:color="auto"/>
        <w:bottom w:val="none" w:sz="0" w:space="0" w:color="auto"/>
        <w:right w:val="none" w:sz="0" w:space="0" w:color="auto"/>
      </w:divBdr>
    </w:div>
    <w:div w:id="1207062018">
      <w:bodyDiv w:val="1"/>
      <w:marLeft w:val="0"/>
      <w:marRight w:val="0"/>
      <w:marTop w:val="0"/>
      <w:marBottom w:val="0"/>
      <w:divBdr>
        <w:top w:val="none" w:sz="0" w:space="0" w:color="auto"/>
        <w:left w:val="none" w:sz="0" w:space="0" w:color="auto"/>
        <w:bottom w:val="none" w:sz="0" w:space="0" w:color="auto"/>
        <w:right w:val="none" w:sz="0" w:space="0" w:color="auto"/>
      </w:divBdr>
    </w:div>
    <w:div w:id="1207446981">
      <w:bodyDiv w:val="1"/>
      <w:marLeft w:val="0"/>
      <w:marRight w:val="0"/>
      <w:marTop w:val="0"/>
      <w:marBottom w:val="0"/>
      <w:divBdr>
        <w:top w:val="none" w:sz="0" w:space="0" w:color="auto"/>
        <w:left w:val="none" w:sz="0" w:space="0" w:color="auto"/>
        <w:bottom w:val="none" w:sz="0" w:space="0" w:color="auto"/>
        <w:right w:val="none" w:sz="0" w:space="0" w:color="auto"/>
      </w:divBdr>
    </w:div>
    <w:div w:id="1208689890">
      <w:bodyDiv w:val="1"/>
      <w:marLeft w:val="0"/>
      <w:marRight w:val="0"/>
      <w:marTop w:val="0"/>
      <w:marBottom w:val="0"/>
      <w:divBdr>
        <w:top w:val="none" w:sz="0" w:space="0" w:color="auto"/>
        <w:left w:val="none" w:sz="0" w:space="0" w:color="auto"/>
        <w:bottom w:val="none" w:sz="0" w:space="0" w:color="auto"/>
        <w:right w:val="none" w:sz="0" w:space="0" w:color="auto"/>
      </w:divBdr>
    </w:div>
    <w:div w:id="1210458742">
      <w:bodyDiv w:val="1"/>
      <w:marLeft w:val="0"/>
      <w:marRight w:val="0"/>
      <w:marTop w:val="0"/>
      <w:marBottom w:val="0"/>
      <w:divBdr>
        <w:top w:val="none" w:sz="0" w:space="0" w:color="auto"/>
        <w:left w:val="none" w:sz="0" w:space="0" w:color="auto"/>
        <w:bottom w:val="none" w:sz="0" w:space="0" w:color="auto"/>
        <w:right w:val="none" w:sz="0" w:space="0" w:color="auto"/>
      </w:divBdr>
    </w:div>
    <w:div w:id="1211067110">
      <w:bodyDiv w:val="1"/>
      <w:marLeft w:val="0"/>
      <w:marRight w:val="0"/>
      <w:marTop w:val="0"/>
      <w:marBottom w:val="0"/>
      <w:divBdr>
        <w:top w:val="none" w:sz="0" w:space="0" w:color="auto"/>
        <w:left w:val="none" w:sz="0" w:space="0" w:color="auto"/>
        <w:bottom w:val="none" w:sz="0" w:space="0" w:color="auto"/>
        <w:right w:val="none" w:sz="0" w:space="0" w:color="auto"/>
      </w:divBdr>
    </w:div>
    <w:div w:id="1211770493">
      <w:bodyDiv w:val="1"/>
      <w:marLeft w:val="0"/>
      <w:marRight w:val="0"/>
      <w:marTop w:val="0"/>
      <w:marBottom w:val="0"/>
      <w:divBdr>
        <w:top w:val="none" w:sz="0" w:space="0" w:color="auto"/>
        <w:left w:val="none" w:sz="0" w:space="0" w:color="auto"/>
        <w:bottom w:val="none" w:sz="0" w:space="0" w:color="auto"/>
        <w:right w:val="none" w:sz="0" w:space="0" w:color="auto"/>
      </w:divBdr>
    </w:div>
    <w:div w:id="1211918861">
      <w:bodyDiv w:val="1"/>
      <w:marLeft w:val="0"/>
      <w:marRight w:val="0"/>
      <w:marTop w:val="0"/>
      <w:marBottom w:val="0"/>
      <w:divBdr>
        <w:top w:val="none" w:sz="0" w:space="0" w:color="auto"/>
        <w:left w:val="none" w:sz="0" w:space="0" w:color="auto"/>
        <w:bottom w:val="none" w:sz="0" w:space="0" w:color="auto"/>
        <w:right w:val="none" w:sz="0" w:space="0" w:color="auto"/>
      </w:divBdr>
    </w:div>
    <w:div w:id="1212689278">
      <w:bodyDiv w:val="1"/>
      <w:marLeft w:val="0"/>
      <w:marRight w:val="0"/>
      <w:marTop w:val="0"/>
      <w:marBottom w:val="0"/>
      <w:divBdr>
        <w:top w:val="none" w:sz="0" w:space="0" w:color="auto"/>
        <w:left w:val="none" w:sz="0" w:space="0" w:color="auto"/>
        <w:bottom w:val="none" w:sz="0" w:space="0" w:color="auto"/>
        <w:right w:val="none" w:sz="0" w:space="0" w:color="auto"/>
      </w:divBdr>
    </w:div>
    <w:div w:id="1213158022">
      <w:bodyDiv w:val="1"/>
      <w:marLeft w:val="0"/>
      <w:marRight w:val="0"/>
      <w:marTop w:val="0"/>
      <w:marBottom w:val="0"/>
      <w:divBdr>
        <w:top w:val="none" w:sz="0" w:space="0" w:color="auto"/>
        <w:left w:val="none" w:sz="0" w:space="0" w:color="auto"/>
        <w:bottom w:val="none" w:sz="0" w:space="0" w:color="auto"/>
        <w:right w:val="none" w:sz="0" w:space="0" w:color="auto"/>
      </w:divBdr>
    </w:div>
    <w:div w:id="1213540354">
      <w:bodyDiv w:val="1"/>
      <w:marLeft w:val="0"/>
      <w:marRight w:val="0"/>
      <w:marTop w:val="0"/>
      <w:marBottom w:val="0"/>
      <w:divBdr>
        <w:top w:val="none" w:sz="0" w:space="0" w:color="auto"/>
        <w:left w:val="none" w:sz="0" w:space="0" w:color="auto"/>
        <w:bottom w:val="none" w:sz="0" w:space="0" w:color="auto"/>
        <w:right w:val="none" w:sz="0" w:space="0" w:color="auto"/>
      </w:divBdr>
    </w:div>
    <w:div w:id="1213807113">
      <w:bodyDiv w:val="1"/>
      <w:marLeft w:val="0"/>
      <w:marRight w:val="0"/>
      <w:marTop w:val="0"/>
      <w:marBottom w:val="0"/>
      <w:divBdr>
        <w:top w:val="none" w:sz="0" w:space="0" w:color="auto"/>
        <w:left w:val="none" w:sz="0" w:space="0" w:color="auto"/>
        <w:bottom w:val="none" w:sz="0" w:space="0" w:color="auto"/>
        <w:right w:val="none" w:sz="0" w:space="0" w:color="auto"/>
      </w:divBdr>
    </w:div>
    <w:div w:id="1214536016">
      <w:bodyDiv w:val="1"/>
      <w:marLeft w:val="0"/>
      <w:marRight w:val="0"/>
      <w:marTop w:val="0"/>
      <w:marBottom w:val="0"/>
      <w:divBdr>
        <w:top w:val="none" w:sz="0" w:space="0" w:color="auto"/>
        <w:left w:val="none" w:sz="0" w:space="0" w:color="auto"/>
        <w:bottom w:val="none" w:sz="0" w:space="0" w:color="auto"/>
        <w:right w:val="none" w:sz="0" w:space="0" w:color="auto"/>
      </w:divBdr>
    </w:div>
    <w:div w:id="1215387619">
      <w:bodyDiv w:val="1"/>
      <w:marLeft w:val="0"/>
      <w:marRight w:val="0"/>
      <w:marTop w:val="0"/>
      <w:marBottom w:val="0"/>
      <w:divBdr>
        <w:top w:val="none" w:sz="0" w:space="0" w:color="auto"/>
        <w:left w:val="none" w:sz="0" w:space="0" w:color="auto"/>
        <w:bottom w:val="none" w:sz="0" w:space="0" w:color="auto"/>
        <w:right w:val="none" w:sz="0" w:space="0" w:color="auto"/>
      </w:divBdr>
    </w:div>
    <w:div w:id="1216312383">
      <w:bodyDiv w:val="1"/>
      <w:marLeft w:val="0"/>
      <w:marRight w:val="0"/>
      <w:marTop w:val="0"/>
      <w:marBottom w:val="0"/>
      <w:divBdr>
        <w:top w:val="none" w:sz="0" w:space="0" w:color="auto"/>
        <w:left w:val="none" w:sz="0" w:space="0" w:color="auto"/>
        <w:bottom w:val="none" w:sz="0" w:space="0" w:color="auto"/>
        <w:right w:val="none" w:sz="0" w:space="0" w:color="auto"/>
      </w:divBdr>
    </w:div>
    <w:div w:id="1216773134">
      <w:bodyDiv w:val="1"/>
      <w:marLeft w:val="0"/>
      <w:marRight w:val="0"/>
      <w:marTop w:val="0"/>
      <w:marBottom w:val="0"/>
      <w:divBdr>
        <w:top w:val="none" w:sz="0" w:space="0" w:color="auto"/>
        <w:left w:val="none" w:sz="0" w:space="0" w:color="auto"/>
        <w:bottom w:val="none" w:sz="0" w:space="0" w:color="auto"/>
        <w:right w:val="none" w:sz="0" w:space="0" w:color="auto"/>
      </w:divBdr>
    </w:div>
    <w:div w:id="1216895004">
      <w:bodyDiv w:val="1"/>
      <w:marLeft w:val="0"/>
      <w:marRight w:val="0"/>
      <w:marTop w:val="0"/>
      <w:marBottom w:val="0"/>
      <w:divBdr>
        <w:top w:val="none" w:sz="0" w:space="0" w:color="auto"/>
        <w:left w:val="none" w:sz="0" w:space="0" w:color="auto"/>
        <w:bottom w:val="none" w:sz="0" w:space="0" w:color="auto"/>
        <w:right w:val="none" w:sz="0" w:space="0" w:color="auto"/>
      </w:divBdr>
    </w:div>
    <w:div w:id="1217080848">
      <w:bodyDiv w:val="1"/>
      <w:marLeft w:val="0"/>
      <w:marRight w:val="0"/>
      <w:marTop w:val="0"/>
      <w:marBottom w:val="0"/>
      <w:divBdr>
        <w:top w:val="none" w:sz="0" w:space="0" w:color="auto"/>
        <w:left w:val="none" w:sz="0" w:space="0" w:color="auto"/>
        <w:bottom w:val="none" w:sz="0" w:space="0" w:color="auto"/>
        <w:right w:val="none" w:sz="0" w:space="0" w:color="auto"/>
      </w:divBdr>
    </w:div>
    <w:div w:id="1217349690">
      <w:bodyDiv w:val="1"/>
      <w:marLeft w:val="0"/>
      <w:marRight w:val="0"/>
      <w:marTop w:val="0"/>
      <w:marBottom w:val="0"/>
      <w:divBdr>
        <w:top w:val="none" w:sz="0" w:space="0" w:color="auto"/>
        <w:left w:val="none" w:sz="0" w:space="0" w:color="auto"/>
        <w:bottom w:val="none" w:sz="0" w:space="0" w:color="auto"/>
        <w:right w:val="none" w:sz="0" w:space="0" w:color="auto"/>
      </w:divBdr>
    </w:div>
    <w:div w:id="1218281264">
      <w:bodyDiv w:val="1"/>
      <w:marLeft w:val="0"/>
      <w:marRight w:val="0"/>
      <w:marTop w:val="0"/>
      <w:marBottom w:val="0"/>
      <w:divBdr>
        <w:top w:val="none" w:sz="0" w:space="0" w:color="auto"/>
        <w:left w:val="none" w:sz="0" w:space="0" w:color="auto"/>
        <w:bottom w:val="none" w:sz="0" w:space="0" w:color="auto"/>
        <w:right w:val="none" w:sz="0" w:space="0" w:color="auto"/>
      </w:divBdr>
    </w:div>
    <w:div w:id="1218736654">
      <w:bodyDiv w:val="1"/>
      <w:marLeft w:val="0"/>
      <w:marRight w:val="0"/>
      <w:marTop w:val="0"/>
      <w:marBottom w:val="0"/>
      <w:divBdr>
        <w:top w:val="none" w:sz="0" w:space="0" w:color="auto"/>
        <w:left w:val="none" w:sz="0" w:space="0" w:color="auto"/>
        <w:bottom w:val="none" w:sz="0" w:space="0" w:color="auto"/>
        <w:right w:val="none" w:sz="0" w:space="0" w:color="auto"/>
      </w:divBdr>
    </w:div>
    <w:div w:id="1218737256">
      <w:bodyDiv w:val="1"/>
      <w:marLeft w:val="0"/>
      <w:marRight w:val="0"/>
      <w:marTop w:val="0"/>
      <w:marBottom w:val="0"/>
      <w:divBdr>
        <w:top w:val="none" w:sz="0" w:space="0" w:color="auto"/>
        <w:left w:val="none" w:sz="0" w:space="0" w:color="auto"/>
        <w:bottom w:val="none" w:sz="0" w:space="0" w:color="auto"/>
        <w:right w:val="none" w:sz="0" w:space="0" w:color="auto"/>
      </w:divBdr>
    </w:div>
    <w:div w:id="1219168946">
      <w:bodyDiv w:val="1"/>
      <w:marLeft w:val="0"/>
      <w:marRight w:val="0"/>
      <w:marTop w:val="0"/>
      <w:marBottom w:val="0"/>
      <w:divBdr>
        <w:top w:val="none" w:sz="0" w:space="0" w:color="auto"/>
        <w:left w:val="none" w:sz="0" w:space="0" w:color="auto"/>
        <w:bottom w:val="none" w:sz="0" w:space="0" w:color="auto"/>
        <w:right w:val="none" w:sz="0" w:space="0" w:color="auto"/>
      </w:divBdr>
    </w:div>
    <w:div w:id="1219973892">
      <w:bodyDiv w:val="1"/>
      <w:marLeft w:val="0"/>
      <w:marRight w:val="0"/>
      <w:marTop w:val="0"/>
      <w:marBottom w:val="0"/>
      <w:divBdr>
        <w:top w:val="none" w:sz="0" w:space="0" w:color="auto"/>
        <w:left w:val="none" w:sz="0" w:space="0" w:color="auto"/>
        <w:bottom w:val="none" w:sz="0" w:space="0" w:color="auto"/>
        <w:right w:val="none" w:sz="0" w:space="0" w:color="auto"/>
      </w:divBdr>
    </w:div>
    <w:div w:id="1219975608">
      <w:bodyDiv w:val="1"/>
      <w:marLeft w:val="0"/>
      <w:marRight w:val="0"/>
      <w:marTop w:val="0"/>
      <w:marBottom w:val="0"/>
      <w:divBdr>
        <w:top w:val="none" w:sz="0" w:space="0" w:color="auto"/>
        <w:left w:val="none" w:sz="0" w:space="0" w:color="auto"/>
        <w:bottom w:val="none" w:sz="0" w:space="0" w:color="auto"/>
        <w:right w:val="none" w:sz="0" w:space="0" w:color="auto"/>
      </w:divBdr>
    </w:div>
    <w:div w:id="1220555465">
      <w:bodyDiv w:val="1"/>
      <w:marLeft w:val="0"/>
      <w:marRight w:val="0"/>
      <w:marTop w:val="0"/>
      <w:marBottom w:val="0"/>
      <w:divBdr>
        <w:top w:val="none" w:sz="0" w:space="0" w:color="auto"/>
        <w:left w:val="none" w:sz="0" w:space="0" w:color="auto"/>
        <w:bottom w:val="none" w:sz="0" w:space="0" w:color="auto"/>
        <w:right w:val="none" w:sz="0" w:space="0" w:color="auto"/>
      </w:divBdr>
    </w:div>
    <w:div w:id="1220828741">
      <w:bodyDiv w:val="1"/>
      <w:marLeft w:val="0"/>
      <w:marRight w:val="0"/>
      <w:marTop w:val="0"/>
      <w:marBottom w:val="0"/>
      <w:divBdr>
        <w:top w:val="none" w:sz="0" w:space="0" w:color="auto"/>
        <w:left w:val="none" w:sz="0" w:space="0" w:color="auto"/>
        <w:bottom w:val="none" w:sz="0" w:space="0" w:color="auto"/>
        <w:right w:val="none" w:sz="0" w:space="0" w:color="auto"/>
      </w:divBdr>
    </w:div>
    <w:div w:id="1220943296">
      <w:bodyDiv w:val="1"/>
      <w:marLeft w:val="0"/>
      <w:marRight w:val="0"/>
      <w:marTop w:val="0"/>
      <w:marBottom w:val="0"/>
      <w:divBdr>
        <w:top w:val="none" w:sz="0" w:space="0" w:color="auto"/>
        <w:left w:val="none" w:sz="0" w:space="0" w:color="auto"/>
        <w:bottom w:val="none" w:sz="0" w:space="0" w:color="auto"/>
        <w:right w:val="none" w:sz="0" w:space="0" w:color="auto"/>
      </w:divBdr>
    </w:div>
    <w:div w:id="1221944151">
      <w:bodyDiv w:val="1"/>
      <w:marLeft w:val="0"/>
      <w:marRight w:val="0"/>
      <w:marTop w:val="0"/>
      <w:marBottom w:val="0"/>
      <w:divBdr>
        <w:top w:val="none" w:sz="0" w:space="0" w:color="auto"/>
        <w:left w:val="none" w:sz="0" w:space="0" w:color="auto"/>
        <w:bottom w:val="none" w:sz="0" w:space="0" w:color="auto"/>
        <w:right w:val="none" w:sz="0" w:space="0" w:color="auto"/>
      </w:divBdr>
    </w:div>
    <w:div w:id="1222131906">
      <w:bodyDiv w:val="1"/>
      <w:marLeft w:val="0"/>
      <w:marRight w:val="0"/>
      <w:marTop w:val="0"/>
      <w:marBottom w:val="0"/>
      <w:divBdr>
        <w:top w:val="none" w:sz="0" w:space="0" w:color="auto"/>
        <w:left w:val="none" w:sz="0" w:space="0" w:color="auto"/>
        <w:bottom w:val="none" w:sz="0" w:space="0" w:color="auto"/>
        <w:right w:val="none" w:sz="0" w:space="0" w:color="auto"/>
      </w:divBdr>
    </w:div>
    <w:div w:id="1222326990">
      <w:bodyDiv w:val="1"/>
      <w:marLeft w:val="0"/>
      <w:marRight w:val="0"/>
      <w:marTop w:val="0"/>
      <w:marBottom w:val="0"/>
      <w:divBdr>
        <w:top w:val="none" w:sz="0" w:space="0" w:color="auto"/>
        <w:left w:val="none" w:sz="0" w:space="0" w:color="auto"/>
        <w:bottom w:val="none" w:sz="0" w:space="0" w:color="auto"/>
        <w:right w:val="none" w:sz="0" w:space="0" w:color="auto"/>
      </w:divBdr>
    </w:div>
    <w:div w:id="1222671534">
      <w:bodyDiv w:val="1"/>
      <w:marLeft w:val="0"/>
      <w:marRight w:val="0"/>
      <w:marTop w:val="0"/>
      <w:marBottom w:val="0"/>
      <w:divBdr>
        <w:top w:val="none" w:sz="0" w:space="0" w:color="auto"/>
        <w:left w:val="none" w:sz="0" w:space="0" w:color="auto"/>
        <w:bottom w:val="none" w:sz="0" w:space="0" w:color="auto"/>
        <w:right w:val="none" w:sz="0" w:space="0" w:color="auto"/>
      </w:divBdr>
    </w:div>
    <w:div w:id="1222836596">
      <w:bodyDiv w:val="1"/>
      <w:marLeft w:val="0"/>
      <w:marRight w:val="0"/>
      <w:marTop w:val="0"/>
      <w:marBottom w:val="0"/>
      <w:divBdr>
        <w:top w:val="none" w:sz="0" w:space="0" w:color="auto"/>
        <w:left w:val="none" w:sz="0" w:space="0" w:color="auto"/>
        <w:bottom w:val="none" w:sz="0" w:space="0" w:color="auto"/>
        <w:right w:val="none" w:sz="0" w:space="0" w:color="auto"/>
      </w:divBdr>
    </w:div>
    <w:div w:id="1223103801">
      <w:bodyDiv w:val="1"/>
      <w:marLeft w:val="0"/>
      <w:marRight w:val="0"/>
      <w:marTop w:val="0"/>
      <w:marBottom w:val="0"/>
      <w:divBdr>
        <w:top w:val="none" w:sz="0" w:space="0" w:color="auto"/>
        <w:left w:val="none" w:sz="0" w:space="0" w:color="auto"/>
        <w:bottom w:val="none" w:sz="0" w:space="0" w:color="auto"/>
        <w:right w:val="none" w:sz="0" w:space="0" w:color="auto"/>
      </w:divBdr>
    </w:div>
    <w:div w:id="1224370472">
      <w:bodyDiv w:val="1"/>
      <w:marLeft w:val="0"/>
      <w:marRight w:val="0"/>
      <w:marTop w:val="0"/>
      <w:marBottom w:val="0"/>
      <w:divBdr>
        <w:top w:val="none" w:sz="0" w:space="0" w:color="auto"/>
        <w:left w:val="none" w:sz="0" w:space="0" w:color="auto"/>
        <w:bottom w:val="none" w:sz="0" w:space="0" w:color="auto"/>
        <w:right w:val="none" w:sz="0" w:space="0" w:color="auto"/>
      </w:divBdr>
    </w:div>
    <w:div w:id="1224634065">
      <w:bodyDiv w:val="1"/>
      <w:marLeft w:val="0"/>
      <w:marRight w:val="0"/>
      <w:marTop w:val="0"/>
      <w:marBottom w:val="0"/>
      <w:divBdr>
        <w:top w:val="none" w:sz="0" w:space="0" w:color="auto"/>
        <w:left w:val="none" w:sz="0" w:space="0" w:color="auto"/>
        <w:bottom w:val="none" w:sz="0" w:space="0" w:color="auto"/>
        <w:right w:val="none" w:sz="0" w:space="0" w:color="auto"/>
      </w:divBdr>
    </w:div>
    <w:div w:id="1225413526">
      <w:bodyDiv w:val="1"/>
      <w:marLeft w:val="0"/>
      <w:marRight w:val="0"/>
      <w:marTop w:val="0"/>
      <w:marBottom w:val="0"/>
      <w:divBdr>
        <w:top w:val="none" w:sz="0" w:space="0" w:color="auto"/>
        <w:left w:val="none" w:sz="0" w:space="0" w:color="auto"/>
        <w:bottom w:val="none" w:sz="0" w:space="0" w:color="auto"/>
        <w:right w:val="none" w:sz="0" w:space="0" w:color="auto"/>
      </w:divBdr>
    </w:div>
    <w:div w:id="1225457713">
      <w:bodyDiv w:val="1"/>
      <w:marLeft w:val="0"/>
      <w:marRight w:val="0"/>
      <w:marTop w:val="0"/>
      <w:marBottom w:val="0"/>
      <w:divBdr>
        <w:top w:val="none" w:sz="0" w:space="0" w:color="auto"/>
        <w:left w:val="none" w:sz="0" w:space="0" w:color="auto"/>
        <w:bottom w:val="none" w:sz="0" w:space="0" w:color="auto"/>
        <w:right w:val="none" w:sz="0" w:space="0" w:color="auto"/>
      </w:divBdr>
    </w:div>
    <w:div w:id="1225724702">
      <w:bodyDiv w:val="1"/>
      <w:marLeft w:val="0"/>
      <w:marRight w:val="0"/>
      <w:marTop w:val="0"/>
      <w:marBottom w:val="0"/>
      <w:divBdr>
        <w:top w:val="none" w:sz="0" w:space="0" w:color="auto"/>
        <w:left w:val="none" w:sz="0" w:space="0" w:color="auto"/>
        <w:bottom w:val="none" w:sz="0" w:space="0" w:color="auto"/>
        <w:right w:val="none" w:sz="0" w:space="0" w:color="auto"/>
      </w:divBdr>
    </w:div>
    <w:div w:id="1225993901">
      <w:bodyDiv w:val="1"/>
      <w:marLeft w:val="0"/>
      <w:marRight w:val="0"/>
      <w:marTop w:val="0"/>
      <w:marBottom w:val="0"/>
      <w:divBdr>
        <w:top w:val="none" w:sz="0" w:space="0" w:color="auto"/>
        <w:left w:val="none" w:sz="0" w:space="0" w:color="auto"/>
        <w:bottom w:val="none" w:sz="0" w:space="0" w:color="auto"/>
        <w:right w:val="none" w:sz="0" w:space="0" w:color="auto"/>
      </w:divBdr>
    </w:div>
    <w:div w:id="1226185628">
      <w:bodyDiv w:val="1"/>
      <w:marLeft w:val="0"/>
      <w:marRight w:val="0"/>
      <w:marTop w:val="0"/>
      <w:marBottom w:val="0"/>
      <w:divBdr>
        <w:top w:val="none" w:sz="0" w:space="0" w:color="auto"/>
        <w:left w:val="none" w:sz="0" w:space="0" w:color="auto"/>
        <w:bottom w:val="none" w:sz="0" w:space="0" w:color="auto"/>
        <w:right w:val="none" w:sz="0" w:space="0" w:color="auto"/>
      </w:divBdr>
    </w:div>
    <w:div w:id="1226641527">
      <w:bodyDiv w:val="1"/>
      <w:marLeft w:val="0"/>
      <w:marRight w:val="0"/>
      <w:marTop w:val="0"/>
      <w:marBottom w:val="0"/>
      <w:divBdr>
        <w:top w:val="none" w:sz="0" w:space="0" w:color="auto"/>
        <w:left w:val="none" w:sz="0" w:space="0" w:color="auto"/>
        <w:bottom w:val="none" w:sz="0" w:space="0" w:color="auto"/>
        <w:right w:val="none" w:sz="0" w:space="0" w:color="auto"/>
      </w:divBdr>
    </w:div>
    <w:div w:id="1227492958">
      <w:bodyDiv w:val="1"/>
      <w:marLeft w:val="0"/>
      <w:marRight w:val="0"/>
      <w:marTop w:val="0"/>
      <w:marBottom w:val="0"/>
      <w:divBdr>
        <w:top w:val="none" w:sz="0" w:space="0" w:color="auto"/>
        <w:left w:val="none" w:sz="0" w:space="0" w:color="auto"/>
        <w:bottom w:val="none" w:sz="0" w:space="0" w:color="auto"/>
        <w:right w:val="none" w:sz="0" w:space="0" w:color="auto"/>
      </w:divBdr>
    </w:div>
    <w:div w:id="1227570783">
      <w:bodyDiv w:val="1"/>
      <w:marLeft w:val="0"/>
      <w:marRight w:val="0"/>
      <w:marTop w:val="0"/>
      <w:marBottom w:val="0"/>
      <w:divBdr>
        <w:top w:val="none" w:sz="0" w:space="0" w:color="auto"/>
        <w:left w:val="none" w:sz="0" w:space="0" w:color="auto"/>
        <w:bottom w:val="none" w:sz="0" w:space="0" w:color="auto"/>
        <w:right w:val="none" w:sz="0" w:space="0" w:color="auto"/>
      </w:divBdr>
    </w:div>
    <w:div w:id="1227716773">
      <w:bodyDiv w:val="1"/>
      <w:marLeft w:val="0"/>
      <w:marRight w:val="0"/>
      <w:marTop w:val="0"/>
      <w:marBottom w:val="0"/>
      <w:divBdr>
        <w:top w:val="none" w:sz="0" w:space="0" w:color="auto"/>
        <w:left w:val="none" w:sz="0" w:space="0" w:color="auto"/>
        <w:bottom w:val="none" w:sz="0" w:space="0" w:color="auto"/>
        <w:right w:val="none" w:sz="0" w:space="0" w:color="auto"/>
      </w:divBdr>
    </w:div>
    <w:div w:id="1227882561">
      <w:bodyDiv w:val="1"/>
      <w:marLeft w:val="0"/>
      <w:marRight w:val="0"/>
      <w:marTop w:val="0"/>
      <w:marBottom w:val="0"/>
      <w:divBdr>
        <w:top w:val="none" w:sz="0" w:space="0" w:color="auto"/>
        <w:left w:val="none" w:sz="0" w:space="0" w:color="auto"/>
        <w:bottom w:val="none" w:sz="0" w:space="0" w:color="auto"/>
        <w:right w:val="none" w:sz="0" w:space="0" w:color="auto"/>
      </w:divBdr>
    </w:div>
    <w:div w:id="1228033618">
      <w:bodyDiv w:val="1"/>
      <w:marLeft w:val="0"/>
      <w:marRight w:val="0"/>
      <w:marTop w:val="0"/>
      <w:marBottom w:val="0"/>
      <w:divBdr>
        <w:top w:val="none" w:sz="0" w:space="0" w:color="auto"/>
        <w:left w:val="none" w:sz="0" w:space="0" w:color="auto"/>
        <w:bottom w:val="none" w:sz="0" w:space="0" w:color="auto"/>
        <w:right w:val="none" w:sz="0" w:space="0" w:color="auto"/>
      </w:divBdr>
    </w:div>
    <w:div w:id="1228685416">
      <w:bodyDiv w:val="1"/>
      <w:marLeft w:val="0"/>
      <w:marRight w:val="0"/>
      <w:marTop w:val="0"/>
      <w:marBottom w:val="0"/>
      <w:divBdr>
        <w:top w:val="none" w:sz="0" w:space="0" w:color="auto"/>
        <w:left w:val="none" w:sz="0" w:space="0" w:color="auto"/>
        <w:bottom w:val="none" w:sz="0" w:space="0" w:color="auto"/>
        <w:right w:val="none" w:sz="0" w:space="0" w:color="auto"/>
      </w:divBdr>
    </w:div>
    <w:div w:id="1229266417">
      <w:bodyDiv w:val="1"/>
      <w:marLeft w:val="0"/>
      <w:marRight w:val="0"/>
      <w:marTop w:val="0"/>
      <w:marBottom w:val="0"/>
      <w:divBdr>
        <w:top w:val="none" w:sz="0" w:space="0" w:color="auto"/>
        <w:left w:val="none" w:sz="0" w:space="0" w:color="auto"/>
        <w:bottom w:val="none" w:sz="0" w:space="0" w:color="auto"/>
        <w:right w:val="none" w:sz="0" w:space="0" w:color="auto"/>
      </w:divBdr>
    </w:div>
    <w:div w:id="1230573691">
      <w:bodyDiv w:val="1"/>
      <w:marLeft w:val="0"/>
      <w:marRight w:val="0"/>
      <w:marTop w:val="0"/>
      <w:marBottom w:val="0"/>
      <w:divBdr>
        <w:top w:val="none" w:sz="0" w:space="0" w:color="auto"/>
        <w:left w:val="none" w:sz="0" w:space="0" w:color="auto"/>
        <w:bottom w:val="none" w:sz="0" w:space="0" w:color="auto"/>
        <w:right w:val="none" w:sz="0" w:space="0" w:color="auto"/>
      </w:divBdr>
    </w:div>
    <w:div w:id="1231500249">
      <w:bodyDiv w:val="1"/>
      <w:marLeft w:val="0"/>
      <w:marRight w:val="0"/>
      <w:marTop w:val="0"/>
      <w:marBottom w:val="0"/>
      <w:divBdr>
        <w:top w:val="none" w:sz="0" w:space="0" w:color="auto"/>
        <w:left w:val="none" w:sz="0" w:space="0" w:color="auto"/>
        <w:bottom w:val="none" w:sz="0" w:space="0" w:color="auto"/>
        <w:right w:val="none" w:sz="0" w:space="0" w:color="auto"/>
      </w:divBdr>
    </w:div>
    <w:div w:id="1231500764">
      <w:bodyDiv w:val="1"/>
      <w:marLeft w:val="0"/>
      <w:marRight w:val="0"/>
      <w:marTop w:val="0"/>
      <w:marBottom w:val="0"/>
      <w:divBdr>
        <w:top w:val="none" w:sz="0" w:space="0" w:color="auto"/>
        <w:left w:val="none" w:sz="0" w:space="0" w:color="auto"/>
        <w:bottom w:val="none" w:sz="0" w:space="0" w:color="auto"/>
        <w:right w:val="none" w:sz="0" w:space="0" w:color="auto"/>
      </w:divBdr>
    </w:div>
    <w:div w:id="1231885656">
      <w:bodyDiv w:val="1"/>
      <w:marLeft w:val="0"/>
      <w:marRight w:val="0"/>
      <w:marTop w:val="0"/>
      <w:marBottom w:val="0"/>
      <w:divBdr>
        <w:top w:val="none" w:sz="0" w:space="0" w:color="auto"/>
        <w:left w:val="none" w:sz="0" w:space="0" w:color="auto"/>
        <w:bottom w:val="none" w:sz="0" w:space="0" w:color="auto"/>
        <w:right w:val="none" w:sz="0" w:space="0" w:color="auto"/>
      </w:divBdr>
    </w:div>
    <w:div w:id="1233008478">
      <w:bodyDiv w:val="1"/>
      <w:marLeft w:val="0"/>
      <w:marRight w:val="0"/>
      <w:marTop w:val="0"/>
      <w:marBottom w:val="0"/>
      <w:divBdr>
        <w:top w:val="none" w:sz="0" w:space="0" w:color="auto"/>
        <w:left w:val="none" w:sz="0" w:space="0" w:color="auto"/>
        <w:bottom w:val="none" w:sz="0" w:space="0" w:color="auto"/>
        <w:right w:val="none" w:sz="0" w:space="0" w:color="auto"/>
      </w:divBdr>
    </w:div>
    <w:div w:id="1233080410">
      <w:bodyDiv w:val="1"/>
      <w:marLeft w:val="0"/>
      <w:marRight w:val="0"/>
      <w:marTop w:val="0"/>
      <w:marBottom w:val="0"/>
      <w:divBdr>
        <w:top w:val="none" w:sz="0" w:space="0" w:color="auto"/>
        <w:left w:val="none" w:sz="0" w:space="0" w:color="auto"/>
        <w:bottom w:val="none" w:sz="0" w:space="0" w:color="auto"/>
        <w:right w:val="none" w:sz="0" w:space="0" w:color="auto"/>
      </w:divBdr>
    </w:div>
    <w:div w:id="1233201452">
      <w:bodyDiv w:val="1"/>
      <w:marLeft w:val="0"/>
      <w:marRight w:val="0"/>
      <w:marTop w:val="0"/>
      <w:marBottom w:val="0"/>
      <w:divBdr>
        <w:top w:val="none" w:sz="0" w:space="0" w:color="auto"/>
        <w:left w:val="none" w:sz="0" w:space="0" w:color="auto"/>
        <w:bottom w:val="none" w:sz="0" w:space="0" w:color="auto"/>
        <w:right w:val="none" w:sz="0" w:space="0" w:color="auto"/>
      </w:divBdr>
    </w:div>
    <w:div w:id="1235168099">
      <w:bodyDiv w:val="1"/>
      <w:marLeft w:val="0"/>
      <w:marRight w:val="0"/>
      <w:marTop w:val="0"/>
      <w:marBottom w:val="0"/>
      <w:divBdr>
        <w:top w:val="none" w:sz="0" w:space="0" w:color="auto"/>
        <w:left w:val="none" w:sz="0" w:space="0" w:color="auto"/>
        <w:bottom w:val="none" w:sz="0" w:space="0" w:color="auto"/>
        <w:right w:val="none" w:sz="0" w:space="0" w:color="auto"/>
      </w:divBdr>
    </w:div>
    <w:div w:id="1236622996">
      <w:bodyDiv w:val="1"/>
      <w:marLeft w:val="0"/>
      <w:marRight w:val="0"/>
      <w:marTop w:val="0"/>
      <w:marBottom w:val="0"/>
      <w:divBdr>
        <w:top w:val="none" w:sz="0" w:space="0" w:color="auto"/>
        <w:left w:val="none" w:sz="0" w:space="0" w:color="auto"/>
        <w:bottom w:val="none" w:sz="0" w:space="0" w:color="auto"/>
        <w:right w:val="none" w:sz="0" w:space="0" w:color="auto"/>
      </w:divBdr>
    </w:div>
    <w:div w:id="1237744729">
      <w:bodyDiv w:val="1"/>
      <w:marLeft w:val="0"/>
      <w:marRight w:val="0"/>
      <w:marTop w:val="0"/>
      <w:marBottom w:val="0"/>
      <w:divBdr>
        <w:top w:val="none" w:sz="0" w:space="0" w:color="auto"/>
        <w:left w:val="none" w:sz="0" w:space="0" w:color="auto"/>
        <w:bottom w:val="none" w:sz="0" w:space="0" w:color="auto"/>
        <w:right w:val="none" w:sz="0" w:space="0" w:color="auto"/>
      </w:divBdr>
    </w:div>
    <w:div w:id="1238131414">
      <w:bodyDiv w:val="1"/>
      <w:marLeft w:val="0"/>
      <w:marRight w:val="0"/>
      <w:marTop w:val="0"/>
      <w:marBottom w:val="0"/>
      <w:divBdr>
        <w:top w:val="none" w:sz="0" w:space="0" w:color="auto"/>
        <w:left w:val="none" w:sz="0" w:space="0" w:color="auto"/>
        <w:bottom w:val="none" w:sz="0" w:space="0" w:color="auto"/>
        <w:right w:val="none" w:sz="0" w:space="0" w:color="auto"/>
      </w:divBdr>
    </w:div>
    <w:div w:id="1239637983">
      <w:bodyDiv w:val="1"/>
      <w:marLeft w:val="0"/>
      <w:marRight w:val="0"/>
      <w:marTop w:val="0"/>
      <w:marBottom w:val="0"/>
      <w:divBdr>
        <w:top w:val="none" w:sz="0" w:space="0" w:color="auto"/>
        <w:left w:val="none" w:sz="0" w:space="0" w:color="auto"/>
        <w:bottom w:val="none" w:sz="0" w:space="0" w:color="auto"/>
        <w:right w:val="none" w:sz="0" w:space="0" w:color="auto"/>
      </w:divBdr>
    </w:div>
    <w:div w:id="1240213958">
      <w:bodyDiv w:val="1"/>
      <w:marLeft w:val="0"/>
      <w:marRight w:val="0"/>
      <w:marTop w:val="0"/>
      <w:marBottom w:val="0"/>
      <w:divBdr>
        <w:top w:val="none" w:sz="0" w:space="0" w:color="auto"/>
        <w:left w:val="none" w:sz="0" w:space="0" w:color="auto"/>
        <w:bottom w:val="none" w:sz="0" w:space="0" w:color="auto"/>
        <w:right w:val="none" w:sz="0" w:space="0" w:color="auto"/>
      </w:divBdr>
    </w:div>
    <w:div w:id="1240482617">
      <w:bodyDiv w:val="1"/>
      <w:marLeft w:val="0"/>
      <w:marRight w:val="0"/>
      <w:marTop w:val="0"/>
      <w:marBottom w:val="0"/>
      <w:divBdr>
        <w:top w:val="none" w:sz="0" w:space="0" w:color="auto"/>
        <w:left w:val="none" w:sz="0" w:space="0" w:color="auto"/>
        <w:bottom w:val="none" w:sz="0" w:space="0" w:color="auto"/>
        <w:right w:val="none" w:sz="0" w:space="0" w:color="auto"/>
      </w:divBdr>
    </w:div>
    <w:div w:id="1241404777">
      <w:bodyDiv w:val="1"/>
      <w:marLeft w:val="0"/>
      <w:marRight w:val="0"/>
      <w:marTop w:val="0"/>
      <w:marBottom w:val="0"/>
      <w:divBdr>
        <w:top w:val="none" w:sz="0" w:space="0" w:color="auto"/>
        <w:left w:val="none" w:sz="0" w:space="0" w:color="auto"/>
        <w:bottom w:val="none" w:sz="0" w:space="0" w:color="auto"/>
        <w:right w:val="none" w:sz="0" w:space="0" w:color="auto"/>
      </w:divBdr>
    </w:div>
    <w:div w:id="1241481143">
      <w:bodyDiv w:val="1"/>
      <w:marLeft w:val="0"/>
      <w:marRight w:val="0"/>
      <w:marTop w:val="0"/>
      <w:marBottom w:val="0"/>
      <w:divBdr>
        <w:top w:val="none" w:sz="0" w:space="0" w:color="auto"/>
        <w:left w:val="none" w:sz="0" w:space="0" w:color="auto"/>
        <w:bottom w:val="none" w:sz="0" w:space="0" w:color="auto"/>
        <w:right w:val="none" w:sz="0" w:space="0" w:color="auto"/>
      </w:divBdr>
    </w:div>
    <w:div w:id="1241596750">
      <w:bodyDiv w:val="1"/>
      <w:marLeft w:val="0"/>
      <w:marRight w:val="0"/>
      <w:marTop w:val="0"/>
      <w:marBottom w:val="0"/>
      <w:divBdr>
        <w:top w:val="none" w:sz="0" w:space="0" w:color="auto"/>
        <w:left w:val="none" w:sz="0" w:space="0" w:color="auto"/>
        <w:bottom w:val="none" w:sz="0" w:space="0" w:color="auto"/>
        <w:right w:val="none" w:sz="0" w:space="0" w:color="auto"/>
      </w:divBdr>
    </w:div>
    <w:div w:id="1242104500">
      <w:bodyDiv w:val="1"/>
      <w:marLeft w:val="0"/>
      <w:marRight w:val="0"/>
      <w:marTop w:val="0"/>
      <w:marBottom w:val="0"/>
      <w:divBdr>
        <w:top w:val="none" w:sz="0" w:space="0" w:color="auto"/>
        <w:left w:val="none" w:sz="0" w:space="0" w:color="auto"/>
        <w:bottom w:val="none" w:sz="0" w:space="0" w:color="auto"/>
        <w:right w:val="none" w:sz="0" w:space="0" w:color="auto"/>
      </w:divBdr>
    </w:div>
    <w:div w:id="1242179615">
      <w:bodyDiv w:val="1"/>
      <w:marLeft w:val="0"/>
      <w:marRight w:val="0"/>
      <w:marTop w:val="0"/>
      <w:marBottom w:val="0"/>
      <w:divBdr>
        <w:top w:val="none" w:sz="0" w:space="0" w:color="auto"/>
        <w:left w:val="none" w:sz="0" w:space="0" w:color="auto"/>
        <w:bottom w:val="none" w:sz="0" w:space="0" w:color="auto"/>
        <w:right w:val="none" w:sz="0" w:space="0" w:color="auto"/>
      </w:divBdr>
    </w:div>
    <w:div w:id="1242527123">
      <w:bodyDiv w:val="1"/>
      <w:marLeft w:val="0"/>
      <w:marRight w:val="0"/>
      <w:marTop w:val="0"/>
      <w:marBottom w:val="0"/>
      <w:divBdr>
        <w:top w:val="none" w:sz="0" w:space="0" w:color="auto"/>
        <w:left w:val="none" w:sz="0" w:space="0" w:color="auto"/>
        <w:bottom w:val="none" w:sz="0" w:space="0" w:color="auto"/>
        <w:right w:val="none" w:sz="0" w:space="0" w:color="auto"/>
      </w:divBdr>
    </w:div>
    <w:div w:id="1242719967">
      <w:bodyDiv w:val="1"/>
      <w:marLeft w:val="0"/>
      <w:marRight w:val="0"/>
      <w:marTop w:val="0"/>
      <w:marBottom w:val="0"/>
      <w:divBdr>
        <w:top w:val="none" w:sz="0" w:space="0" w:color="auto"/>
        <w:left w:val="none" w:sz="0" w:space="0" w:color="auto"/>
        <w:bottom w:val="none" w:sz="0" w:space="0" w:color="auto"/>
        <w:right w:val="none" w:sz="0" w:space="0" w:color="auto"/>
      </w:divBdr>
    </w:div>
    <w:div w:id="1242760764">
      <w:bodyDiv w:val="1"/>
      <w:marLeft w:val="0"/>
      <w:marRight w:val="0"/>
      <w:marTop w:val="0"/>
      <w:marBottom w:val="0"/>
      <w:divBdr>
        <w:top w:val="none" w:sz="0" w:space="0" w:color="auto"/>
        <w:left w:val="none" w:sz="0" w:space="0" w:color="auto"/>
        <w:bottom w:val="none" w:sz="0" w:space="0" w:color="auto"/>
        <w:right w:val="none" w:sz="0" w:space="0" w:color="auto"/>
      </w:divBdr>
    </w:div>
    <w:div w:id="1242905445">
      <w:bodyDiv w:val="1"/>
      <w:marLeft w:val="0"/>
      <w:marRight w:val="0"/>
      <w:marTop w:val="0"/>
      <w:marBottom w:val="0"/>
      <w:divBdr>
        <w:top w:val="none" w:sz="0" w:space="0" w:color="auto"/>
        <w:left w:val="none" w:sz="0" w:space="0" w:color="auto"/>
        <w:bottom w:val="none" w:sz="0" w:space="0" w:color="auto"/>
        <w:right w:val="none" w:sz="0" w:space="0" w:color="auto"/>
      </w:divBdr>
    </w:div>
    <w:div w:id="1243027338">
      <w:bodyDiv w:val="1"/>
      <w:marLeft w:val="0"/>
      <w:marRight w:val="0"/>
      <w:marTop w:val="0"/>
      <w:marBottom w:val="0"/>
      <w:divBdr>
        <w:top w:val="none" w:sz="0" w:space="0" w:color="auto"/>
        <w:left w:val="none" w:sz="0" w:space="0" w:color="auto"/>
        <w:bottom w:val="none" w:sz="0" w:space="0" w:color="auto"/>
        <w:right w:val="none" w:sz="0" w:space="0" w:color="auto"/>
      </w:divBdr>
    </w:div>
    <w:div w:id="1243757864">
      <w:bodyDiv w:val="1"/>
      <w:marLeft w:val="0"/>
      <w:marRight w:val="0"/>
      <w:marTop w:val="0"/>
      <w:marBottom w:val="0"/>
      <w:divBdr>
        <w:top w:val="none" w:sz="0" w:space="0" w:color="auto"/>
        <w:left w:val="none" w:sz="0" w:space="0" w:color="auto"/>
        <w:bottom w:val="none" w:sz="0" w:space="0" w:color="auto"/>
        <w:right w:val="none" w:sz="0" w:space="0" w:color="auto"/>
      </w:divBdr>
    </w:div>
    <w:div w:id="1244028687">
      <w:bodyDiv w:val="1"/>
      <w:marLeft w:val="0"/>
      <w:marRight w:val="0"/>
      <w:marTop w:val="0"/>
      <w:marBottom w:val="0"/>
      <w:divBdr>
        <w:top w:val="none" w:sz="0" w:space="0" w:color="auto"/>
        <w:left w:val="none" w:sz="0" w:space="0" w:color="auto"/>
        <w:bottom w:val="none" w:sz="0" w:space="0" w:color="auto"/>
        <w:right w:val="none" w:sz="0" w:space="0" w:color="auto"/>
      </w:divBdr>
    </w:div>
    <w:div w:id="1244684157">
      <w:bodyDiv w:val="1"/>
      <w:marLeft w:val="0"/>
      <w:marRight w:val="0"/>
      <w:marTop w:val="0"/>
      <w:marBottom w:val="0"/>
      <w:divBdr>
        <w:top w:val="none" w:sz="0" w:space="0" w:color="auto"/>
        <w:left w:val="none" w:sz="0" w:space="0" w:color="auto"/>
        <w:bottom w:val="none" w:sz="0" w:space="0" w:color="auto"/>
        <w:right w:val="none" w:sz="0" w:space="0" w:color="auto"/>
      </w:divBdr>
    </w:div>
    <w:div w:id="1245727978">
      <w:bodyDiv w:val="1"/>
      <w:marLeft w:val="0"/>
      <w:marRight w:val="0"/>
      <w:marTop w:val="0"/>
      <w:marBottom w:val="0"/>
      <w:divBdr>
        <w:top w:val="none" w:sz="0" w:space="0" w:color="auto"/>
        <w:left w:val="none" w:sz="0" w:space="0" w:color="auto"/>
        <w:bottom w:val="none" w:sz="0" w:space="0" w:color="auto"/>
        <w:right w:val="none" w:sz="0" w:space="0" w:color="auto"/>
      </w:divBdr>
    </w:div>
    <w:div w:id="1246109355">
      <w:bodyDiv w:val="1"/>
      <w:marLeft w:val="0"/>
      <w:marRight w:val="0"/>
      <w:marTop w:val="0"/>
      <w:marBottom w:val="0"/>
      <w:divBdr>
        <w:top w:val="none" w:sz="0" w:space="0" w:color="auto"/>
        <w:left w:val="none" w:sz="0" w:space="0" w:color="auto"/>
        <w:bottom w:val="none" w:sz="0" w:space="0" w:color="auto"/>
        <w:right w:val="none" w:sz="0" w:space="0" w:color="auto"/>
      </w:divBdr>
    </w:div>
    <w:div w:id="1247416698">
      <w:bodyDiv w:val="1"/>
      <w:marLeft w:val="0"/>
      <w:marRight w:val="0"/>
      <w:marTop w:val="0"/>
      <w:marBottom w:val="0"/>
      <w:divBdr>
        <w:top w:val="none" w:sz="0" w:space="0" w:color="auto"/>
        <w:left w:val="none" w:sz="0" w:space="0" w:color="auto"/>
        <w:bottom w:val="none" w:sz="0" w:space="0" w:color="auto"/>
        <w:right w:val="none" w:sz="0" w:space="0" w:color="auto"/>
      </w:divBdr>
    </w:div>
    <w:div w:id="1247689380">
      <w:bodyDiv w:val="1"/>
      <w:marLeft w:val="0"/>
      <w:marRight w:val="0"/>
      <w:marTop w:val="0"/>
      <w:marBottom w:val="0"/>
      <w:divBdr>
        <w:top w:val="none" w:sz="0" w:space="0" w:color="auto"/>
        <w:left w:val="none" w:sz="0" w:space="0" w:color="auto"/>
        <w:bottom w:val="none" w:sz="0" w:space="0" w:color="auto"/>
        <w:right w:val="none" w:sz="0" w:space="0" w:color="auto"/>
      </w:divBdr>
    </w:div>
    <w:div w:id="1249384107">
      <w:bodyDiv w:val="1"/>
      <w:marLeft w:val="0"/>
      <w:marRight w:val="0"/>
      <w:marTop w:val="0"/>
      <w:marBottom w:val="0"/>
      <w:divBdr>
        <w:top w:val="none" w:sz="0" w:space="0" w:color="auto"/>
        <w:left w:val="none" w:sz="0" w:space="0" w:color="auto"/>
        <w:bottom w:val="none" w:sz="0" w:space="0" w:color="auto"/>
        <w:right w:val="none" w:sz="0" w:space="0" w:color="auto"/>
      </w:divBdr>
    </w:div>
    <w:div w:id="1250310320">
      <w:bodyDiv w:val="1"/>
      <w:marLeft w:val="0"/>
      <w:marRight w:val="0"/>
      <w:marTop w:val="0"/>
      <w:marBottom w:val="0"/>
      <w:divBdr>
        <w:top w:val="none" w:sz="0" w:space="0" w:color="auto"/>
        <w:left w:val="none" w:sz="0" w:space="0" w:color="auto"/>
        <w:bottom w:val="none" w:sz="0" w:space="0" w:color="auto"/>
        <w:right w:val="none" w:sz="0" w:space="0" w:color="auto"/>
      </w:divBdr>
    </w:div>
    <w:div w:id="1250698180">
      <w:bodyDiv w:val="1"/>
      <w:marLeft w:val="0"/>
      <w:marRight w:val="0"/>
      <w:marTop w:val="0"/>
      <w:marBottom w:val="0"/>
      <w:divBdr>
        <w:top w:val="none" w:sz="0" w:space="0" w:color="auto"/>
        <w:left w:val="none" w:sz="0" w:space="0" w:color="auto"/>
        <w:bottom w:val="none" w:sz="0" w:space="0" w:color="auto"/>
        <w:right w:val="none" w:sz="0" w:space="0" w:color="auto"/>
      </w:divBdr>
    </w:div>
    <w:div w:id="1250846084">
      <w:bodyDiv w:val="1"/>
      <w:marLeft w:val="0"/>
      <w:marRight w:val="0"/>
      <w:marTop w:val="0"/>
      <w:marBottom w:val="0"/>
      <w:divBdr>
        <w:top w:val="none" w:sz="0" w:space="0" w:color="auto"/>
        <w:left w:val="none" w:sz="0" w:space="0" w:color="auto"/>
        <w:bottom w:val="none" w:sz="0" w:space="0" w:color="auto"/>
        <w:right w:val="none" w:sz="0" w:space="0" w:color="auto"/>
      </w:divBdr>
    </w:div>
    <w:div w:id="1253589748">
      <w:bodyDiv w:val="1"/>
      <w:marLeft w:val="0"/>
      <w:marRight w:val="0"/>
      <w:marTop w:val="0"/>
      <w:marBottom w:val="0"/>
      <w:divBdr>
        <w:top w:val="none" w:sz="0" w:space="0" w:color="auto"/>
        <w:left w:val="none" w:sz="0" w:space="0" w:color="auto"/>
        <w:bottom w:val="none" w:sz="0" w:space="0" w:color="auto"/>
        <w:right w:val="none" w:sz="0" w:space="0" w:color="auto"/>
      </w:divBdr>
    </w:div>
    <w:div w:id="1253776731">
      <w:bodyDiv w:val="1"/>
      <w:marLeft w:val="0"/>
      <w:marRight w:val="0"/>
      <w:marTop w:val="0"/>
      <w:marBottom w:val="0"/>
      <w:divBdr>
        <w:top w:val="none" w:sz="0" w:space="0" w:color="auto"/>
        <w:left w:val="none" w:sz="0" w:space="0" w:color="auto"/>
        <w:bottom w:val="none" w:sz="0" w:space="0" w:color="auto"/>
        <w:right w:val="none" w:sz="0" w:space="0" w:color="auto"/>
      </w:divBdr>
    </w:div>
    <w:div w:id="1254703444">
      <w:bodyDiv w:val="1"/>
      <w:marLeft w:val="0"/>
      <w:marRight w:val="0"/>
      <w:marTop w:val="0"/>
      <w:marBottom w:val="0"/>
      <w:divBdr>
        <w:top w:val="none" w:sz="0" w:space="0" w:color="auto"/>
        <w:left w:val="none" w:sz="0" w:space="0" w:color="auto"/>
        <w:bottom w:val="none" w:sz="0" w:space="0" w:color="auto"/>
        <w:right w:val="none" w:sz="0" w:space="0" w:color="auto"/>
      </w:divBdr>
    </w:div>
    <w:div w:id="1254708053">
      <w:bodyDiv w:val="1"/>
      <w:marLeft w:val="0"/>
      <w:marRight w:val="0"/>
      <w:marTop w:val="0"/>
      <w:marBottom w:val="0"/>
      <w:divBdr>
        <w:top w:val="none" w:sz="0" w:space="0" w:color="auto"/>
        <w:left w:val="none" w:sz="0" w:space="0" w:color="auto"/>
        <w:bottom w:val="none" w:sz="0" w:space="0" w:color="auto"/>
        <w:right w:val="none" w:sz="0" w:space="0" w:color="auto"/>
      </w:divBdr>
    </w:div>
    <w:div w:id="1254895530">
      <w:bodyDiv w:val="1"/>
      <w:marLeft w:val="0"/>
      <w:marRight w:val="0"/>
      <w:marTop w:val="0"/>
      <w:marBottom w:val="0"/>
      <w:divBdr>
        <w:top w:val="none" w:sz="0" w:space="0" w:color="auto"/>
        <w:left w:val="none" w:sz="0" w:space="0" w:color="auto"/>
        <w:bottom w:val="none" w:sz="0" w:space="0" w:color="auto"/>
        <w:right w:val="none" w:sz="0" w:space="0" w:color="auto"/>
      </w:divBdr>
    </w:div>
    <w:div w:id="1255090128">
      <w:bodyDiv w:val="1"/>
      <w:marLeft w:val="0"/>
      <w:marRight w:val="0"/>
      <w:marTop w:val="0"/>
      <w:marBottom w:val="0"/>
      <w:divBdr>
        <w:top w:val="none" w:sz="0" w:space="0" w:color="auto"/>
        <w:left w:val="none" w:sz="0" w:space="0" w:color="auto"/>
        <w:bottom w:val="none" w:sz="0" w:space="0" w:color="auto"/>
        <w:right w:val="none" w:sz="0" w:space="0" w:color="auto"/>
      </w:divBdr>
    </w:div>
    <w:div w:id="1255357987">
      <w:bodyDiv w:val="1"/>
      <w:marLeft w:val="0"/>
      <w:marRight w:val="0"/>
      <w:marTop w:val="0"/>
      <w:marBottom w:val="0"/>
      <w:divBdr>
        <w:top w:val="none" w:sz="0" w:space="0" w:color="auto"/>
        <w:left w:val="none" w:sz="0" w:space="0" w:color="auto"/>
        <w:bottom w:val="none" w:sz="0" w:space="0" w:color="auto"/>
        <w:right w:val="none" w:sz="0" w:space="0" w:color="auto"/>
      </w:divBdr>
    </w:div>
    <w:div w:id="1255750399">
      <w:bodyDiv w:val="1"/>
      <w:marLeft w:val="0"/>
      <w:marRight w:val="0"/>
      <w:marTop w:val="0"/>
      <w:marBottom w:val="0"/>
      <w:divBdr>
        <w:top w:val="none" w:sz="0" w:space="0" w:color="auto"/>
        <w:left w:val="none" w:sz="0" w:space="0" w:color="auto"/>
        <w:bottom w:val="none" w:sz="0" w:space="0" w:color="auto"/>
        <w:right w:val="none" w:sz="0" w:space="0" w:color="auto"/>
      </w:divBdr>
    </w:div>
    <w:div w:id="1256212710">
      <w:bodyDiv w:val="1"/>
      <w:marLeft w:val="0"/>
      <w:marRight w:val="0"/>
      <w:marTop w:val="0"/>
      <w:marBottom w:val="0"/>
      <w:divBdr>
        <w:top w:val="none" w:sz="0" w:space="0" w:color="auto"/>
        <w:left w:val="none" w:sz="0" w:space="0" w:color="auto"/>
        <w:bottom w:val="none" w:sz="0" w:space="0" w:color="auto"/>
        <w:right w:val="none" w:sz="0" w:space="0" w:color="auto"/>
      </w:divBdr>
    </w:div>
    <w:div w:id="1256939922">
      <w:bodyDiv w:val="1"/>
      <w:marLeft w:val="0"/>
      <w:marRight w:val="0"/>
      <w:marTop w:val="0"/>
      <w:marBottom w:val="0"/>
      <w:divBdr>
        <w:top w:val="none" w:sz="0" w:space="0" w:color="auto"/>
        <w:left w:val="none" w:sz="0" w:space="0" w:color="auto"/>
        <w:bottom w:val="none" w:sz="0" w:space="0" w:color="auto"/>
        <w:right w:val="none" w:sz="0" w:space="0" w:color="auto"/>
      </w:divBdr>
    </w:div>
    <w:div w:id="1257134336">
      <w:bodyDiv w:val="1"/>
      <w:marLeft w:val="0"/>
      <w:marRight w:val="0"/>
      <w:marTop w:val="0"/>
      <w:marBottom w:val="0"/>
      <w:divBdr>
        <w:top w:val="none" w:sz="0" w:space="0" w:color="auto"/>
        <w:left w:val="none" w:sz="0" w:space="0" w:color="auto"/>
        <w:bottom w:val="none" w:sz="0" w:space="0" w:color="auto"/>
        <w:right w:val="none" w:sz="0" w:space="0" w:color="auto"/>
      </w:divBdr>
    </w:div>
    <w:div w:id="1257324272">
      <w:bodyDiv w:val="1"/>
      <w:marLeft w:val="0"/>
      <w:marRight w:val="0"/>
      <w:marTop w:val="0"/>
      <w:marBottom w:val="0"/>
      <w:divBdr>
        <w:top w:val="none" w:sz="0" w:space="0" w:color="auto"/>
        <w:left w:val="none" w:sz="0" w:space="0" w:color="auto"/>
        <w:bottom w:val="none" w:sz="0" w:space="0" w:color="auto"/>
        <w:right w:val="none" w:sz="0" w:space="0" w:color="auto"/>
      </w:divBdr>
    </w:div>
    <w:div w:id="1257906274">
      <w:bodyDiv w:val="1"/>
      <w:marLeft w:val="0"/>
      <w:marRight w:val="0"/>
      <w:marTop w:val="0"/>
      <w:marBottom w:val="0"/>
      <w:divBdr>
        <w:top w:val="none" w:sz="0" w:space="0" w:color="auto"/>
        <w:left w:val="none" w:sz="0" w:space="0" w:color="auto"/>
        <w:bottom w:val="none" w:sz="0" w:space="0" w:color="auto"/>
        <w:right w:val="none" w:sz="0" w:space="0" w:color="auto"/>
      </w:divBdr>
    </w:div>
    <w:div w:id="1258293219">
      <w:bodyDiv w:val="1"/>
      <w:marLeft w:val="0"/>
      <w:marRight w:val="0"/>
      <w:marTop w:val="0"/>
      <w:marBottom w:val="0"/>
      <w:divBdr>
        <w:top w:val="none" w:sz="0" w:space="0" w:color="auto"/>
        <w:left w:val="none" w:sz="0" w:space="0" w:color="auto"/>
        <w:bottom w:val="none" w:sz="0" w:space="0" w:color="auto"/>
        <w:right w:val="none" w:sz="0" w:space="0" w:color="auto"/>
      </w:divBdr>
    </w:div>
    <w:div w:id="1259676676">
      <w:bodyDiv w:val="1"/>
      <w:marLeft w:val="0"/>
      <w:marRight w:val="0"/>
      <w:marTop w:val="0"/>
      <w:marBottom w:val="0"/>
      <w:divBdr>
        <w:top w:val="none" w:sz="0" w:space="0" w:color="auto"/>
        <w:left w:val="none" w:sz="0" w:space="0" w:color="auto"/>
        <w:bottom w:val="none" w:sz="0" w:space="0" w:color="auto"/>
        <w:right w:val="none" w:sz="0" w:space="0" w:color="auto"/>
      </w:divBdr>
    </w:div>
    <w:div w:id="1259678870">
      <w:bodyDiv w:val="1"/>
      <w:marLeft w:val="0"/>
      <w:marRight w:val="0"/>
      <w:marTop w:val="0"/>
      <w:marBottom w:val="0"/>
      <w:divBdr>
        <w:top w:val="none" w:sz="0" w:space="0" w:color="auto"/>
        <w:left w:val="none" w:sz="0" w:space="0" w:color="auto"/>
        <w:bottom w:val="none" w:sz="0" w:space="0" w:color="auto"/>
        <w:right w:val="none" w:sz="0" w:space="0" w:color="auto"/>
      </w:divBdr>
    </w:div>
    <w:div w:id="1259751773">
      <w:bodyDiv w:val="1"/>
      <w:marLeft w:val="0"/>
      <w:marRight w:val="0"/>
      <w:marTop w:val="0"/>
      <w:marBottom w:val="0"/>
      <w:divBdr>
        <w:top w:val="none" w:sz="0" w:space="0" w:color="auto"/>
        <w:left w:val="none" w:sz="0" w:space="0" w:color="auto"/>
        <w:bottom w:val="none" w:sz="0" w:space="0" w:color="auto"/>
        <w:right w:val="none" w:sz="0" w:space="0" w:color="auto"/>
      </w:divBdr>
    </w:div>
    <w:div w:id="1259755669">
      <w:bodyDiv w:val="1"/>
      <w:marLeft w:val="0"/>
      <w:marRight w:val="0"/>
      <w:marTop w:val="0"/>
      <w:marBottom w:val="0"/>
      <w:divBdr>
        <w:top w:val="none" w:sz="0" w:space="0" w:color="auto"/>
        <w:left w:val="none" w:sz="0" w:space="0" w:color="auto"/>
        <w:bottom w:val="none" w:sz="0" w:space="0" w:color="auto"/>
        <w:right w:val="none" w:sz="0" w:space="0" w:color="auto"/>
      </w:divBdr>
    </w:div>
    <w:div w:id="1261447825">
      <w:bodyDiv w:val="1"/>
      <w:marLeft w:val="0"/>
      <w:marRight w:val="0"/>
      <w:marTop w:val="0"/>
      <w:marBottom w:val="0"/>
      <w:divBdr>
        <w:top w:val="none" w:sz="0" w:space="0" w:color="auto"/>
        <w:left w:val="none" w:sz="0" w:space="0" w:color="auto"/>
        <w:bottom w:val="none" w:sz="0" w:space="0" w:color="auto"/>
        <w:right w:val="none" w:sz="0" w:space="0" w:color="auto"/>
      </w:divBdr>
    </w:div>
    <w:div w:id="1261599025">
      <w:bodyDiv w:val="1"/>
      <w:marLeft w:val="0"/>
      <w:marRight w:val="0"/>
      <w:marTop w:val="0"/>
      <w:marBottom w:val="0"/>
      <w:divBdr>
        <w:top w:val="none" w:sz="0" w:space="0" w:color="auto"/>
        <w:left w:val="none" w:sz="0" w:space="0" w:color="auto"/>
        <w:bottom w:val="none" w:sz="0" w:space="0" w:color="auto"/>
        <w:right w:val="none" w:sz="0" w:space="0" w:color="auto"/>
      </w:divBdr>
    </w:div>
    <w:div w:id="1261716715">
      <w:bodyDiv w:val="1"/>
      <w:marLeft w:val="0"/>
      <w:marRight w:val="0"/>
      <w:marTop w:val="0"/>
      <w:marBottom w:val="0"/>
      <w:divBdr>
        <w:top w:val="none" w:sz="0" w:space="0" w:color="auto"/>
        <w:left w:val="none" w:sz="0" w:space="0" w:color="auto"/>
        <w:bottom w:val="none" w:sz="0" w:space="0" w:color="auto"/>
        <w:right w:val="none" w:sz="0" w:space="0" w:color="auto"/>
      </w:divBdr>
    </w:div>
    <w:div w:id="1262252196">
      <w:bodyDiv w:val="1"/>
      <w:marLeft w:val="0"/>
      <w:marRight w:val="0"/>
      <w:marTop w:val="0"/>
      <w:marBottom w:val="0"/>
      <w:divBdr>
        <w:top w:val="none" w:sz="0" w:space="0" w:color="auto"/>
        <w:left w:val="none" w:sz="0" w:space="0" w:color="auto"/>
        <w:bottom w:val="none" w:sz="0" w:space="0" w:color="auto"/>
        <w:right w:val="none" w:sz="0" w:space="0" w:color="auto"/>
      </w:divBdr>
    </w:div>
    <w:div w:id="1263564401">
      <w:bodyDiv w:val="1"/>
      <w:marLeft w:val="0"/>
      <w:marRight w:val="0"/>
      <w:marTop w:val="0"/>
      <w:marBottom w:val="0"/>
      <w:divBdr>
        <w:top w:val="none" w:sz="0" w:space="0" w:color="auto"/>
        <w:left w:val="none" w:sz="0" w:space="0" w:color="auto"/>
        <w:bottom w:val="none" w:sz="0" w:space="0" w:color="auto"/>
        <w:right w:val="none" w:sz="0" w:space="0" w:color="auto"/>
      </w:divBdr>
    </w:div>
    <w:div w:id="1263607382">
      <w:bodyDiv w:val="1"/>
      <w:marLeft w:val="0"/>
      <w:marRight w:val="0"/>
      <w:marTop w:val="0"/>
      <w:marBottom w:val="0"/>
      <w:divBdr>
        <w:top w:val="none" w:sz="0" w:space="0" w:color="auto"/>
        <w:left w:val="none" w:sz="0" w:space="0" w:color="auto"/>
        <w:bottom w:val="none" w:sz="0" w:space="0" w:color="auto"/>
        <w:right w:val="none" w:sz="0" w:space="0" w:color="auto"/>
      </w:divBdr>
    </w:div>
    <w:div w:id="1265308799">
      <w:bodyDiv w:val="1"/>
      <w:marLeft w:val="0"/>
      <w:marRight w:val="0"/>
      <w:marTop w:val="0"/>
      <w:marBottom w:val="0"/>
      <w:divBdr>
        <w:top w:val="none" w:sz="0" w:space="0" w:color="auto"/>
        <w:left w:val="none" w:sz="0" w:space="0" w:color="auto"/>
        <w:bottom w:val="none" w:sz="0" w:space="0" w:color="auto"/>
        <w:right w:val="none" w:sz="0" w:space="0" w:color="auto"/>
      </w:divBdr>
    </w:div>
    <w:div w:id="1266111819">
      <w:bodyDiv w:val="1"/>
      <w:marLeft w:val="0"/>
      <w:marRight w:val="0"/>
      <w:marTop w:val="0"/>
      <w:marBottom w:val="0"/>
      <w:divBdr>
        <w:top w:val="none" w:sz="0" w:space="0" w:color="auto"/>
        <w:left w:val="none" w:sz="0" w:space="0" w:color="auto"/>
        <w:bottom w:val="none" w:sz="0" w:space="0" w:color="auto"/>
        <w:right w:val="none" w:sz="0" w:space="0" w:color="auto"/>
      </w:divBdr>
    </w:div>
    <w:div w:id="1266695655">
      <w:bodyDiv w:val="1"/>
      <w:marLeft w:val="0"/>
      <w:marRight w:val="0"/>
      <w:marTop w:val="0"/>
      <w:marBottom w:val="0"/>
      <w:divBdr>
        <w:top w:val="none" w:sz="0" w:space="0" w:color="auto"/>
        <w:left w:val="none" w:sz="0" w:space="0" w:color="auto"/>
        <w:bottom w:val="none" w:sz="0" w:space="0" w:color="auto"/>
        <w:right w:val="none" w:sz="0" w:space="0" w:color="auto"/>
      </w:divBdr>
    </w:div>
    <w:div w:id="1266815119">
      <w:bodyDiv w:val="1"/>
      <w:marLeft w:val="0"/>
      <w:marRight w:val="0"/>
      <w:marTop w:val="0"/>
      <w:marBottom w:val="0"/>
      <w:divBdr>
        <w:top w:val="none" w:sz="0" w:space="0" w:color="auto"/>
        <w:left w:val="none" w:sz="0" w:space="0" w:color="auto"/>
        <w:bottom w:val="none" w:sz="0" w:space="0" w:color="auto"/>
        <w:right w:val="none" w:sz="0" w:space="0" w:color="auto"/>
      </w:divBdr>
    </w:div>
    <w:div w:id="1266840653">
      <w:bodyDiv w:val="1"/>
      <w:marLeft w:val="0"/>
      <w:marRight w:val="0"/>
      <w:marTop w:val="0"/>
      <w:marBottom w:val="0"/>
      <w:divBdr>
        <w:top w:val="none" w:sz="0" w:space="0" w:color="auto"/>
        <w:left w:val="none" w:sz="0" w:space="0" w:color="auto"/>
        <w:bottom w:val="none" w:sz="0" w:space="0" w:color="auto"/>
        <w:right w:val="none" w:sz="0" w:space="0" w:color="auto"/>
      </w:divBdr>
    </w:div>
    <w:div w:id="1267150575">
      <w:bodyDiv w:val="1"/>
      <w:marLeft w:val="0"/>
      <w:marRight w:val="0"/>
      <w:marTop w:val="0"/>
      <w:marBottom w:val="0"/>
      <w:divBdr>
        <w:top w:val="none" w:sz="0" w:space="0" w:color="auto"/>
        <w:left w:val="none" w:sz="0" w:space="0" w:color="auto"/>
        <w:bottom w:val="none" w:sz="0" w:space="0" w:color="auto"/>
        <w:right w:val="none" w:sz="0" w:space="0" w:color="auto"/>
      </w:divBdr>
    </w:div>
    <w:div w:id="1267736431">
      <w:bodyDiv w:val="1"/>
      <w:marLeft w:val="0"/>
      <w:marRight w:val="0"/>
      <w:marTop w:val="0"/>
      <w:marBottom w:val="0"/>
      <w:divBdr>
        <w:top w:val="none" w:sz="0" w:space="0" w:color="auto"/>
        <w:left w:val="none" w:sz="0" w:space="0" w:color="auto"/>
        <w:bottom w:val="none" w:sz="0" w:space="0" w:color="auto"/>
        <w:right w:val="none" w:sz="0" w:space="0" w:color="auto"/>
      </w:divBdr>
    </w:div>
    <w:div w:id="1267807478">
      <w:bodyDiv w:val="1"/>
      <w:marLeft w:val="0"/>
      <w:marRight w:val="0"/>
      <w:marTop w:val="0"/>
      <w:marBottom w:val="0"/>
      <w:divBdr>
        <w:top w:val="none" w:sz="0" w:space="0" w:color="auto"/>
        <w:left w:val="none" w:sz="0" w:space="0" w:color="auto"/>
        <w:bottom w:val="none" w:sz="0" w:space="0" w:color="auto"/>
        <w:right w:val="none" w:sz="0" w:space="0" w:color="auto"/>
      </w:divBdr>
    </w:div>
    <w:div w:id="1269200588">
      <w:bodyDiv w:val="1"/>
      <w:marLeft w:val="0"/>
      <w:marRight w:val="0"/>
      <w:marTop w:val="0"/>
      <w:marBottom w:val="0"/>
      <w:divBdr>
        <w:top w:val="none" w:sz="0" w:space="0" w:color="auto"/>
        <w:left w:val="none" w:sz="0" w:space="0" w:color="auto"/>
        <w:bottom w:val="none" w:sz="0" w:space="0" w:color="auto"/>
        <w:right w:val="none" w:sz="0" w:space="0" w:color="auto"/>
      </w:divBdr>
    </w:div>
    <w:div w:id="1269315231">
      <w:bodyDiv w:val="1"/>
      <w:marLeft w:val="0"/>
      <w:marRight w:val="0"/>
      <w:marTop w:val="0"/>
      <w:marBottom w:val="0"/>
      <w:divBdr>
        <w:top w:val="none" w:sz="0" w:space="0" w:color="auto"/>
        <w:left w:val="none" w:sz="0" w:space="0" w:color="auto"/>
        <w:bottom w:val="none" w:sz="0" w:space="0" w:color="auto"/>
        <w:right w:val="none" w:sz="0" w:space="0" w:color="auto"/>
      </w:divBdr>
    </w:div>
    <w:div w:id="1270115453">
      <w:bodyDiv w:val="1"/>
      <w:marLeft w:val="0"/>
      <w:marRight w:val="0"/>
      <w:marTop w:val="0"/>
      <w:marBottom w:val="0"/>
      <w:divBdr>
        <w:top w:val="none" w:sz="0" w:space="0" w:color="auto"/>
        <w:left w:val="none" w:sz="0" w:space="0" w:color="auto"/>
        <w:bottom w:val="none" w:sz="0" w:space="0" w:color="auto"/>
        <w:right w:val="none" w:sz="0" w:space="0" w:color="auto"/>
      </w:divBdr>
    </w:div>
    <w:div w:id="1270315414">
      <w:bodyDiv w:val="1"/>
      <w:marLeft w:val="0"/>
      <w:marRight w:val="0"/>
      <w:marTop w:val="0"/>
      <w:marBottom w:val="0"/>
      <w:divBdr>
        <w:top w:val="none" w:sz="0" w:space="0" w:color="auto"/>
        <w:left w:val="none" w:sz="0" w:space="0" w:color="auto"/>
        <w:bottom w:val="none" w:sz="0" w:space="0" w:color="auto"/>
        <w:right w:val="none" w:sz="0" w:space="0" w:color="auto"/>
      </w:divBdr>
    </w:div>
    <w:div w:id="1270701318">
      <w:bodyDiv w:val="1"/>
      <w:marLeft w:val="0"/>
      <w:marRight w:val="0"/>
      <w:marTop w:val="0"/>
      <w:marBottom w:val="0"/>
      <w:divBdr>
        <w:top w:val="none" w:sz="0" w:space="0" w:color="auto"/>
        <w:left w:val="none" w:sz="0" w:space="0" w:color="auto"/>
        <w:bottom w:val="none" w:sz="0" w:space="0" w:color="auto"/>
        <w:right w:val="none" w:sz="0" w:space="0" w:color="auto"/>
      </w:divBdr>
    </w:div>
    <w:div w:id="1271206078">
      <w:bodyDiv w:val="1"/>
      <w:marLeft w:val="0"/>
      <w:marRight w:val="0"/>
      <w:marTop w:val="0"/>
      <w:marBottom w:val="0"/>
      <w:divBdr>
        <w:top w:val="none" w:sz="0" w:space="0" w:color="auto"/>
        <w:left w:val="none" w:sz="0" w:space="0" w:color="auto"/>
        <w:bottom w:val="none" w:sz="0" w:space="0" w:color="auto"/>
        <w:right w:val="none" w:sz="0" w:space="0" w:color="auto"/>
      </w:divBdr>
    </w:div>
    <w:div w:id="1271670190">
      <w:bodyDiv w:val="1"/>
      <w:marLeft w:val="0"/>
      <w:marRight w:val="0"/>
      <w:marTop w:val="0"/>
      <w:marBottom w:val="0"/>
      <w:divBdr>
        <w:top w:val="none" w:sz="0" w:space="0" w:color="auto"/>
        <w:left w:val="none" w:sz="0" w:space="0" w:color="auto"/>
        <w:bottom w:val="none" w:sz="0" w:space="0" w:color="auto"/>
        <w:right w:val="none" w:sz="0" w:space="0" w:color="auto"/>
      </w:divBdr>
    </w:div>
    <w:div w:id="1271937888">
      <w:bodyDiv w:val="1"/>
      <w:marLeft w:val="0"/>
      <w:marRight w:val="0"/>
      <w:marTop w:val="0"/>
      <w:marBottom w:val="0"/>
      <w:divBdr>
        <w:top w:val="none" w:sz="0" w:space="0" w:color="auto"/>
        <w:left w:val="none" w:sz="0" w:space="0" w:color="auto"/>
        <w:bottom w:val="none" w:sz="0" w:space="0" w:color="auto"/>
        <w:right w:val="none" w:sz="0" w:space="0" w:color="auto"/>
      </w:divBdr>
    </w:div>
    <w:div w:id="1272130693">
      <w:bodyDiv w:val="1"/>
      <w:marLeft w:val="0"/>
      <w:marRight w:val="0"/>
      <w:marTop w:val="0"/>
      <w:marBottom w:val="0"/>
      <w:divBdr>
        <w:top w:val="none" w:sz="0" w:space="0" w:color="auto"/>
        <w:left w:val="none" w:sz="0" w:space="0" w:color="auto"/>
        <w:bottom w:val="none" w:sz="0" w:space="0" w:color="auto"/>
        <w:right w:val="none" w:sz="0" w:space="0" w:color="auto"/>
      </w:divBdr>
    </w:div>
    <w:div w:id="1273124072">
      <w:bodyDiv w:val="1"/>
      <w:marLeft w:val="0"/>
      <w:marRight w:val="0"/>
      <w:marTop w:val="0"/>
      <w:marBottom w:val="0"/>
      <w:divBdr>
        <w:top w:val="none" w:sz="0" w:space="0" w:color="auto"/>
        <w:left w:val="none" w:sz="0" w:space="0" w:color="auto"/>
        <w:bottom w:val="none" w:sz="0" w:space="0" w:color="auto"/>
        <w:right w:val="none" w:sz="0" w:space="0" w:color="auto"/>
      </w:divBdr>
    </w:div>
    <w:div w:id="1273246016">
      <w:bodyDiv w:val="1"/>
      <w:marLeft w:val="0"/>
      <w:marRight w:val="0"/>
      <w:marTop w:val="0"/>
      <w:marBottom w:val="0"/>
      <w:divBdr>
        <w:top w:val="none" w:sz="0" w:space="0" w:color="auto"/>
        <w:left w:val="none" w:sz="0" w:space="0" w:color="auto"/>
        <w:bottom w:val="none" w:sz="0" w:space="0" w:color="auto"/>
        <w:right w:val="none" w:sz="0" w:space="0" w:color="auto"/>
      </w:divBdr>
    </w:div>
    <w:div w:id="1273784356">
      <w:bodyDiv w:val="1"/>
      <w:marLeft w:val="0"/>
      <w:marRight w:val="0"/>
      <w:marTop w:val="0"/>
      <w:marBottom w:val="0"/>
      <w:divBdr>
        <w:top w:val="none" w:sz="0" w:space="0" w:color="auto"/>
        <w:left w:val="none" w:sz="0" w:space="0" w:color="auto"/>
        <w:bottom w:val="none" w:sz="0" w:space="0" w:color="auto"/>
        <w:right w:val="none" w:sz="0" w:space="0" w:color="auto"/>
      </w:divBdr>
    </w:div>
    <w:div w:id="1273900128">
      <w:bodyDiv w:val="1"/>
      <w:marLeft w:val="0"/>
      <w:marRight w:val="0"/>
      <w:marTop w:val="0"/>
      <w:marBottom w:val="0"/>
      <w:divBdr>
        <w:top w:val="none" w:sz="0" w:space="0" w:color="auto"/>
        <w:left w:val="none" w:sz="0" w:space="0" w:color="auto"/>
        <w:bottom w:val="none" w:sz="0" w:space="0" w:color="auto"/>
        <w:right w:val="none" w:sz="0" w:space="0" w:color="auto"/>
      </w:divBdr>
    </w:div>
    <w:div w:id="1274436677">
      <w:bodyDiv w:val="1"/>
      <w:marLeft w:val="0"/>
      <w:marRight w:val="0"/>
      <w:marTop w:val="0"/>
      <w:marBottom w:val="0"/>
      <w:divBdr>
        <w:top w:val="none" w:sz="0" w:space="0" w:color="auto"/>
        <w:left w:val="none" w:sz="0" w:space="0" w:color="auto"/>
        <w:bottom w:val="none" w:sz="0" w:space="0" w:color="auto"/>
        <w:right w:val="none" w:sz="0" w:space="0" w:color="auto"/>
      </w:divBdr>
    </w:div>
    <w:div w:id="1274552311">
      <w:bodyDiv w:val="1"/>
      <w:marLeft w:val="0"/>
      <w:marRight w:val="0"/>
      <w:marTop w:val="0"/>
      <w:marBottom w:val="0"/>
      <w:divBdr>
        <w:top w:val="none" w:sz="0" w:space="0" w:color="auto"/>
        <w:left w:val="none" w:sz="0" w:space="0" w:color="auto"/>
        <w:bottom w:val="none" w:sz="0" w:space="0" w:color="auto"/>
        <w:right w:val="none" w:sz="0" w:space="0" w:color="auto"/>
      </w:divBdr>
    </w:div>
    <w:div w:id="1274556043">
      <w:bodyDiv w:val="1"/>
      <w:marLeft w:val="0"/>
      <w:marRight w:val="0"/>
      <w:marTop w:val="0"/>
      <w:marBottom w:val="0"/>
      <w:divBdr>
        <w:top w:val="none" w:sz="0" w:space="0" w:color="auto"/>
        <w:left w:val="none" w:sz="0" w:space="0" w:color="auto"/>
        <w:bottom w:val="none" w:sz="0" w:space="0" w:color="auto"/>
        <w:right w:val="none" w:sz="0" w:space="0" w:color="auto"/>
      </w:divBdr>
    </w:div>
    <w:div w:id="1276597403">
      <w:bodyDiv w:val="1"/>
      <w:marLeft w:val="0"/>
      <w:marRight w:val="0"/>
      <w:marTop w:val="0"/>
      <w:marBottom w:val="0"/>
      <w:divBdr>
        <w:top w:val="none" w:sz="0" w:space="0" w:color="auto"/>
        <w:left w:val="none" w:sz="0" w:space="0" w:color="auto"/>
        <w:bottom w:val="none" w:sz="0" w:space="0" w:color="auto"/>
        <w:right w:val="none" w:sz="0" w:space="0" w:color="auto"/>
      </w:divBdr>
    </w:div>
    <w:div w:id="1277371073">
      <w:bodyDiv w:val="1"/>
      <w:marLeft w:val="0"/>
      <w:marRight w:val="0"/>
      <w:marTop w:val="0"/>
      <w:marBottom w:val="0"/>
      <w:divBdr>
        <w:top w:val="none" w:sz="0" w:space="0" w:color="auto"/>
        <w:left w:val="none" w:sz="0" w:space="0" w:color="auto"/>
        <w:bottom w:val="none" w:sz="0" w:space="0" w:color="auto"/>
        <w:right w:val="none" w:sz="0" w:space="0" w:color="auto"/>
      </w:divBdr>
    </w:div>
    <w:div w:id="1278296918">
      <w:bodyDiv w:val="1"/>
      <w:marLeft w:val="0"/>
      <w:marRight w:val="0"/>
      <w:marTop w:val="0"/>
      <w:marBottom w:val="0"/>
      <w:divBdr>
        <w:top w:val="none" w:sz="0" w:space="0" w:color="auto"/>
        <w:left w:val="none" w:sz="0" w:space="0" w:color="auto"/>
        <w:bottom w:val="none" w:sz="0" w:space="0" w:color="auto"/>
        <w:right w:val="none" w:sz="0" w:space="0" w:color="auto"/>
      </w:divBdr>
    </w:div>
    <w:div w:id="1278489831">
      <w:bodyDiv w:val="1"/>
      <w:marLeft w:val="0"/>
      <w:marRight w:val="0"/>
      <w:marTop w:val="0"/>
      <w:marBottom w:val="0"/>
      <w:divBdr>
        <w:top w:val="none" w:sz="0" w:space="0" w:color="auto"/>
        <w:left w:val="none" w:sz="0" w:space="0" w:color="auto"/>
        <w:bottom w:val="none" w:sz="0" w:space="0" w:color="auto"/>
        <w:right w:val="none" w:sz="0" w:space="0" w:color="auto"/>
      </w:divBdr>
    </w:div>
    <w:div w:id="1279604181">
      <w:bodyDiv w:val="1"/>
      <w:marLeft w:val="0"/>
      <w:marRight w:val="0"/>
      <w:marTop w:val="0"/>
      <w:marBottom w:val="0"/>
      <w:divBdr>
        <w:top w:val="none" w:sz="0" w:space="0" w:color="auto"/>
        <w:left w:val="none" w:sz="0" w:space="0" w:color="auto"/>
        <w:bottom w:val="none" w:sz="0" w:space="0" w:color="auto"/>
        <w:right w:val="none" w:sz="0" w:space="0" w:color="auto"/>
      </w:divBdr>
    </w:div>
    <w:div w:id="1279605178">
      <w:bodyDiv w:val="1"/>
      <w:marLeft w:val="0"/>
      <w:marRight w:val="0"/>
      <w:marTop w:val="0"/>
      <w:marBottom w:val="0"/>
      <w:divBdr>
        <w:top w:val="none" w:sz="0" w:space="0" w:color="auto"/>
        <w:left w:val="none" w:sz="0" w:space="0" w:color="auto"/>
        <w:bottom w:val="none" w:sz="0" w:space="0" w:color="auto"/>
        <w:right w:val="none" w:sz="0" w:space="0" w:color="auto"/>
      </w:divBdr>
    </w:div>
    <w:div w:id="1279799802">
      <w:bodyDiv w:val="1"/>
      <w:marLeft w:val="0"/>
      <w:marRight w:val="0"/>
      <w:marTop w:val="0"/>
      <w:marBottom w:val="0"/>
      <w:divBdr>
        <w:top w:val="none" w:sz="0" w:space="0" w:color="auto"/>
        <w:left w:val="none" w:sz="0" w:space="0" w:color="auto"/>
        <w:bottom w:val="none" w:sz="0" w:space="0" w:color="auto"/>
        <w:right w:val="none" w:sz="0" w:space="0" w:color="auto"/>
      </w:divBdr>
    </w:div>
    <w:div w:id="1280137260">
      <w:bodyDiv w:val="1"/>
      <w:marLeft w:val="0"/>
      <w:marRight w:val="0"/>
      <w:marTop w:val="0"/>
      <w:marBottom w:val="0"/>
      <w:divBdr>
        <w:top w:val="none" w:sz="0" w:space="0" w:color="auto"/>
        <w:left w:val="none" w:sz="0" w:space="0" w:color="auto"/>
        <w:bottom w:val="none" w:sz="0" w:space="0" w:color="auto"/>
        <w:right w:val="none" w:sz="0" w:space="0" w:color="auto"/>
      </w:divBdr>
    </w:div>
    <w:div w:id="1280260580">
      <w:bodyDiv w:val="1"/>
      <w:marLeft w:val="0"/>
      <w:marRight w:val="0"/>
      <w:marTop w:val="0"/>
      <w:marBottom w:val="0"/>
      <w:divBdr>
        <w:top w:val="none" w:sz="0" w:space="0" w:color="auto"/>
        <w:left w:val="none" w:sz="0" w:space="0" w:color="auto"/>
        <w:bottom w:val="none" w:sz="0" w:space="0" w:color="auto"/>
        <w:right w:val="none" w:sz="0" w:space="0" w:color="auto"/>
      </w:divBdr>
    </w:div>
    <w:div w:id="1280380908">
      <w:bodyDiv w:val="1"/>
      <w:marLeft w:val="0"/>
      <w:marRight w:val="0"/>
      <w:marTop w:val="0"/>
      <w:marBottom w:val="0"/>
      <w:divBdr>
        <w:top w:val="none" w:sz="0" w:space="0" w:color="auto"/>
        <w:left w:val="none" w:sz="0" w:space="0" w:color="auto"/>
        <w:bottom w:val="none" w:sz="0" w:space="0" w:color="auto"/>
        <w:right w:val="none" w:sz="0" w:space="0" w:color="auto"/>
      </w:divBdr>
    </w:div>
    <w:div w:id="1280530561">
      <w:bodyDiv w:val="1"/>
      <w:marLeft w:val="0"/>
      <w:marRight w:val="0"/>
      <w:marTop w:val="0"/>
      <w:marBottom w:val="0"/>
      <w:divBdr>
        <w:top w:val="none" w:sz="0" w:space="0" w:color="auto"/>
        <w:left w:val="none" w:sz="0" w:space="0" w:color="auto"/>
        <w:bottom w:val="none" w:sz="0" w:space="0" w:color="auto"/>
        <w:right w:val="none" w:sz="0" w:space="0" w:color="auto"/>
      </w:divBdr>
    </w:div>
    <w:div w:id="1280643964">
      <w:bodyDiv w:val="1"/>
      <w:marLeft w:val="0"/>
      <w:marRight w:val="0"/>
      <w:marTop w:val="0"/>
      <w:marBottom w:val="0"/>
      <w:divBdr>
        <w:top w:val="none" w:sz="0" w:space="0" w:color="auto"/>
        <w:left w:val="none" w:sz="0" w:space="0" w:color="auto"/>
        <w:bottom w:val="none" w:sz="0" w:space="0" w:color="auto"/>
        <w:right w:val="none" w:sz="0" w:space="0" w:color="auto"/>
      </w:divBdr>
    </w:div>
    <w:div w:id="1281108002">
      <w:bodyDiv w:val="1"/>
      <w:marLeft w:val="0"/>
      <w:marRight w:val="0"/>
      <w:marTop w:val="0"/>
      <w:marBottom w:val="0"/>
      <w:divBdr>
        <w:top w:val="none" w:sz="0" w:space="0" w:color="auto"/>
        <w:left w:val="none" w:sz="0" w:space="0" w:color="auto"/>
        <w:bottom w:val="none" w:sz="0" w:space="0" w:color="auto"/>
        <w:right w:val="none" w:sz="0" w:space="0" w:color="auto"/>
      </w:divBdr>
    </w:div>
    <w:div w:id="1281760594">
      <w:bodyDiv w:val="1"/>
      <w:marLeft w:val="0"/>
      <w:marRight w:val="0"/>
      <w:marTop w:val="0"/>
      <w:marBottom w:val="0"/>
      <w:divBdr>
        <w:top w:val="none" w:sz="0" w:space="0" w:color="auto"/>
        <w:left w:val="none" w:sz="0" w:space="0" w:color="auto"/>
        <w:bottom w:val="none" w:sz="0" w:space="0" w:color="auto"/>
        <w:right w:val="none" w:sz="0" w:space="0" w:color="auto"/>
      </w:divBdr>
    </w:div>
    <w:div w:id="1282683195">
      <w:bodyDiv w:val="1"/>
      <w:marLeft w:val="0"/>
      <w:marRight w:val="0"/>
      <w:marTop w:val="0"/>
      <w:marBottom w:val="0"/>
      <w:divBdr>
        <w:top w:val="none" w:sz="0" w:space="0" w:color="auto"/>
        <w:left w:val="none" w:sz="0" w:space="0" w:color="auto"/>
        <w:bottom w:val="none" w:sz="0" w:space="0" w:color="auto"/>
        <w:right w:val="none" w:sz="0" w:space="0" w:color="auto"/>
      </w:divBdr>
    </w:div>
    <w:div w:id="1282954988">
      <w:bodyDiv w:val="1"/>
      <w:marLeft w:val="0"/>
      <w:marRight w:val="0"/>
      <w:marTop w:val="0"/>
      <w:marBottom w:val="0"/>
      <w:divBdr>
        <w:top w:val="none" w:sz="0" w:space="0" w:color="auto"/>
        <w:left w:val="none" w:sz="0" w:space="0" w:color="auto"/>
        <w:bottom w:val="none" w:sz="0" w:space="0" w:color="auto"/>
        <w:right w:val="none" w:sz="0" w:space="0" w:color="auto"/>
      </w:divBdr>
    </w:div>
    <w:div w:id="1284726794">
      <w:bodyDiv w:val="1"/>
      <w:marLeft w:val="0"/>
      <w:marRight w:val="0"/>
      <w:marTop w:val="0"/>
      <w:marBottom w:val="0"/>
      <w:divBdr>
        <w:top w:val="none" w:sz="0" w:space="0" w:color="auto"/>
        <w:left w:val="none" w:sz="0" w:space="0" w:color="auto"/>
        <w:bottom w:val="none" w:sz="0" w:space="0" w:color="auto"/>
        <w:right w:val="none" w:sz="0" w:space="0" w:color="auto"/>
      </w:divBdr>
    </w:div>
    <w:div w:id="1285232918">
      <w:bodyDiv w:val="1"/>
      <w:marLeft w:val="0"/>
      <w:marRight w:val="0"/>
      <w:marTop w:val="0"/>
      <w:marBottom w:val="0"/>
      <w:divBdr>
        <w:top w:val="none" w:sz="0" w:space="0" w:color="auto"/>
        <w:left w:val="none" w:sz="0" w:space="0" w:color="auto"/>
        <w:bottom w:val="none" w:sz="0" w:space="0" w:color="auto"/>
        <w:right w:val="none" w:sz="0" w:space="0" w:color="auto"/>
      </w:divBdr>
    </w:div>
    <w:div w:id="1285574647">
      <w:bodyDiv w:val="1"/>
      <w:marLeft w:val="0"/>
      <w:marRight w:val="0"/>
      <w:marTop w:val="0"/>
      <w:marBottom w:val="0"/>
      <w:divBdr>
        <w:top w:val="none" w:sz="0" w:space="0" w:color="auto"/>
        <w:left w:val="none" w:sz="0" w:space="0" w:color="auto"/>
        <w:bottom w:val="none" w:sz="0" w:space="0" w:color="auto"/>
        <w:right w:val="none" w:sz="0" w:space="0" w:color="auto"/>
      </w:divBdr>
    </w:div>
    <w:div w:id="1285695569">
      <w:bodyDiv w:val="1"/>
      <w:marLeft w:val="0"/>
      <w:marRight w:val="0"/>
      <w:marTop w:val="0"/>
      <w:marBottom w:val="0"/>
      <w:divBdr>
        <w:top w:val="none" w:sz="0" w:space="0" w:color="auto"/>
        <w:left w:val="none" w:sz="0" w:space="0" w:color="auto"/>
        <w:bottom w:val="none" w:sz="0" w:space="0" w:color="auto"/>
        <w:right w:val="none" w:sz="0" w:space="0" w:color="auto"/>
      </w:divBdr>
    </w:div>
    <w:div w:id="1285967493">
      <w:bodyDiv w:val="1"/>
      <w:marLeft w:val="0"/>
      <w:marRight w:val="0"/>
      <w:marTop w:val="0"/>
      <w:marBottom w:val="0"/>
      <w:divBdr>
        <w:top w:val="none" w:sz="0" w:space="0" w:color="auto"/>
        <w:left w:val="none" w:sz="0" w:space="0" w:color="auto"/>
        <w:bottom w:val="none" w:sz="0" w:space="0" w:color="auto"/>
        <w:right w:val="none" w:sz="0" w:space="0" w:color="auto"/>
      </w:divBdr>
    </w:div>
    <w:div w:id="1288928245">
      <w:bodyDiv w:val="1"/>
      <w:marLeft w:val="0"/>
      <w:marRight w:val="0"/>
      <w:marTop w:val="0"/>
      <w:marBottom w:val="0"/>
      <w:divBdr>
        <w:top w:val="none" w:sz="0" w:space="0" w:color="auto"/>
        <w:left w:val="none" w:sz="0" w:space="0" w:color="auto"/>
        <w:bottom w:val="none" w:sz="0" w:space="0" w:color="auto"/>
        <w:right w:val="none" w:sz="0" w:space="0" w:color="auto"/>
      </w:divBdr>
    </w:div>
    <w:div w:id="1289240602">
      <w:bodyDiv w:val="1"/>
      <w:marLeft w:val="0"/>
      <w:marRight w:val="0"/>
      <w:marTop w:val="0"/>
      <w:marBottom w:val="0"/>
      <w:divBdr>
        <w:top w:val="none" w:sz="0" w:space="0" w:color="auto"/>
        <w:left w:val="none" w:sz="0" w:space="0" w:color="auto"/>
        <w:bottom w:val="none" w:sz="0" w:space="0" w:color="auto"/>
        <w:right w:val="none" w:sz="0" w:space="0" w:color="auto"/>
      </w:divBdr>
    </w:div>
    <w:div w:id="1289628386">
      <w:bodyDiv w:val="1"/>
      <w:marLeft w:val="0"/>
      <w:marRight w:val="0"/>
      <w:marTop w:val="0"/>
      <w:marBottom w:val="0"/>
      <w:divBdr>
        <w:top w:val="none" w:sz="0" w:space="0" w:color="auto"/>
        <w:left w:val="none" w:sz="0" w:space="0" w:color="auto"/>
        <w:bottom w:val="none" w:sz="0" w:space="0" w:color="auto"/>
        <w:right w:val="none" w:sz="0" w:space="0" w:color="auto"/>
      </w:divBdr>
    </w:div>
    <w:div w:id="1290697861">
      <w:bodyDiv w:val="1"/>
      <w:marLeft w:val="0"/>
      <w:marRight w:val="0"/>
      <w:marTop w:val="0"/>
      <w:marBottom w:val="0"/>
      <w:divBdr>
        <w:top w:val="none" w:sz="0" w:space="0" w:color="auto"/>
        <w:left w:val="none" w:sz="0" w:space="0" w:color="auto"/>
        <w:bottom w:val="none" w:sz="0" w:space="0" w:color="auto"/>
        <w:right w:val="none" w:sz="0" w:space="0" w:color="auto"/>
      </w:divBdr>
    </w:div>
    <w:div w:id="1291588502">
      <w:bodyDiv w:val="1"/>
      <w:marLeft w:val="0"/>
      <w:marRight w:val="0"/>
      <w:marTop w:val="0"/>
      <w:marBottom w:val="0"/>
      <w:divBdr>
        <w:top w:val="none" w:sz="0" w:space="0" w:color="auto"/>
        <w:left w:val="none" w:sz="0" w:space="0" w:color="auto"/>
        <w:bottom w:val="none" w:sz="0" w:space="0" w:color="auto"/>
        <w:right w:val="none" w:sz="0" w:space="0" w:color="auto"/>
      </w:divBdr>
    </w:div>
    <w:div w:id="1291593753">
      <w:bodyDiv w:val="1"/>
      <w:marLeft w:val="0"/>
      <w:marRight w:val="0"/>
      <w:marTop w:val="0"/>
      <w:marBottom w:val="0"/>
      <w:divBdr>
        <w:top w:val="none" w:sz="0" w:space="0" w:color="auto"/>
        <w:left w:val="none" w:sz="0" w:space="0" w:color="auto"/>
        <w:bottom w:val="none" w:sz="0" w:space="0" w:color="auto"/>
        <w:right w:val="none" w:sz="0" w:space="0" w:color="auto"/>
      </w:divBdr>
    </w:div>
    <w:div w:id="1291670547">
      <w:bodyDiv w:val="1"/>
      <w:marLeft w:val="0"/>
      <w:marRight w:val="0"/>
      <w:marTop w:val="0"/>
      <w:marBottom w:val="0"/>
      <w:divBdr>
        <w:top w:val="none" w:sz="0" w:space="0" w:color="auto"/>
        <w:left w:val="none" w:sz="0" w:space="0" w:color="auto"/>
        <w:bottom w:val="none" w:sz="0" w:space="0" w:color="auto"/>
        <w:right w:val="none" w:sz="0" w:space="0" w:color="auto"/>
      </w:divBdr>
    </w:div>
    <w:div w:id="1293901220">
      <w:bodyDiv w:val="1"/>
      <w:marLeft w:val="0"/>
      <w:marRight w:val="0"/>
      <w:marTop w:val="0"/>
      <w:marBottom w:val="0"/>
      <w:divBdr>
        <w:top w:val="none" w:sz="0" w:space="0" w:color="auto"/>
        <w:left w:val="none" w:sz="0" w:space="0" w:color="auto"/>
        <w:bottom w:val="none" w:sz="0" w:space="0" w:color="auto"/>
        <w:right w:val="none" w:sz="0" w:space="0" w:color="auto"/>
      </w:divBdr>
    </w:div>
    <w:div w:id="1294096013">
      <w:bodyDiv w:val="1"/>
      <w:marLeft w:val="0"/>
      <w:marRight w:val="0"/>
      <w:marTop w:val="0"/>
      <w:marBottom w:val="0"/>
      <w:divBdr>
        <w:top w:val="none" w:sz="0" w:space="0" w:color="auto"/>
        <w:left w:val="none" w:sz="0" w:space="0" w:color="auto"/>
        <w:bottom w:val="none" w:sz="0" w:space="0" w:color="auto"/>
        <w:right w:val="none" w:sz="0" w:space="0" w:color="auto"/>
      </w:divBdr>
    </w:div>
    <w:div w:id="1294484871">
      <w:bodyDiv w:val="1"/>
      <w:marLeft w:val="0"/>
      <w:marRight w:val="0"/>
      <w:marTop w:val="0"/>
      <w:marBottom w:val="0"/>
      <w:divBdr>
        <w:top w:val="none" w:sz="0" w:space="0" w:color="auto"/>
        <w:left w:val="none" w:sz="0" w:space="0" w:color="auto"/>
        <w:bottom w:val="none" w:sz="0" w:space="0" w:color="auto"/>
        <w:right w:val="none" w:sz="0" w:space="0" w:color="auto"/>
      </w:divBdr>
    </w:div>
    <w:div w:id="1294487065">
      <w:bodyDiv w:val="1"/>
      <w:marLeft w:val="0"/>
      <w:marRight w:val="0"/>
      <w:marTop w:val="0"/>
      <w:marBottom w:val="0"/>
      <w:divBdr>
        <w:top w:val="none" w:sz="0" w:space="0" w:color="auto"/>
        <w:left w:val="none" w:sz="0" w:space="0" w:color="auto"/>
        <w:bottom w:val="none" w:sz="0" w:space="0" w:color="auto"/>
        <w:right w:val="none" w:sz="0" w:space="0" w:color="auto"/>
      </w:divBdr>
    </w:div>
    <w:div w:id="1295915819">
      <w:bodyDiv w:val="1"/>
      <w:marLeft w:val="0"/>
      <w:marRight w:val="0"/>
      <w:marTop w:val="0"/>
      <w:marBottom w:val="0"/>
      <w:divBdr>
        <w:top w:val="none" w:sz="0" w:space="0" w:color="auto"/>
        <w:left w:val="none" w:sz="0" w:space="0" w:color="auto"/>
        <w:bottom w:val="none" w:sz="0" w:space="0" w:color="auto"/>
        <w:right w:val="none" w:sz="0" w:space="0" w:color="auto"/>
      </w:divBdr>
    </w:div>
    <w:div w:id="1295989077">
      <w:bodyDiv w:val="1"/>
      <w:marLeft w:val="0"/>
      <w:marRight w:val="0"/>
      <w:marTop w:val="0"/>
      <w:marBottom w:val="0"/>
      <w:divBdr>
        <w:top w:val="none" w:sz="0" w:space="0" w:color="auto"/>
        <w:left w:val="none" w:sz="0" w:space="0" w:color="auto"/>
        <w:bottom w:val="none" w:sz="0" w:space="0" w:color="auto"/>
        <w:right w:val="none" w:sz="0" w:space="0" w:color="auto"/>
      </w:divBdr>
    </w:div>
    <w:div w:id="1296333006">
      <w:bodyDiv w:val="1"/>
      <w:marLeft w:val="0"/>
      <w:marRight w:val="0"/>
      <w:marTop w:val="0"/>
      <w:marBottom w:val="0"/>
      <w:divBdr>
        <w:top w:val="none" w:sz="0" w:space="0" w:color="auto"/>
        <w:left w:val="none" w:sz="0" w:space="0" w:color="auto"/>
        <w:bottom w:val="none" w:sz="0" w:space="0" w:color="auto"/>
        <w:right w:val="none" w:sz="0" w:space="0" w:color="auto"/>
      </w:divBdr>
    </w:div>
    <w:div w:id="1297225355">
      <w:bodyDiv w:val="1"/>
      <w:marLeft w:val="0"/>
      <w:marRight w:val="0"/>
      <w:marTop w:val="0"/>
      <w:marBottom w:val="0"/>
      <w:divBdr>
        <w:top w:val="none" w:sz="0" w:space="0" w:color="auto"/>
        <w:left w:val="none" w:sz="0" w:space="0" w:color="auto"/>
        <w:bottom w:val="none" w:sz="0" w:space="0" w:color="auto"/>
        <w:right w:val="none" w:sz="0" w:space="0" w:color="auto"/>
      </w:divBdr>
    </w:div>
    <w:div w:id="1297299574">
      <w:bodyDiv w:val="1"/>
      <w:marLeft w:val="0"/>
      <w:marRight w:val="0"/>
      <w:marTop w:val="0"/>
      <w:marBottom w:val="0"/>
      <w:divBdr>
        <w:top w:val="none" w:sz="0" w:space="0" w:color="auto"/>
        <w:left w:val="none" w:sz="0" w:space="0" w:color="auto"/>
        <w:bottom w:val="none" w:sz="0" w:space="0" w:color="auto"/>
        <w:right w:val="none" w:sz="0" w:space="0" w:color="auto"/>
      </w:divBdr>
    </w:div>
    <w:div w:id="1297612971">
      <w:bodyDiv w:val="1"/>
      <w:marLeft w:val="0"/>
      <w:marRight w:val="0"/>
      <w:marTop w:val="0"/>
      <w:marBottom w:val="0"/>
      <w:divBdr>
        <w:top w:val="none" w:sz="0" w:space="0" w:color="auto"/>
        <w:left w:val="none" w:sz="0" w:space="0" w:color="auto"/>
        <w:bottom w:val="none" w:sz="0" w:space="0" w:color="auto"/>
        <w:right w:val="none" w:sz="0" w:space="0" w:color="auto"/>
      </w:divBdr>
    </w:div>
    <w:div w:id="1297948276">
      <w:bodyDiv w:val="1"/>
      <w:marLeft w:val="0"/>
      <w:marRight w:val="0"/>
      <w:marTop w:val="0"/>
      <w:marBottom w:val="0"/>
      <w:divBdr>
        <w:top w:val="none" w:sz="0" w:space="0" w:color="auto"/>
        <w:left w:val="none" w:sz="0" w:space="0" w:color="auto"/>
        <w:bottom w:val="none" w:sz="0" w:space="0" w:color="auto"/>
        <w:right w:val="none" w:sz="0" w:space="0" w:color="auto"/>
      </w:divBdr>
    </w:div>
    <w:div w:id="1298103692">
      <w:bodyDiv w:val="1"/>
      <w:marLeft w:val="0"/>
      <w:marRight w:val="0"/>
      <w:marTop w:val="0"/>
      <w:marBottom w:val="0"/>
      <w:divBdr>
        <w:top w:val="none" w:sz="0" w:space="0" w:color="auto"/>
        <w:left w:val="none" w:sz="0" w:space="0" w:color="auto"/>
        <w:bottom w:val="none" w:sz="0" w:space="0" w:color="auto"/>
        <w:right w:val="none" w:sz="0" w:space="0" w:color="auto"/>
      </w:divBdr>
    </w:div>
    <w:div w:id="1298148627">
      <w:bodyDiv w:val="1"/>
      <w:marLeft w:val="0"/>
      <w:marRight w:val="0"/>
      <w:marTop w:val="0"/>
      <w:marBottom w:val="0"/>
      <w:divBdr>
        <w:top w:val="none" w:sz="0" w:space="0" w:color="auto"/>
        <w:left w:val="none" w:sz="0" w:space="0" w:color="auto"/>
        <w:bottom w:val="none" w:sz="0" w:space="0" w:color="auto"/>
        <w:right w:val="none" w:sz="0" w:space="0" w:color="auto"/>
      </w:divBdr>
    </w:div>
    <w:div w:id="1299384113">
      <w:bodyDiv w:val="1"/>
      <w:marLeft w:val="0"/>
      <w:marRight w:val="0"/>
      <w:marTop w:val="0"/>
      <w:marBottom w:val="0"/>
      <w:divBdr>
        <w:top w:val="none" w:sz="0" w:space="0" w:color="auto"/>
        <w:left w:val="none" w:sz="0" w:space="0" w:color="auto"/>
        <w:bottom w:val="none" w:sz="0" w:space="0" w:color="auto"/>
        <w:right w:val="none" w:sz="0" w:space="0" w:color="auto"/>
      </w:divBdr>
    </w:div>
    <w:div w:id="1300381195">
      <w:bodyDiv w:val="1"/>
      <w:marLeft w:val="0"/>
      <w:marRight w:val="0"/>
      <w:marTop w:val="0"/>
      <w:marBottom w:val="0"/>
      <w:divBdr>
        <w:top w:val="none" w:sz="0" w:space="0" w:color="auto"/>
        <w:left w:val="none" w:sz="0" w:space="0" w:color="auto"/>
        <w:bottom w:val="none" w:sz="0" w:space="0" w:color="auto"/>
        <w:right w:val="none" w:sz="0" w:space="0" w:color="auto"/>
      </w:divBdr>
    </w:div>
    <w:div w:id="1300693545">
      <w:bodyDiv w:val="1"/>
      <w:marLeft w:val="0"/>
      <w:marRight w:val="0"/>
      <w:marTop w:val="0"/>
      <w:marBottom w:val="0"/>
      <w:divBdr>
        <w:top w:val="none" w:sz="0" w:space="0" w:color="auto"/>
        <w:left w:val="none" w:sz="0" w:space="0" w:color="auto"/>
        <w:bottom w:val="none" w:sz="0" w:space="0" w:color="auto"/>
        <w:right w:val="none" w:sz="0" w:space="0" w:color="auto"/>
      </w:divBdr>
    </w:div>
    <w:div w:id="1300838775">
      <w:bodyDiv w:val="1"/>
      <w:marLeft w:val="0"/>
      <w:marRight w:val="0"/>
      <w:marTop w:val="0"/>
      <w:marBottom w:val="0"/>
      <w:divBdr>
        <w:top w:val="none" w:sz="0" w:space="0" w:color="auto"/>
        <w:left w:val="none" w:sz="0" w:space="0" w:color="auto"/>
        <w:bottom w:val="none" w:sz="0" w:space="0" w:color="auto"/>
        <w:right w:val="none" w:sz="0" w:space="0" w:color="auto"/>
      </w:divBdr>
    </w:div>
    <w:div w:id="1301956184">
      <w:bodyDiv w:val="1"/>
      <w:marLeft w:val="0"/>
      <w:marRight w:val="0"/>
      <w:marTop w:val="0"/>
      <w:marBottom w:val="0"/>
      <w:divBdr>
        <w:top w:val="none" w:sz="0" w:space="0" w:color="auto"/>
        <w:left w:val="none" w:sz="0" w:space="0" w:color="auto"/>
        <w:bottom w:val="none" w:sz="0" w:space="0" w:color="auto"/>
        <w:right w:val="none" w:sz="0" w:space="0" w:color="auto"/>
      </w:divBdr>
    </w:div>
    <w:div w:id="1302732519">
      <w:bodyDiv w:val="1"/>
      <w:marLeft w:val="0"/>
      <w:marRight w:val="0"/>
      <w:marTop w:val="0"/>
      <w:marBottom w:val="0"/>
      <w:divBdr>
        <w:top w:val="none" w:sz="0" w:space="0" w:color="auto"/>
        <w:left w:val="none" w:sz="0" w:space="0" w:color="auto"/>
        <w:bottom w:val="none" w:sz="0" w:space="0" w:color="auto"/>
        <w:right w:val="none" w:sz="0" w:space="0" w:color="auto"/>
      </w:divBdr>
    </w:div>
    <w:div w:id="1303382916">
      <w:bodyDiv w:val="1"/>
      <w:marLeft w:val="0"/>
      <w:marRight w:val="0"/>
      <w:marTop w:val="0"/>
      <w:marBottom w:val="0"/>
      <w:divBdr>
        <w:top w:val="none" w:sz="0" w:space="0" w:color="auto"/>
        <w:left w:val="none" w:sz="0" w:space="0" w:color="auto"/>
        <w:bottom w:val="none" w:sz="0" w:space="0" w:color="auto"/>
        <w:right w:val="none" w:sz="0" w:space="0" w:color="auto"/>
      </w:divBdr>
    </w:div>
    <w:div w:id="1303733525">
      <w:bodyDiv w:val="1"/>
      <w:marLeft w:val="0"/>
      <w:marRight w:val="0"/>
      <w:marTop w:val="0"/>
      <w:marBottom w:val="0"/>
      <w:divBdr>
        <w:top w:val="none" w:sz="0" w:space="0" w:color="auto"/>
        <w:left w:val="none" w:sz="0" w:space="0" w:color="auto"/>
        <w:bottom w:val="none" w:sz="0" w:space="0" w:color="auto"/>
        <w:right w:val="none" w:sz="0" w:space="0" w:color="auto"/>
      </w:divBdr>
    </w:div>
    <w:div w:id="1304116605">
      <w:bodyDiv w:val="1"/>
      <w:marLeft w:val="0"/>
      <w:marRight w:val="0"/>
      <w:marTop w:val="0"/>
      <w:marBottom w:val="0"/>
      <w:divBdr>
        <w:top w:val="none" w:sz="0" w:space="0" w:color="auto"/>
        <w:left w:val="none" w:sz="0" w:space="0" w:color="auto"/>
        <w:bottom w:val="none" w:sz="0" w:space="0" w:color="auto"/>
        <w:right w:val="none" w:sz="0" w:space="0" w:color="auto"/>
      </w:divBdr>
    </w:div>
    <w:div w:id="1305037628">
      <w:bodyDiv w:val="1"/>
      <w:marLeft w:val="0"/>
      <w:marRight w:val="0"/>
      <w:marTop w:val="0"/>
      <w:marBottom w:val="0"/>
      <w:divBdr>
        <w:top w:val="none" w:sz="0" w:space="0" w:color="auto"/>
        <w:left w:val="none" w:sz="0" w:space="0" w:color="auto"/>
        <w:bottom w:val="none" w:sz="0" w:space="0" w:color="auto"/>
        <w:right w:val="none" w:sz="0" w:space="0" w:color="auto"/>
      </w:divBdr>
    </w:div>
    <w:div w:id="1305043326">
      <w:bodyDiv w:val="1"/>
      <w:marLeft w:val="0"/>
      <w:marRight w:val="0"/>
      <w:marTop w:val="0"/>
      <w:marBottom w:val="0"/>
      <w:divBdr>
        <w:top w:val="none" w:sz="0" w:space="0" w:color="auto"/>
        <w:left w:val="none" w:sz="0" w:space="0" w:color="auto"/>
        <w:bottom w:val="none" w:sz="0" w:space="0" w:color="auto"/>
        <w:right w:val="none" w:sz="0" w:space="0" w:color="auto"/>
      </w:divBdr>
    </w:div>
    <w:div w:id="1305355814">
      <w:bodyDiv w:val="1"/>
      <w:marLeft w:val="0"/>
      <w:marRight w:val="0"/>
      <w:marTop w:val="0"/>
      <w:marBottom w:val="0"/>
      <w:divBdr>
        <w:top w:val="none" w:sz="0" w:space="0" w:color="auto"/>
        <w:left w:val="none" w:sz="0" w:space="0" w:color="auto"/>
        <w:bottom w:val="none" w:sz="0" w:space="0" w:color="auto"/>
        <w:right w:val="none" w:sz="0" w:space="0" w:color="auto"/>
      </w:divBdr>
    </w:div>
    <w:div w:id="1305693092">
      <w:bodyDiv w:val="1"/>
      <w:marLeft w:val="0"/>
      <w:marRight w:val="0"/>
      <w:marTop w:val="0"/>
      <w:marBottom w:val="0"/>
      <w:divBdr>
        <w:top w:val="none" w:sz="0" w:space="0" w:color="auto"/>
        <w:left w:val="none" w:sz="0" w:space="0" w:color="auto"/>
        <w:bottom w:val="none" w:sz="0" w:space="0" w:color="auto"/>
        <w:right w:val="none" w:sz="0" w:space="0" w:color="auto"/>
      </w:divBdr>
    </w:div>
    <w:div w:id="1305894057">
      <w:bodyDiv w:val="1"/>
      <w:marLeft w:val="0"/>
      <w:marRight w:val="0"/>
      <w:marTop w:val="0"/>
      <w:marBottom w:val="0"/>
      <w:divBdr>
        <w:top w:val="none" w:sz="0" w:space="0" w:color="auto"/>
        <w:left w:val="none" w:sz="0" w:space="0" w:color="auto"/>
        <w:bottom w:val="none" w:sz="0" w:space="0" w:color="auto"/>
        <w:right w:val="none" w:sz="0" w:space="0" w:color="auto"/>
      </w:divBdr>
    </w:div>
    <w:div w:id="1306274238">
      <w:bodyDiv w:val="1"/>
      <w:marLeft w:val="0"/>
      <w:marRight w:val="0"/>
      <w:marTop w:val="0"/>
      <w:marBottom w:val="0"/>
      <w:divBdr>
        <w:top w:val="none" w:sz="0" w:space="0" w:color="auto"/>
        <w:left w:val="none" w:sz="0" w:space="0" w:color="auto"/>
        <w:bottom w:val="none" w:sz="0" w:space="0" w:color="auto"/>
        <w:right w:val="none" w:sz="0" w:space="0" w:color="auto"/>
      </w:divBdr>
    </w:div>
    <w:div w:id="1306739719">
      <w:bodyDiv w:val="1"/>
      <w:marLeft w:val="0"/>
      <w:marRight w:val="0"/>
      <w:marTop w:val="0"/>
      <w:marBottom w:val="0"/>
      <w:divBdr>
        <w:top w:val="none" w:sz="0" w:space="0" w:color="auto"/>
        <w:left w:val="none" w:sz="0" w:space="0" w:color="auto"/>
        <w:bottom w:val="none" w:sz="0" w:space="0" w:color="auto"/>
        <w:right w:val="none" w:sz="0" w:space="0" w:color="auto"/>
      </w:divBdr>
    </w:div>
    <w:div w:id="1306855589">
      <w:bodyDiv w:val="1"/>
      <w:marLeft w:val="0"/>
      <w:marRight w:val="0"/>
      <w:marTop w:val="0"/>
      <w:marBottom w:val="0"/>
      <w:divBdr>
        <w:top w:val="none" w:sz="0" w:space="0" w:color="auto"/>
        <w:left w:val="none" w:sz="0" w:space="0" w:color="auto"/>
        <w:bottom w:val="none" w:sz="0" w:space="0" w:color="auto"/>
        <w:right w:val="none" w:sz="0" w:space="0" w:color="auto"/>
      </w:divBdr>
    </w:div>
    <w:div w:id="1308171626">
      <w:bodyDiv w:val="1"/>
      <w:marLeft w:val="0"/>
      <w:marRight w:val="0"/>
      <w:marTop w:val="0"/>
      <w:marBottom w:val="0"/>
      <w:divBdr>
        <w:top w:val="none" w:sz="0" w:space="0" w:color="auto"/>
        <w:left w:val="none" w:sz="0" w:space="0" w:color="auto"/>
        <w:bottom w:val="none" w:sz="0" w:space="0" w:color="auto"/>
        <w:right w:val="none" w:sz="0" w:space="0" w:color="auto"/>
      </w:divBdr>
    </w:div>
    <w:div w:id="1309242770">
      <w:bodyDiv w:val="1"/>
      <w:marLeft w:val="0"/>
      <w:marRight w:val="0"/>
      <w:marTop w:val="0"/>
      <w:marBottom w:val="0"/>
      <w:divBdr>
        <w:top w:val="none" w:sz="0" w:space="0" w:color="auto"/>
        <w:left w:val="none" w:sz="0" w:space="0" w:color="auto"/>
        <w:bottom w:val="none" w:sz="0" w:space="0" w:color="auto"/>
        <w:right w:val="none" w:sz="0" w:space="0" w:color="auto"/>
      </w:divBdr>
    </w:div>
    <w:div w:id="1310359140">
      <w:bodyDiv w:val="1"/>
      <w:marLeft w:val="0"/>
      <w:marRight w:val="0"/>
      <w:marTop w:val="0"/>
      <w:marBottom w:val="0"/>
      <w:divBdr>
        <w:top w:val="none" w:sz="0" w:space="0" w:color="auto"/>
        <w:left w:val="none" w:sz="0" w:space="0" w:color="auto"/>
        <w:bottom w:val="none" w:sz="0" w:space="0" w:color="auto"/>
        <w:right w:val="none" w:sz="0" w:space="0" w:color="auto"/>
      </w:divBdr>
    </w:div>
    <w:div w:id="1311399467">
      <w:bodyDiv w:val="1"/>
      <w:marLeft w:val="0"/>
      <w:marRight w:val="0"/>
      <w:marTop w:val="0"/>
      <w:marBottom w:val="0"/>
      <w:divBdr>
        <w:top w:val="none" w:sz="0" w:space="0" w:color="auto"/>
        <w:left w:val="none" w:sz="0" w:space="0" w:color="auto"/>
        <w:bottom w:val="none" w:sz="0" w:space="0" w:color="auto"/>
        <w:right w:val="none" w:sz="0" w:space="0" w:color="auto"/>
      </w:divBdr>
    </w:div>
    <w:div w:id="1311515168">
      <w:bodyDiv w:val="1"/>
      <w:marLeft w:val="0"/>
      <w:marRight w:val="0"/>
      <w:marTop w:val="0"/>
      <w:marBottom w:val="0"/>
      <w:divBdr>
        <w:top w:val="none" w:sz="0" w:space="0" w:color="auto"/>
        <w:left w:val="none" w:sz="0" w:space="0" w:color="auto"/>
        <w:bottom w:val="none" w:sz="0" w:space="0" w:color="auto"/>
        <w:right w:val="none" w:sz="0" w:space="0" w:color="auto"/>
      </w:divBdr>
    </w:div>
    <w:div w:id="1312060674">
      <w:bodyDiv w:val="1"/>
      <w:marLeft w:val="0"/>
      <w:marRight w:val="0"/>
      <w:marTop w:val="0"/>
      <w:marBottom w:val="0"/>
      <w:divBdr>
        <w:top w:val="none" w:sz="0" w:space="0" w:color="auto"/>
        <w:left w:val="none" w:sz="0" w:space="0" w:color="auto"/>
        <w:bottom w:val="none" w:sz="0" w:space="0" w:color="auto"/>
        <w:right w:val="none" w:sz="0" w:space="0" w:color="auto"/>
      </w:divBdr>
    </w:div>
    <w:div w:id="1312707800">
      <w:bodyDiv w:val="1"/>
      <w:marLeft w:val="0"/>
      <w:marRight w:val="0"/>
      <w:marTop w:val="0"/>
      <w:marBottom w:val="0"/>
      <w:divBdr>
        <w:top w:val="none" w:sz="0" w:space="0" w:color="auto"/>
        <w:left w:val="none" w:sz="0" w:space="0" w:color="auto"/>
        <w:bottom w:val="none" w:sz="0" w:space="0" w:color="auto"/>
        <w:right w:val="none" w:sz="0" w:space="0" w:color="auto"/>
      </w:divBdr>
    </w:div>
    <w:div w:id="1313755815">
      <w:bodyDiv w:val="1"/>
      <w:marLeft w:val="0"/>
      <w:marRight w:val="0"/>
      <w:marTop w:val="0"/>
      <w:marBottom w:val="0"/>
      <w:divBdr>
        <w:top w:val="none" w:sz="0" w:space="0" w:color="auto"/>
        <w:left w:val="none" w:sz="0" w:space="0" w:color="auto"/>
        <w:bottom w:val="none" w:sz="0" w:space="0" w:color="auto"/>
        <w:right w:val="none" w:sz="0" w:space="0" w:color="auto"/>
      </w:divBdr>
    </w:div>
    <w:div w:id="1313869704">
      <w:bodyDiv w:val="1"/>
      <w:marLeft w:val="0"/>
      <w:marRight w:val="0"/>
      <w:marTop w:val="0"/>
      <w:marBottom w:val="0"/>
      <w:divBdr>
        <w:top w:val="none" w:sz="0" w:space="0" w:color="auto"/>
        <w:left w:val="none" w:sz="0" w:space="0" w:color="auto"/>
        <w:bottom w:val="none" w:sz="0" w:space="0" w:color="auto"/>
        <w:right w:val="none" w:sz="0" w:space="0" w:color="auto"/>
      </w:divBdr>
    </w:div>
    <w:div w:id="1314484682">
      <w:bodyDiv w:val="1"/>
      <w:marLeft w:val="0"/>
      <w:marRight w:val="0"/>
      <w:marTop w:val="0"/>
      <w:marBottom w:val="0"/>
      <w:divBdr>
        <w:top w:val="none" w:sz="0" w:space="0" w:color="auto"/>
        <w:left w:val="none" w:sz="0" w:space="0" w:color="auto"/>
        <w:bottom w:val="none" w:sz="0" w:space="0" w:color="auto"/>
        <w:right w:val="none" w:sz="0" w:space="0" w:color="auto"/>
      </w:divBdr>
    </w:div>
    <w:div w:id="1314798268">
      <w:bodyDiv w:val="1"/>
      <w:marLeft w:val="0"/>
      <w:marRight w:val="0"/>
      <w:marTop w:val="0"/>
      <w:marBottom w:val="0"/>
      <w:divBdr>
        <w:top w:val="none" w:sz="0" w:space="0" w:color="auto"/>
        <w:left w:val="none" w:sz="0" w:space="0" w:color="auto"/>
        <w:bottom w:val="none" w:sz="0" w:space="0" w:color="auto"/>
        <w:right w:val="none" w:sz="0" w:space="0" w:color="auto"/>
      </w:divBdr>
    </w:div>
    <w:div w:id="1314875495">
      <w:bodyDiv w:val="1"/>
      <w:marLeft w:val="0"/>
      <w:marRight w:val="0"/>
      <w:marTop w:val="0"/>
      <w:marBottom w:val="0"/>
      <w:divBdr>
        <w:top w:val="none" w:sz="0" w:space="0" w:color="auto"/>
        <w:left w:val="none" w:sz="0" w:space="0" w:color="auto"/>
        <w:bottom w:val="none" w:sz="0" w:space="0" w:color="auto"/>
        <w:right w:val="none" w:sz="0" w:space="0" w:color="auto"/>
      </w:divBdr>
    </w:div>
    <w:div w:id="1315572987">
      <w:bodyDiv w:val="1"/>
      <w:marLeft w:val="0"/>
      <w:marRight w:val="0"/>
      <w:marTop w:val="0"/>
      <w:marBottom w:val="0"/>
      <w:divBdr>
        <w:top w:val="none" w:sz="0" w:space="0" w:color="auto"/>
        <w:left w:val="none" w:sz="0" w:space="0" w:color="auto"/>
        <w:bottom w:val="none" w:sz="0" w:space="0" w:color="auto"/>
        <w:right w:val="none" w:sz="0" w:space="0" w:color="auto"/>
      </w:divBdr>
    </w:div>
    <w:div w:id="1315599249">
      <w:bodyDiv w:val="1"/>
      <w:marLeft w:val="0"/>
      <w:marRight w:val="0"/>
      <w:marTop w:val="0"/>
      <w:marBottom w:val="0"/>
      <w:divBdr>
        <w:top w:val="none" w:sz="0" w:space="0" w:color="auto"/>
        <w:left w:val="none" w:sz="0" w:space="0" w:color="auto"/>
        <w:bottom w:val="none" w:sz="0" w:space="0" w:color="auto"/>
        <w:right w:val="none" w:sz="0" w:space="0" w:color="auto"/>
      </w:divBdr>
    </w:div>
    <w:div w:id="1316104248">
      <w:bodyDiv w:val="1"/>
      <w:marLeft w:val="0"/>
      <w:marRight w:val="0"/>
      <w:marTop w:val="0"/>
      <w:marBottom w:val="0"/>
      <w:divBdr>
        <w:top w:val="none" w:sz="0" w:space="0" w:color="auto"/>
        <w:left w:val="none" w:sz="0" w:space="0" w:color="auto"/>
        <w:bottom w:val="none" w:sz="0" w:space="0" w:color="auto"/>
        <w:right w:val="none" w:sz="0" w:space="0" w:color="auto"/>
      </w:divBdr>
    </w:div>
    <w:div w:id="1316567083">
      <w:bodyDiv w:val="1"/>
      <w:marLeft w:val="0"/>
      <w:marRight w:val="0"/>
      <w:marTop w:val="0"/>
      <w:marBottom w:val="0"/>
      <w:divBdr>
        <w:top w:val="none" w:sz="0" w:space="0" w:color="auto"/>
        <w:left w:val="none" w:sz="0" w:space="0" w:color="auto"/>
        <w:bottom w:val="none" w:sz="0" w:space="0" w:color="auto"/>
        <w:right w:val="none" w:sz="0" w:space="0" w:color="auto"/>
      </w:divBdr>
    </w:div>
    <w:div w:id="1317418259">
      <w:bodyDiv w:val="1"/>
      <w:marLeft w:val="0"/>
      <w:marRight w:val="0"/>
      <w:marTop w:val="0"/>
      <w:marBottom w:val="0"/>
      <w:divBdr>
        <w:top w:val="none" w:sz="0" w:space="0" w:color="auto"/>
        <w:left w:val="none" w:sz="0" w:space="0" w:color="auto"/>
        <w:bottom w:val="none" w:sz="0" w:space="0" w:color="auto"/>
        <w:right w:val="none" w:sz="0" w:space="0" w:color="auto"/>
      </w:divBdr>
    </w:div>
    <w:div w:id="1317608296">
      <w:bodyDiv w:val="1"/>
      <w:marLeft w:val="0"/>
      <w:marRight w:val="0"/>
      <w:marTop w:val="0"/>
      <w:marBottom w:val="0"/>
      <w:divBdr>
        <w:top w:val="none" w:sz="0" w:space="0" w:color="auto"/>
        <w:left w:val="none" w:sz="0" w:space="0" w:color="auto"/>
        <w:bottom w:val="none" w:sz="0" w:space="0" w:color="auto"/>
        <w:right w:val="none" w:sz="0" w:space="0" w:color="auto"/>
      </w:divBdr>
    </w:div>
    <w:div w:id="1318463002">
      <w:bodyDiv w:val="1"/>
      <w:marLeft w:val="0"/>
      <w:marRight w:val="0"/>
      <w:marTop w:val="0"/>
      <w:marBottom w:val="0"/>
      <w:divBdr>
        <w:top w:val="none" w:sz="0" w:space="0" w:color="auto"/>
        <w:left w:val="none" w:sz="0" w:space="0" w:color="auto"/>
        <w:bottom w:val="none" w:sz="0" w:space="0" w:color="auto"/>
        <w:right w:val="none" w:sz="0" w:space="0" w:color="auto"/>
      </w:divBdr>
    </w:div>
    <w:div w:id="1318610785">
      <w:bodyDiv w:val="1"/>
      <w:marLeft w:val="0"/>
      <w:marRight w:val="0"/>
      <w:marTop w:val="0"/>
      <w:marBottom w:val="0"/>
      <w:divBdr>
        <w:top w:val="none" w:sz="0" w:space="0" w:color="auto"/>
        <w:left w:val="none" w:sz="0" w:space="0" w:color="auto"/>
        <w:bottom w:val="none" w:sz="0" w:space="0" w:color="auto"/>
        <w:right w:val="none" w:sz="0" w:space="0" w:color="auto"/>
      </w:divBdr>
    </w:div>
    <w:div w:id="1320310718">
      <w:bodyDiv w:val="1"/>
      <w:marLeft w:val="0"/>
      <w:marRight w:val="0"/>
      <w:marTop w:val="0"/>
      <w:marBottom w:val="0"/>
      <w:divBdr>
        <w:top w:val="none" w:sz="0" w:space="0" w:color="auto"/>
        <w:left w:val="none" w:sz="0" w:space="0" w:color="auto"/>
        <w:bottom w:val="none" w:sz="0" w:space="0" w:color="auto"/>
        <w:right w:val="none" w:sz="0" w:space="0" w:color="auto"/>
      </w:divBdr>
    </w:div>
    <w:div w:id="1320576066">
      <w:bodyDiv w:val="1"/>
      <w:marLeft w:val="0"/>
      <w:marRight w:val="0"/>
      <w:marTop w:val="0"/>
      <w:marBottom w:val="0"/>
      <w:divBdr>
        <w:top w:val="none" w:sz="0" w:space="0" w:color="auto"/>
        <w:left w:val="none" w:sz="0" w:space="0" w:color="auto"/>
        <w:bottom w:val="none" w:sz="0" w:space="0" w:color="auto"/>
        <w:right w:val="none" w:sz="0" w:space="0" w:color="auto"/>
      </w:divBdr>
    </w:div>
    <w:div w:id="1320578028">
      <w:bodyDiv w:val="1"/>
      <w:marLeft w:val="0"/>
      <w:marRight w:val="0"/>
      <w:marTop w:val="0"/>
      <w:marBottom w:val="0"/>
      <w:divBdr>
        <w:top w:val="none" w:sz="0" w:space="0" w:color="auto"/>
        <w:left w:val="none" w:sz="0" w:space="0" w:color="auto"/>
        <w:bottom w:val="none" w:sz="0" w:space="0" w:color="auto"/>
        <w:right w:val="none" w:sz="0" w:space="0" w:color="auto"/>
      </w:divBdr>
    </w:div>
    <w:div w:id="1320694837">
      <w:bodyDiv w:val="1"/>
      <w:marLeft w:val="0"/>
      <w:marRight w:val="0"/>
      <w:marTop w:val="0"/>
      <w:marBottom w:val="0"/>
      <w:divBdr>
        <w:top w:val="none" w:sz="0" w:space="0" w:color="auto"/>
        <w:left w:val="none" w:sz="0" w:space="0" w:color="auto"/>
        <w:bottom w:val="none" w:sz="0" w:space="0" w:color="auto"/>
        <w:right w:val="none" w:sz="0" w:space="0" w:color="auto"/>
      </w:divBdr>
    </w:div>
    <w:div w:id="1322849260">
      <w:bodyDiv w:val="1"/>
      <w:marLeft w:val="0"/>
      <w:marRight w:val="0"/>
      <w:marTop w:val="0"/>
      <w:marBottom w:val="0"/>
      <w:divBdr>
        <w:top w:val="none" w:sz="0" w:space="0" w:color="auto"/>
        <w:left w:val="none" w:sz="0" w:space="0" w:color="auto"/>
        <w:bottom w:val="none" w:sz="0" w:space="0" w:color="auto"/>
        <w:right w:val="none" w:sz="0" w:space="0" w:color="auto"/>
      </w:divBdr>
    </w:div>
    <w:div w:id="1323849947">
      <w:bodyDiv w:val="1"/>
      <w:marLeft w:val="0"/>
      <w:marRight w:val="0"/>
      <w:marTop w:val="0"/>
      <w:marBottom w:val="0"/>
      <w:divBdr>
        <w:top w:val="none" w:sz="0" w:space="0" w:color="auto"/>
        <w:left w:val="none" w:sz="0" w:space="0" w:color="auto"/>
        <w:bottom w:val="none" w:sz="0" w:space="0" w:color="auto"/>
        <w:right w:val="none" w:sz="0" w:space="0" w:color="auto"/>
      </w:divBdr>
    </w:div>
    <w:div w:id="1325160437">
      <w:bodyDiv w:val="1"/>
      <w:marLeft w:val="0"/>
      <w:marRight w:val="0"/>
      <w:marTop w:val="0"/>
      <w:marBottom w:val="0"/>
      <w:divBdr>
        <w:top w:val="none" w:sz="0" w:space="0" w:color="auto"/>
        <w:left w:val="none" w:sz="0" w:space="0" w:color="auto"/>
        <w:bottom w:val="none" w:sz="0" w:space="0" w:color="auto"/>
        <w:right w:val="none" w:sz="0" w:space="0" w:color="auto"/>
      </w:divBdr>
    </w:div>
    <w:div w:id="1325940110">
      <w:bodyDiv w:val="1"/>
      <w:marLeft w:val="0"/>
      <w:marRight w:val="0"/>
      <w:marTop w:val="0"/>
      <w:marBottom w:val="0"/>
      <w:divBdr>
        <w:top w:val="none" w:sz="0" w:space="0" w:color="auto"/>
        <w:left w:val="none" w:sz="0" w:space="0" w:color="auto"/>
        <w:bottom w:val="none" w:sz="0" w:space="0" w:color="auto"/>
        <w:right w:val="none" w:sz="0" w:space="0" w:color="auto"/>
      </w:divBdr>
    </w:div>
    <w:div w:id="1326083698">
      <w:bodyDiv w:val="1"/>
      <w:marLeft w:val="0"/>
      <w:marRight w:val="0"/>
      <w:marTop w:val="0"/>
      <w:marBottom w:val="0"/>
      <w:divBdr>
        <w:top w:val="none" w:sz="0" w:space="0" w:color="auto"/>
        <w:left w:val="none" w:sz="0" w:space="0" w:color="auto"/>
        <w:bottom w:val="none" w:sz="0" w:space="0" w:color="auto"/>
        <w:right w:val="none" w:sz="0" w:space="0" w:color="auto"/>
      </w:divBdr>
    </w:div>
    <w:div w:id="1326469723">
      <w:bodyDiv w:val="1"/>
      <w:marLeft w:val="0"/>
      <w:marRight w:val="0"/>
      <w:marTop w:val="0"/>
      <w:marBottom w:val="0"/>
      <w:divBdr>
        <w:top w:val="none" w:sz="0" w:space="0" w:color="auto"/>
        <w:left w:val="none" w:sz="0" w:space="0" w:color="auto"/>
        <w:bottom w:val="none" w:sz="0" w:space="0" w:color="auto"/>
        <w:right w:val="none" w:sz="0" w:space="0" w:color="auto"/>
      </w:divBdr>
    </w:div>
    <w:div w:id="1328098611">
      <w:bodyDiv w:val="1"/>
      <w:marLeft w:val="0"/>
      <w:marRight w:val="0"/>
      <w:marTop w:val="0"/>
      <w:marBottom w:val="0"/>
      <w:divBdr>
        <w:top w:val="none" w:sz="0" w:space="0" w:color="auto"/>
        <w:left w:val="none" w:sz="0" w:space="0" w:color="auto"/>
        <w:bottom w:val="none" w:sz="0" w:space="0" w:color="auto"/>
        <w:right w:val="none" w:sz="0" w:space="0" w:color="auto"/>
      </w:divBdr>
    </w:div>
    <w:div w:id="1328435523">
      <w:bodyDiv w:val="1"/>
      <w:marLeft w:val="0"/>
      <w:marRight w:val="0"/>
      <w:marTop w:val="0"/>
      <w:marBottom w:val="0"/>
      <w:divBdr>
        <w:top w:val="none" w:sz="0" w:space="0" w:color="auto"/>
        <w:left w:val="none" w:sz="0" w:space="0" w:color="auto"/>
        <w:bottom w:val="none" w:sz="0" w:space="0" w:color="auto"/>
        <w:right w:val="none" w:sz="0" w:space="0" w:color="auto"/>
      </w:divBdr>
    </w:div>
    <w:div w:id="1330017725">
      <w:bodyDiv w:val="1"/>
      <w:marLeft w:val="0"/>
      <w:marRight w:val="0"/>
      <w:marTop w:val="0"/>
      <w:marBottom w:val="0"/>
      <w:divBdr>
        <w:top w:val="none" w:sz="0" w:space="0" w:color="auto"/>
        <w:left w:val="none" w:sz="0" w:space="0" w:color="auto"/>
        <w:bottom w:val="none" w:sz="0" w:space="0" w:color="auto"/>
        <w:right w:val="none" w:sz="0" w:space="0" w:color="auto"/>
      </w:divBdr>
    </w:div>
    <w:div w:id="1331174744">
      <w:bodyDiv w:val="1"/>
      <w:marLeft w:val="0"/>
      <w:marRight w:val="0"/>
      <w:marTop w:val="0"/>
      <w:marBottom w:val="0"/>
      <w:divBdr>
        <w:top w:val="none" w:sz="0" w:space="0" w:color="auto"/>
        <w:left w:val="none" w:sz="0" w:space="0" w:color="auto"/>
        <w:bottom w:val="none" w:sz="0" w:space="0" w:color="auto"/>
        <w:right w:val="none" w:sz="0" w:space="0" w:color="auto"/>
      </w:divBdr>
    </w:div>
    <w:div w:id="1331568561">
      <w:bodyDiv w:val="1"/>
      <w:marLeft w:val="0"/>
      <w:marRight w:val="0"/>
      <w:marTop w:val="0"/>
      <w:marBottom w:val="0"/>
      <w:divBdr>
        <w:top w:val="none" w:sz="0" w:space="0" w:color="auto"/>
        <w:left w:val="none" w:sz="0" w:space="0" w:color="auto"/>
        <w:bottom w:val="none" w:sz="0" w:space="0" w:color="auto"/>
        <w:right w:val="none" w:sz="0" w:space="0" w:color="auto"/>
      </w:divBdr>
    </w:div>
    <w:div w:id="1332216358">
      <w:bodyDiv w:val="1"/>
      <w:marLeft w:val="0"/>
      <w:marRight w:val="0"/>
      <w:marTop w:val="0"/>
      <w:marBottom w:val="0"/>
      <w:divBdr>
        <w:top w:val="none" w:sz="0" w:space="0" w:color="auto"/>
        <w:left w:val="none" w:sz="0" w:space="0" w:color="auto"/>
        <w:bottom w:val="none" w:sz="0" w:space="0" w:color="auto"/>
        <w:right w:val="none" w:sz="0" w:space="0" w:color="auto"/>
      </w:divBdr>
    </w:div>
    <w:div w:id="1333946665">
      <w:bodyDiv w:val="1"/>
      <w:marLeft w:val="0"/>
      <w:marRight w:val="0"/>
      <w:marTop w:val="0"/>
      <w:marBottom w:val="0"/>
      <w:divBdr>
        <w:top w:val="none" w:sz="0" w:space="0" w:color="auto"/>
        <w:left w:val="none" w:sz="0" w:space="0" w:color="auto"/>
        <w:bottom w:val="none" w:sz="0" w:space="0" w:color="auto"/>
        <w:right w:val="none" w:sz="0" w:space="0" w:color="auto"/>
      </w:divBdr>
    </w:div>
    <w:div w:id="1333951150">
      <w:bodyDiv w:val="1"/>
      <w:marLeft w:val="0"/>
      <w:marRight w:val="0"/>
      <w:marTop w:val="0"/>
      <w:marBottom w:val="0"/>
      <w:divBdr>
        <w:top w:val="none" w:sz="0" w:space="0" w:color="auto"/>
        <w:left w:val="none" w:sz="0" w:space="0" w:color="auto"/>
        <w:bottom w:val="none" w:sz="0" w:space="0" w:color="auto"/>
        <w:right w:val="none" w:sz="0" w:space="0" w:color="auto"/>
      </w:divBdr>
    </w:div>
    <w:div w:id="1334645746">
      <w:bodyDiv w:val="1"/>
      <w:marLeft w:val="0"/>
      <w:marRight w:val="0"/>
      <w:marTop w:val="0"/>
      <w:marBottom w:val="0"/>
      <w:divBdr>
        <w:top w:val="none" w:sz="0" w:space="0" w:color="auto"/>
        <w:left w:val="none" w:sz="0" w:space="0" w:color="auto"/>
        <w:bottom w:val="none" w:sz="0" w:space="0" w:color="auto"/>
        <w:right w:val="none" w:sz="0" w:space="0" w:color="auto"/>
      </w:divBdr>
    </w:div>
    <w:div w:id="1335764662">
      <w:bodyDiv w:val="1"/>
      <w:marLeft w:val="0"/>
      <w:marRight w:val="0"/>
      <w:marTop w:val="0"/>
      <w:marBottom w:val="0"/>
      <w:divBdr>
        <w:top w:val="none" w:sz="0" w:space="0" w:color="auto"/>
        <w:left w:val="none" w:sz="0" w:space="0" w:color="auto"/>
        <w:bottom w:val="none" w:sz="0" w:space="0" w:color="auto"/>
        <w:right w:val="none" w:sz="0" w:space="0" w:color="auto"/>
      </w:divBdr>
    </w:div>
    <w:div w:id="1336304544">
      <w:bodyDiv w:val="1"/>
      <w:marLeft w:val="0"/>
      <w:marRight w:val="0"/>
      <w:marTop w:val="0"/>
      <w:marBottom w:val="0"/>
      <w:divBdr>
        <w:top w:val="none" w:sz="0" w:space="0" w:color="auto"/>
        <w:left w:val="none" w:sz="0" w:space="0" w:color="auto"/>
        <w:bottom w:val="none" w:sz="0" w:space="0" w:color="auto"/>
        <w:right w:val="none" w:sz="0" w:space="0" w:color="auto"/>
      </w:divBdr>
    </w:div>
    <w:div w:id="1336490413">
      <w:bodyDiv w:val="1"/>
      <w:marLeft w:val="0"/>
      <w:marRight w:val="0"/>
      <w:marTop w:val="0"/>
      <w:marBottom w:val="0"/>
      <w:divBdr>
        <w:top w:val="none" w:sz="0" w:space="0" w:color="auto"/>
        <w:left w:val="none" w:sz="0" w:space="0" w:color="auto"/>
        <w:bottom w:val="none" w:sz="0" w:space="0" w:color="auto"/>
        <w:right w:val="none" w:sz="0" w:space="0" w:color="auto"/>
      </w:divBdr>
    </w:div>
    <w:div w:id="1336882575">
      <w:bodyDiv w:val="1"/>
      <w:marLeft w:val="0"/>
      <w:marRight w:val="0"/>
      <w:marTop w:val="0"/>
      <w:marBottom w:val="0"/>
      <w:divBdr>
        <w:top w:val="none" w:sz="0" w:space="0" w:color="auto"/>
        <w:left w:val="none" w:sz="0" w:space="0" w:color="auto"/>
        <w:bottom w:val="none" w:sz="0" w:space="0" w:color="auto"/>
        <w:right w:val="none" w:sz="0" w:space="0" w:color="auto"/>
      </w:divBdr>
    </w:div>
    <w:div w:id="1336959053">
      <w:bodyDiv w:val="1"/>
      <w:marLeft w:val="0"/>
      <w:marRight w:val="0"/>
      <w:marTop w:val="0"/>
      <w:marBottom w:val="0"/>
      <w:divBdr>
        <w:top w:val="none" w:sz="0" w:space="0" w:color="auto"/>
        <w:left w:val="none" w:sz="0" w:space="0" w:color="auto"/>
        <w:bottom w:val="none" w:sz="0" w:space="0" w:color="auto"/>
        <w:right w:val="none" w:sz="0" w:space="0" w:color="auto"/>
      </w:divBdr>
    </w:div>
    <w:div w:id="1337003112">
      <w:bodyDiv w:val="1"/>
      <w:marLeft w:val="0"/>
      <w:marRight w:val="0"/>
      <w:marTop w:val="0"/>
      <w:marBottom w:val="0"/>
      <w:divBdr>
        <w:top w:val="none" w:sz="0" w:space="0" w:color="auto"/>
        <w:left w:val="none" w:sz="0" w:space="0" w:color="auto"/>
        <w:bottom w:val="none" w:sz="0" w:space="0" w:color="auto"/>
        <w:right w:val="none" w:sz="0" w:space="0" w:color="auto"/>
      </w:divBdr>
    </w:div>
    <w:div w:id="1337462870">
      <w:bodyDiv w:val="1"/>
      <w:marLeft w:val="0"/>
      <w:marRight w:val="0"/>
      <w:marTop w:val="0"/>
      <w:marBottom w:val="0"/>
      <w:divBdr>
        <w:top w:val="none" w:sz="0" w:space="0" w:color="auto"/>
        <w:left w:val="none" w:sz="0" w:space="0" w:color="auto"/>
        <w:bottom w:val="none" w:sz="0" w:space="0" w:color="auto"/>
        <w:right w:val="none" w:sz="0" w:space="0" w:color="auto"/>
      </w:divBdr>
    </w:div>
    <w:div w:id="1337539450">
      <w:bodyDiv w:val="1"/>
      <w:marLeft w:val="0"/>
      <w:marRight w:val="0"/>
      <w:marTop w:val="0"/>
      <w:marBottom w:val="0"/>
      <w:divBdr>
        <w:top w:val="none" w:sz="0" w:space="0" w:color="auto"/>
        <w:left w:val="none" w:sz="0" w:space="0" w:color="auto"/>
        <w:bottom w:val="none" w:sz="0" w:space="0" w:color="auto"/>
        <w:right w:val="none" w:sz="0" w:space="0" w:color="auto"/>
      </w:divBdr>
    </w:div>
    <w:div w:id="1338771202">
      <w:bodyDiv w:val="1"/>
      <w:marLeft w:val="0"/>
      <w:marRight w:val="0"/>
      <w:marTop w:val="0"/>
      <w:marBottom w:val="0"/>
      <w:divBdr>
        <w:top w:val="none" w:sz="0" w:space="0" w:color="auto"/>
        <w:left w:val="none" w:sz="0" w:space="0" w:color="auto"/>
        <w:bottom w:val="none" w:sz="0" w:space="0" w:color="auto"/>
        <w:right w:val="none" w:sz="0" w:space="0" w:color="auto"/>
      </w:divBdr>
    </w:div>
    <w:div w:id="1339041877">
      <w:bodyDiv w:val="1"/>
      <w:marLeft w:val="0"/>
      <w:marRight w:val="0"/>
      <w:marTop w:val="0"/>
      <w:marBottom w:val="0"/>
      <w:divBdr>
        <w:top w:val="none" w:sz="0" w:space="0" w:color="auto"/>
        <w:left w:val="none" w:sz="0" w:space="0" w:color="auto"/>
        <w:bottom w:val="none" w:sz="0" w:space="0" w:color="auto"/>
        <w:right w:val="none" w:sz="0" w:space="0" w:color="auto"/>
      </w:divBdr>
    </w:div>
    <w:div w:id="1339843330">
      <w:bodyDiv w:val="1"/>
      <w:marLeft w:val="0"/>
      <w:marRight w:val="0"/>
      <w:marTop w:val="0"/>
      <w:marBottom w:val="0"/>
      <w:divBdr>
        <w:top w:val="none" w:sz="0" w:space="0" w:color="auto"/>
        <w:left w:val="none" w:sz="0" w:space="0" w:color="auto"/>
        <w:bottom w:val="none" w:sz="0" w:space="0" w:color="auto"/>
        <w:right w:val="none" w:sz="0" w:space="0" w:color="auto"/>
      </w:divBdr>
    </w:div>
    <w:div w:id="1340547409">
      <w:bodyDiv w:val="1"/>
      <w:marLeft w:val="0"/>
      <w:marRight w:val="0"/>
      <w:marTop w:val="0"/>
      <w:marBottom w:val="0"/>
      <w:divBdr>
        <w:top w:val="none" w:sz="0" w:space="0" w:color="auto"/>
        <w:left w:val="none" w:sz="0" w:space="0" w:color="auto"/>
        <w:bottom w:val="none" w:sz="0" w:space="0" w:color="auto"/>
        <w:right w:val="none" w:sz="0" w:space="0" w:color="auto"/>
      </w:divBdr>
    </w:div>
    <w:div w:id="1341203484">
      <w:bodyDiv w:val="1"/>
      <w:marLeft w:val="0"/>
      <w:marRight w:val="0"/>
      <w:marTop w:val="0"/>
      <w:marBottom w:val="0"/>
      <w:divBdr>
        <w:top w:val="none" w:sz="0" w:space="0" w:color="auto"/>
        <w:left w:val="none" w:sz="0" w:space="0" w:color="auto"/>
        <w:bottom w:val="none" w:sz="0" w:space="0" w:color="auto"/>
        <w:right w:val="none" w:sz="0" w:space="0" w:color="auto"/>
      </w:divBdr>
    </w:div>
    <w:div w:id="1341539485">
      <w:bodyDiv w:val="1"/>
      <w:marLeft w:val="0"/>
      <w:marRight w:val="0"/>
      <w:marTop w:val="0"/>
      <w:marBottom w:val="0"/>
      <w:divBdr>
        <w:top w:val="none" w:sz="0" w:space="0" w:color="auto"/>
        <w:left w:val="none" w:sz="0" w:space="0" w:color="auto"/>
        <w:bottom w:val="none" w:sz="0" w:space="0" w:color="auto"/>
        <w:right w:val="none" w:sz="0" w:space="0" w:color="auto"/>
      </w:divBdr>
    </w:div>
    <w:div w:id="1342661890">
      <w:bodyDiv w:val="1"/>
      <w:marLeft w:val="0"/>
      <w:marRight w:val="0"/>
      <w:marTop w:val="0"/>
      <w:marBottom w:val="0"/>
      <w:divBdr>
        <w:top w:val="none" w:sz="0" w:space="0" w:color="auto"/>
        <w:left w:val="none" w:sz="0" w:space="0" w:color="auto"/>
        <w:bottom w:val="none" w:sz="0" w:space="0" w:color="auto"/>
        <w:right w:val="none" w:sz="0" w:space="0" w:color="auto"/>
      </w:divBdr>
    </w:div>
    <w:div w:id="1342779654">
      <w:bodyDiv w:val="1"/>
      <w:marLeft w:val="0"/>
      <w:marRight w:val="0"/>
      <w:marTop w:val="0"/>
      <w:marBottom w:val="0"/>
      <w:divBdr>
        <w:top w:val="none" w:sz="0" w:space="0" w:color="auto"/>
        <w:left w:val="none" w:sz="0" w:space="0" w:color="auto"/>
        <w:bottom w:val="none" w:sz="0" w:space="0" w:color="auto"/>
        <w:right w:val="none" w:sz="0" w:space="0" w:color="auto"/>
      </w:divBdr>
    </w:div>
    <w:div w:id="1343429708">
      <w:bodyDiv w:val="1"/>
      <w:marLeft w:val="0"/>
      <w:marRight w:val="0"/>
      <w:marTop w:val="0"/>
      <w:marBottom w:val="0"/>
      <w:divBdr>
        <w:top w:val="none" w:sz="0" w:space="0" w:color="auto"/>
        <w:left w:val="none" w:sz="0" w:space="0" w:color="auto"/>
        <w:bottom w:val="none" w:sz="0" w:space="0" w:color="auto"/>
        <w:right w:val="none" w:sz="0" w:space="0" w:color="auto"/>
      </w:divBdr>
    </w:div>
    <w:div w:id="1343585069">
      <w:bodyDiv w:val="1"/>
      <w:marLeft w:val="0"/>
      <w:marRight w:val="0"/>
      <w:marTop w:val="0"/>
      <w:marBottom w:val="0"/>
      <w:divBdr>
        <w:top w:val="none" w:sz="0" w:space="0" w:color="auto"/>
        <w:left w:val="none" w:sz="0" w:space="0" w:color="auto"/>
        <w:bottom w:val="none" w:sz="0" w:space="0" w:color="auto"/>
        <w:right w:val="none" w:sz="0" w:space="0" w:color="auto"/>
      </w:divBdr>
    </w:div>
    <w:div w:id="1343896597">
      <w:bodyDiv w:val="1"/>
      <w:marLeft w:val="0"/>
      <w:marRight w:val="0"/>
      <w:marTop w:val="0"/>
      <w:marBottom w:val="0"/>
      <w:divBdr>
        <w:top w:val="none" w:sz="0" w:space="0" w:color="auto"/>
        <w:left w:val="none" w:sz="0" w:space="0" w:color="auto"/>
        <w:bottom w:val="none" w:sz="0" w:space="0" w:color="auto"/>
        <w:right w:val="none" w:sz="0" w:space="0" w:color="auto"/>
      </w:divBdr>
    </w:div>
    <w:div w:id="1344282001">
      <w:bodyDiv w:val="1"/>
      <w:marLeft w:val="0"/>
      <w:marRight w:val="0"/>
      <w:marTop w:val="0"/>
      <w:marBottom w:val="0"/>
      <w:divBdr>
        <w:top w:val="none" w:sz="0" w:space="0" w:color="auto"/>
        <w:left w:val="none" w:sz="0" w:space="0" w:color="auto"/>
        <w:bottom w:val="none" w:sz="0" w:space="0" w:color="auto"/>
        <w:right w:val="none" w:sz="0" w:space="0" w:color="auto"/>
      </w:divBdr>
    </w:div>
    <w:div w:id="1344700170">
      <w:bodyDiv w:val="1"/>
      <w:marLeft w:val="0"/>
      <w:marRight w:val="0"/>
      <w:marTop w:val="0"/>
      <w:marBottom w:val="0"/>
      <w:divBdr>
        <w:top w:val="none" w:sz="0" w:space="0" w:color="auto"/>
        <w:left w:val="none" w:sz="0" w:space="0" w:color="auto"/>
        <w:bottom w:val="none" w:sz="0" w:space="0" w:color="auto"/>
        <w:right w:val="none" w:sz="0" w:space="0" w:color="auto"/>
      </w:divBdr>
    </w:div>
    <w:div w:id="1345131851">
      <w:bodyDiv w:val="1"/>
      <w:marLeft w:val="0"/>
      <w:marRight w:val="0"/>
      <w:marTop w:val="0"/>
      <w:marBottom w:val="0"/>
      <w:divBdr>
        <w:top w:val="none" w:sz="0" w:space="0" w:color="auto"/>
        <w:left w:val="none" w:sz="0" w:space="0" w:color="auto"/>
        <w:bottom w:val="none" w:sz="0" w:space="0" w:color="auto"/>
        <w:right w:val="none" w:sz="0" w:space="0" w:color="auto"/>
      </w:divBdr>
    </w:div>
    <w:div w:id="1345782438">
      <w:bodyDiv w:val="1"/>
      <w:marLeft w:val="0"/>
      <w:marRight w:val="0"/>
      <w:marTop w:val="0"/>
      <w:marBottom w:val="0"/>
      <w:divBdr>
        <w:top w:val="none" w:sz="0" w:space="0" w:color="auto"/>
        <w:left w:val="none" w:sz="0" w:space="0" w:color="auto"/>
        <w:bottom w:val="none" w:sz="0" w:space="0" w:color="auto"/>
        <w:right w:val="none" w:sz="0" w:space="0" w:color="auto"/>
      </w:divBdr>
    </w:div>
    <w:div w:id="1345942290">
      <w:bodyDiv w:val="1"/>
      <w:marLeft w:val="0"/>
      <w:marRight w:val="0"/>
      <w:marTop w:val="0"/>
      <w:marBottom w:val="0"/>
      <w:divBdr>
        <w:top w:val="none" w:sz="0" w:space="0" w:color="auto"/>
        <w:left w:val="none" w:sz="0" w:space="0" w:color="auto"/>
        <w:bottom w:val="none" w:sz="0" w:space="0" w:color="auto"/>
        <w:right w:val="none" w:sz="0" w:space="0" w:color="auto"/>
      </w:divBdr>
    </w:div>
    <w:div w:id="1346252978">
      <w:bodyDiv w:val="1"/>
      <w:marLeft w:val="0"/>
      <w:marRight w:val="0"/>
      <w:marTop w:val="0"/>
      <w:marBottom w:val="0"/>
      <w:divBdr>
        <w:top w:val="none" w:sz="0" w:space="0" w:color="auto"/>
        <w:left w:val="none" w:sz="0" w:space="0" w:color="auto"/>
        <w:bottom w:val="none" w:sz="0" w:space="0" w:color="auto"/>
        <w:right w:val="none" w:sz="0" w:space="0" w:color="auto"/>
      </w:divBdr>
    </w:div>
    <w:div w:id="1346904726">
      <w:bodyDiv w:val="1"/>
      <w:marLeft w:val="0"/>
      <w:marRight w:val="0"/>
      <w:marTop w:val="0"/>
      <w:marBottom w:val="0"/>
      <w:divBdr>
        <w:top w:val="none" w:sz="0" w:space="0" w:color="auto"/>
        <w:left w:val="none" w:sz="0" w:space="0" w:color="auto"/>
        <w:bottom w:val="none" w:sz="0" w:space="0" w:color="auto"/>
        <w:right w:val="none" w:sz="0" w:space="0" w:color="auto"/>
      </w:divBdr>
    </w:div>
    <w:div w:id="1347516878">
      <w:bodyDiv w:val="1"/>
      <w:marLeft w:val="0"/>
      <w:marRight w:val="0"/>
      <w:marTop w:val="0"/>
      <w:marBottom w:val="0"/>
      <w:divBdr>
        <w:top w:val="none" w:sz="0" w:space="0" w:color="auto"/>
        <w:left w:val="none" w:sz="0" w:space="0" w:color="auto"/>
        <w:bottom w:val="none" w:sz="0" w:space="0" w:color="auto"/>
        <w:right w:val="none" w:sz="0" w:space="0" w:color="auto"/>
      </w:divBdr>
    </w:div>
    <w:div w:id="1347827165">
      <w:bodyDiv w:val="1"/>
      <w:marLeft w:val="0"/>
      <w:marRight w:val="0"/>
      <w:marTop w:val="0"/>
      <w:marBottom w:val="0"/>
      <w:divBdr>
        <w:top w:val="none" w:sz="0" w:space="0" w:color="auto"/>
        <w:left w:val="none" w:sz="0" w:space="0" w:color="auto"/>
        <w:bottom w:val="none" w:sz="0" w:space="0" w:color="auto"/>
        <w:right w:val="none" w:sz="0" w:space="0" w:color="auto"/>
      </w:divBdr>
    </w:div>
    <w:div w:id="1349059567">
      <w:bodyDiv w:val="1"/>
      <w:marLeft w:val="0"/>
      <w:marRight w:val="0"/>
      <w:marTop w:val="0"/>
      <w:marBottom w:val="0"/>
      <w:divBdr>
        <w:top w:val="none" w:sz="0" w:space="0" w:color="auto"/>
        <w:left w:val="none" w:sz="0" w:space="0" w:color="auto"/>
        <w:bottom w:val="none" w:sz="0" w:space="0" w:color="auto"/>
        <w:right w:val="none" w:sz="0" w:space="0" w:color="auto"/>
      </w:divBdr>
    </w:div>
    <w:div w:id="1350644915">
      <w:bodyDiv w:val="1"/>
      <w:marLeft w:val="0"/>
      <w:marRight w:val="0"/>
      <w:marTop w:val="0"/>
      <w:marBottom w:val="0"/>
      <w:divBdr>
        <w:top w:val="none" w:sz="0" w:space="0" w:color="auto"/>
        <w:left w:val="none" w:sz="0" w:space="0" w:color="auto"/>
        <w:bottom w:val="none" w:sz="0" w:space="0" w:color="auto"/>
        <w:right w:val="none" w:sz="0" w:space="0" w:color="auto"/>
      </w:divBdr>
    </w:div>
    <w:div w:id="1350990397">
      <w:bodyDiv w:val="1"/>
      <w:marLeft w:val="0"/>
      <w:marRight w:val="0"/>
      <w:marTop w:val="0"/>
      <w:marBottom w:val="0"/>
      <w:divBdr>
        <w:top w:val="none" w:sz="0" w:space="0" w:color="auto"/>
        <w:left w:val="none" w:sz="0" w:space="0" w:color="auto"/>
        <w:bottom w:val="none" w:sz="0" w:space="0" w:color="auto"/>
        <w:right w:val="none" w:sz="0" w:space="0" w:color="auto"/>
      </w:divBdr>
    </w:div>
    <w:div w:id="1351644479">
      <w:bodyDiv w:val="1"/>
      <w:marLeft w:val="0"/>
      <w:marRight w:val="0"/>
      <w:marTop w:val="0"/>
      <w:marBottom w:val="0"/>
      <w:divBdr>
        <w:top w:val="none" w:sz="0" w:space="0" w:color="auto"/>
        <w:left w:val="none" w:sz="0" w:space="0" w:color="auto"/>
        <w:bottom w:val="none" w:sz="0" w:space="0" w:color="auto"/>
        <w:right w:val="none" w:sz="0" w:space="0" w:color="auto"/>
      </w:divBdr>
    </w:div>
    <w:div w:id="1351876861">
      <w:bodyDiv w:val="1"/>
      <w:marLeft w:val="0"/>
      <w:marRight w:val="0"/>
      <w:marTop w:val="0"/>
      <w:marBottom w:val="0"/>
      <w:divBdr>
        <w:top w:val="none" w:sz="0" w:space="0" w:color="auto"/>
        <w:left w:val="none" w:sz="0" w:space="0" w:color="auto"/>
        <w:bottom w:val="none" w:sz="0" w:space="0" w:color="auto"/>
        <w:right w:val="none" w:sz="0" w:space="0" w:color="auto"/>
      </w:divBdr>
    </w:div>
    <w:div w:id="1352998238">
      <w:bodyDiv w:val="1"/>
      <w:marLeft w:val="0"/>
      <w:marRight w:val="0"/>
      <w:marTop w:val="0"/>
      <w:marBottom w:val="0"/>
      <w:divBdr>
        <w:top w:val="none" w:sz="0" w:space="0" w:color="auto"/>
        <w:left w:val="none" w:sz="0" w:space="0" w:color="auto"/>
        <w:bottom w:val="none" w:sz="0" w:space="0" w:color="auto"/>
        <w:right w:val="none" w:sz="0" w:space="0" w:color="auto"/>
      </w:divBdr>
    </w:div>
    <w:div w:id="1353460672">
      <w:bodyDiv w:val="1"/>
      <w:marLeft w:val="0"/>
      <w:marRight w:val="0"/>
      <w:marTop w:val="0"/>
      <w:marBottom w:val="0"/>
      <w:divBdr>
        <w:top w:val="none" w:sz="0" w:space="0" w:color="auto"/>
        <w:left w:val="none" w:sz="0" w:space="0" w:color="auto"/>
        <w:bottom w:val="none" w:sz="0" w:space="0" w:color="auto"/>
        <w:right w:val="none" w:sz="0" w:space="0" w:color="auto"/>
      </w:divBdr>
    </w:div>
    <w:div w:id="1353842930">
      <w:bodyDiv w:val="1"/>
      <w:marLeft w:val="0"/>
      <w:marRight w:val="0"/>
      <w:marTop w:val="0"/>
      <w:marBottom w:val="0"/>
      <w:divBdr>
        <w:top w:val="none" w:sz="0" w:space="0" w:color="auto"/>
        <w:left w:val="none" w:sz="0" w:space="0" w:color="auto"/>
        <w:bottom w:val="none" w:sz="0" w:space="0" w:color="auto"/>
        <w:right w:val="none" w:sz="0" w:space="0" w:color="auto"/>
      </w:divBdr>
    </w:div>
    <w:div w:id="1354381608">
      <w:bodyDiv w:val="1"/>
      <w:marLeft w:val="0"/>
      <w:marRight w:val="0"/>
      <w:marTop w:val="0"/>
      <w:marBottom w:val="0"/>
      <w:divBdr>
        <w:top w:val="none" w:sz="0" w:space="0" w:color="auto"/>
        <w:left w:val="none" w:sz="0" w:space="0" w:color="auto"/>
        <w:bottom w:val="none" w:sz="0" w:space="0" w:color="auto"/>
        <w:right w:val="none" w:sz="0" w:space="0" w:color="auto"/>
      </w:divBdr>
    </w:div>
    <w:div w:id="1354766811">
      <w:bodyDiv w:val="1"/>
      <w:marLeft w:val="0"/>
      <w:marRight w:val="0"/>
      <w:marTop w:val="0"/>
      <w:marBottom w:val="0"/>
      <w:divBdr>
        <w:top w:val="none" w:sz="0" w:space="0" w:color="auto"/>
        <w:left w:val="none" w:sz="0" w:space="0" w:color="auto"/>
        <w:bottom w:val="none" w:sz="0" w:space="0" w:color="auto"/>
        <w:right w:val="none" w:sz="0" w:space="0" w:color="auto"/>
      </w:divBdr>
    </w:div>
    <w:div w:id="1354922390">
      <w:bodyDiv w:val="1"/>
      <w:marLeft w:val="0"/>
      <w:marRight w:val="0"/>
      <w:marTop w:val="0"/>
      <w:marBottom w:val="0"/>
      <w:divBdr>
        <w:top w:val="none" w:sz="0" w:space="0" w:color="auto"/>
        <w:left w:val="none" w:sz="0" w:space="0" w:color="auto"/>
        <w:bottom w:val="none" w:sz="0" w:space="0" w:color="auto"/>
        <w:right w:val="none" w:sz="0" w:space="0" w:color="auto"/>
      </w:divBdr>
    </w:div>
    <w:div w:id="1355032820">
      <w:bodyDiv w:val="1"/>
      <w:marLeft w:val="0"/>
      <w:marRight w:val="0"/>
      <w:marTop w:val="0"/>
      <w:marBottom w:val="0"/>
      <w:divBdr>
        <w:top w:val="none" w:sz="0" w:space="0" w:color="auto"/>
        <w:left w:val="none" w:sz="0" w:space="0" w:color="auto"/>
        <w:bottom w:val="none" w:sz="0" w:space="0" w:color="auto"/>
        <w:right w:val="none" w:sz="0" w:space="0" w:color="auto"/>
      </w:divBdr>
    </w:div>
    <w:div w:id="1355494311">
      <w:bodyDiv w:val="1"/>
      <w:marLeft w:val="0"/>
      <w:marRight w:val="0"/>
      <w:marTop w:val="0"/>
      <w:marBottom w:val="0"/>
      <w:divBdr>
        <w:top w:val="none" w:sz="0" w:space="0" w:color="auto"/>
        <w:left w:val="none" w:sz="0" w:space="0" w:color="auto"/>
        <w:bottom w:val="none" w:sz="0" w:space="0" w:color="auto"/>
        <w:right w:val="none" w:sz="0" w:space="0" w:color="auto"/>
      </w:divBdr>
    </w:div>
    <w:div w:id="1355499331">
      <w:bodyDiv w:val="1"/>
      <w:marLeft w:val="0"/>
      <w:marRight w:val="0"/>
      <w:marTop w:val="0"/>
      <w:marBottom w:val="0"/>
      <w:divBdr>
        <w:top w:val="none" w:sz="0" w:space="0" w:color="auto"/>
        <w:left w:val="none" w:sz="0" w:space="0" w:color="auto"/>
        <w:bottom w:val="none" w:sz="0" w:space="0" w:color="auto"/>
        <w:right w:val="none" w:sz="0" w:space="0" w:color="auto"/>
      </w:divBdr>
    </w:div>
    <w:div w:id="1355614135">
      <w:bodyDiv w:val="1"/>
      <w:marLeft w:val="0"/>
      <w:marRight w:val="0"/>
      <w:marTop w:val="0"/>
      <w:marBottom w:val="0"/>
      <w:divBdr>
        <w:top w:val="none" w:sz="0" w:space="0" w:color="auto"/>
        <w:left w:val="none" w:sz="0" w:space="0" w:color="auto"/>
        <w:bottom w:val="none" w:sz="0" w:space="0" w:color="auto"/>
        <w:right w:val="none" w:sz="0" w:space="0" w:color="auto"/>
      </w:divBdr>
    </w:div>
    <w:div w:id="1355958237">
      <w:bodyDiv w:val="1"/>
      <w:marLeft w:val="0"/>
      <w:marRight w:val="0"/>
      <w:marTop w:val="0"/>
      <w:marBottom w:val="0"/>
      <w:divBdr>
        <w:top w:val="none" w:sz="0" w:space="0" w:color="auto"/>
        <w:left w:val="none" w:sz="0" w:space="0" w:color="auto"/>
        <w:bottom w:val="none" w:sz="0" w:space="0" w:color="auto"/>
        <w:right w:val="none" w:sz="0" w:space="0" w:color="auto"/>
      </w:divBdr>
    </w:div>
    <w:div w:id="1356998313">
      <w:bodyDiv w:val="1"/>
      <w:marLeft w:val="0"/>
      <w:marRight w:val="0"/>
      <w:marTop w:val="0"/>
      <w:marBottom w:val="0"/>
      <w:divBdr>
        <w:top w:val="none" w:sz="0" w:space="0" w:color="auto"/>
        <w:left w:val="none" w:sz="0" w:space="0" w:color="auto"/>
        <w:bottom w:val="none" w:sz="0" w:space="0" w:color="auto"/>
        <w:right w:val="none" w:sz="0" w:space="0" w:color="auto"/>
      </w:divBdr>
    </w:div>
    <w:div w:id="1357585704">
      <w:bodyDiv w:val="1"/>
      <w:marLeft w:val="0"/>
      <w:marRight w:val="0"/>
      <w:marTop w:val="0"/>
      <w:marBottom w:val="0"/>
      <w:divBdr>
        <w:top w:val="none" w:sz="0" w:space="0" w:color="auto"/>
        <w:left w:val="none" w:sz="0" w:space="0" w:color="auto"/>
        <w:bottom w:val="none" w:sz="0" w:space="0" w:color="auto"/>
        <w:right w:val="none" w:sz="0" w:space="0" w:color="auto"/>
      </w:divBdr>
    </w:div>
    <w:div w:id="1357996331">
      <w:bodyDiv w:val="1"/>
      <w:marLeft w:val="0"/>
      <w:marRight w:val="0"/>
      <w:marTop w:val="0"/>
      <w:marBottom w:val="0"/>
      <w:divBdr>
        <w:top w:val="none" w:sz="0" w:space="0" w:color="auto"/>
        <w:left w:val="none" w:sz="0" w:space="0" w:color="auto"/>
        <w:bottom w:val="none" w:sz="0" w:space="0" w:color="auto"/>
        <w:right w:val="none" w:sz="0" w:space="0" w:color="auto"/>
      </w:divBdr>
    </w:div>
    <w:div w:id="1358123695">
      <w:bodyDiv w:val="1"/>
      <w:marLeft w:val="0"/>
      <w:marRight w:val="0"/>
      <w:marTop w:val="0"/>
      <w:marBottom w:val="0"/>
      <w:divBdr>
        <w:top w:val="none" w:sz="0" w:space="0" w:color="auto"/>
        <w:left w:val="none" w:sz="0" w:space="0" w:color="auto"/>
        <w:bottom w:val="none" w:sz="0" w:space="0" w:color="auto"/>
        <w:right w:val="none" w:sz="0" w:space="0" w:color="auto"/>
      </w:divBdr>
    </w:div>
    <w:div w:id="1359742958">
      <w:bodyDiv w:val="1"/>
      <w:marLeft w:val="0"/>
      <w:marRight w:val="0"/>
      <w:marTop w:val="0"/>
      <w:marBottom w:val="0"/>
      <w:divBdr>
        <w:top w:val="none" w:sz="0" w:space="0" w:color="auto"/>
        <w:left w:val="none" w:sz="0" w:space="0" w:color="auto"/>
        <w:bottom w:val="none" w:sz="0" w:space="0" w:color="auto"/>
        <w:right w:val="none" w:sz="0" w:space="0" w:color="auto"/>
      </w:divBdr>
    </w:div>
    <w:div w:id="1360353236">
      <w:bodyDiv w:val="1"/>
      <w:marLeft w:val="0"/>
      <w:marRight w:val="0"/>
      <w:marTop w:val="0"/>
      <w:marBottom w:val="0"/>
      <w:divBdr>
        <w:top w:val="none" w:sz="0" w:space="0" w:color="auto"/>
        <w:left w:val="none" w:sz="0" w:space="0" w:color="auto"/>
        <w:bottom w:val="none" w:sz="0" w:space="0" w:color="auto"/>
        <w:right w:val="none" w:sz="0" w:space="0" w:color="auto"/>
      </w:divBdr>
    </w:div>
    <w:div w:id="1360544966">
      <w:bodyDiv w:val="1"/>
      <w:marLeft w:val="0"/>
      <w:marRight w:val="0"/>
      <w:marTop w:val="0"/>
      <w:marBottom w:val="0"/>
      <w:divBdr>
        <w:top w:val="none" w:sz="0" w:space="0" w:color="auto"/>
        <w:left w:val="none" w:sz="0" w:space="0" w:color="auto"/>
        <w:bottom w:val="none" w:sz="0" w:space="0" w:color="auto"/>
        <w:right w:val="none" w:sz="0" w:space="0" w:color="auto"/>
      </w:divBdr>
    </w:div>
    <w:div w:id="1362124442">
      <w:bodyDiv w:val="1"/>
      <w:marLeft w:val="0"/>
      <w:marRight w:val="0"/>
      <w:marTop w:val="0"/>
      <w:marBottom w:val="0"/>
      <w:divBdr>
        <w:top w:val="none" w:sz="0" w:space="0" w:color="auto"/>
        <w:left w:val="none" w:sz="0" w:space="0" w:color="auto"/>
        <w:bottom w:val="none" w:sz="0" w:space="0" w:color="auto"/>
        <w:right w:val="none" w:sz="0" w:space="0" w:color="auto"/>
      </w:divBdr>
    </w:div>
    <w:div w:id="1362242686">
      <w:bodyDiv w:val="1"/>
      <w:marLeft w:val="0"/>
      <w:marRight w:val="0"/>
      <w:marTop w:val="0"/>
      <w:marBottom w:val="0"/>
      <w:divBdr>
        <w:top w:val="none" w:sz="0" w:space="0" w:color="auto"/>
        <w:left w:val="none" w:sz="0" w:space="0" w:color="auto"/>
        <w:bottom w:val="none" w:sz="0" w:space="0" w:color="auto"/>
        <w:right w:val="none" w:sz="0" w:space="0" w:color="auto"/>
      </w:divBdr>
    </w:div>
    <w:div w:id="1362977433">
      <w:bodyDiv w:val="1"/>
      <w:marLeft w:val="0"/>
      <w:marRight w:val="0"/>
      <w:marTop w:val="0"/>
      <w:marBottom w:val="0"/>
      <w:divBdr>
        <w:top w:val="none" w:sz="0" w:space="0" w:color="auto"/>
        <w:left w:val="none" w:sz="0" w:space="0" w:color="auto"/>
        <w:bottom w:val="none" w:sz="0" w:space="0" w:color="auto"/>
        <w:right w:val="none" w:sz="0" w:space="0" w:color="auto"/>
      </w:divBdr>
    </w:div>
    <w:div w:id="1364089723">
      <w:bodyDiv w:val="1"/>
      <w:marLeft w:val="0"/>
      <w:marRight w:val="0"/>
      <w:marTop w:val="0"/>
      <w:marBottom w:val="0"/>
      <w:divBdr>
        <w:top w:val="none" w:sz="0" w:space="0" w:color="auto"/>
        <w:left w:val="none" w:sz="0" w:space="0" w:color="auto"/>
        <w:bottom w:val="none" w:sz="0" w:space="0" w:color="auto"/>
        <w:right w:val="none" w:sz="0" w:space="0" w:color="auto"/>
      </w:divBdr>
    </w:div>
    <w:div w:id="1364984286">
      <w:bodyDiv w:val="1"/>
      <w:marLeft w:val="0"/>
      <w:marRight w:val="0"/>
      <w:marTop w:val="0"/>
      <w:marBottom w:val="0"/>
      <w:divBdr>
        <w:top w:val="none" w:sz="0" w:space="0" w:color="auto"/>
        <w:left w:val="none" w:sz="0" w:space="0" w:color="auto"/>
        <w:bottom w:val="none" w:sz="0" w:space="0" w:color="auto"/>
        <w:right w:val="none" w:sz="0" w:space="0" w:color="auto"/>
      </w:divBdr>
    </w:div>
    <w:div w:id="1364986603">
      <w:bodyDiv w:val="1"/>
      <w:marLeft w:val="0"/>
      <w:marRight w:val="0"/>
      <w:marTop w:val="0"/>
      <w:marBottom w:val="0"/>
      <w:divBdr>
        <w:top w:val="none" w:sz="0" w:space="0" w:color="auto"/>
        <w:left w:val="none" w:sz="0" w:space="0" w:color="auto"/>
        <w:bottom w:val="none" w:sz="0" w:space="0" w:color="auto"/>
        <w:right w:val="none" w:sz="0" w:space="0" w:color="auto"/>
      </w:divBdr>
    </w:div>
    <w:div w:id="1365134912">
      <w:bodyDiv w:val="1"/>
      <w:marLeft w:val="0"/>
      <w:marRight w:val="0"/>
      <w:marTop w:val="0"/>
      <w:marBottom w:val="0"/>
      <w:divBdr>
        <w:top w:val="none" w:sz="0" w:space="0" w:color="auto"/>
        <w:left w:val="none" w:sz="0" w:space="0" w:color="auto"/>
        <w:bottom w:val="none" w:sz="0" w:space="0" w:color="auto"/>
        <w:right w:val="none" w:sz="0" w:space="0" w:color="auto"/>
      </w:divBdr>
    </w:div>
    <w:div w:id="1365904675">
      <w:bodyDiv w:val="1"/>
      <w:marLeft w:val="0"/>
      <w:marRight w:val="0"/>
      <w:marTop w:val="0"/>
      <w:marBottom w:val="0"/>
      <w:divBdr>
        <w:top w:val="none" w:sz="0" w:space="0" w:color="auto"/>
        <w:left w:val="none" w:sz="0" w:space="0" w:color="auto"/>
        <w:bottom w:val="none" w:sz="0" w:space="0" w:color="auto"/>
        <w:right w:val="none" w:sz="0" w:space="0" w:color="auto"/>
      </w:divBdr>
    </w:div>
    <w:div w:id="1366370165">
      <w:bodyDiv w:val="1"/>
      <w:marLeft w:val="0"/>
      <w:marRight w:val="0"/>
      <w:marTop w:val="0"/>
      <w:marBottom w:val="0"/>
      <w:divBdr>
        <w:top w:val="none" w:sz="0" w:space="0" w:color="auto"/>
        <w:left w:val="none" w:sz="0" w:space="0" w:color="auto"/>
        <w:bottom w:val="none" w:sz="0" w:space="0" w:color="auto"/>
        <w:right w:val="none" w:sz="0" w:space="0" w:color="auto"/>
      </w:divBdr>
    </w:div>
    <w:div w:id="1366834170">
      <w:bodyDiv w:val="1"/>
      <w:marLeft w:val="0"/>
      <w:marRight w:val="0"/>
      <w:marTop w:val="0"/>
      <w:marBottom w:val="0"/>
      <w:divBdr>
        <w:top w:val="none" w:sz="0" w:space="0" w:color="auto"/>
        <w:left w:val="none" w:sz="0" w:space="0" w:color="auto"/>
        <w:bottom w:val="none" w:sz="0" w:space="0" w:color="auto"/>
        <w:right w:val="none" w:sz="0" w:space="0" w:color="auto"/>
      </w:divBdr>
    </w:div>
    <w:div w:id="1367025836">
      <w:bodyDiv w:val="1"/>
      <w:marLeft w:val="0"/>
      <w:marRight w:val="0"/>
      <w:marTop w:val="0"/>
      <w:marBottom w:val="0"/>
      <w:divBdr>
        <w:top w:val="none" w:sz="0" w:space="0" w:color="auto"/>
        <w:left w:val="none" w:sz="0" w:space="0" w:color="auto"/>
        <w:bottom w:val="none" w:sz="0" w:space="0" w:color="auto"/>
        <w:right w:val="none" w:sz="0" w:space="0" w:color="auto"/>
      </w:divBdr>
    </w:div>
    <w:div w:id="1367951476">
      <w:bodyDiv w:val="1"/>
      <w:marLeft w:val="0"/>
      <w:marRight w:val="0"/>
      <w:marTop w:val="0"/>
      <w:marBottom w:val="0"/>
      <w:divBdr>
        <w:top w:val="none" w:sz="0" w:space="0" w:color="auto"/>
        <w:left w:val="none" w:sz="0" w:space="0" w:color="auto"/>
        <w:bottom w:val="none" w:sz="0" w:space="0" w:color="auto"/>
        <w:right w:val="none" w:sz="0" w:space="0" w:color="auto"/>
      </w:divBdr>
    </w:div>
    <w:div w:id="1368405972">
      <w:bodyDiv w:val="1"/>
      <w:marLeft w:val="0"/>
      <w:marRight w:val="0"/>
      <w:marTop w:val="0"/>
      <w:marBottom w:val="0"/>
      <w:divBdr>
        <w:top w:val="none" w:sz="0" w:space="0" w:color="auto"/>
        <w:left w:val="none" w:sz="0" w:space="0" w:color="auto"/>
        <w:bottom w:val="none" w:sz="0" w:space="0" w:color="auto"/>
        <w:right w:val="none" w:sz="0" w:space="0" w:color="auto"/>
      </w:divBdr>
    </w:div>
    <w:div w:id="1369256841">
      <w:bodyDiv w:val="1"/>
      <w:marLeft w:val="0"/>
      <w:marRight w:val="0"/>
      <w:marTop w:val="0"/>
      <w:marBottom w:val="0"/>
      <w:divBdr>
        <w:top w:val="none" w:sz="0" w:space="0" w:color="auto"/>
        <w:left w:val="none" w:sz="0" w:space="0" w:color="auto"/>
        <w:bottom w:val="none" w:sz="0" w:space="0" w:color="auto"/>
        <w:right w:val="none" w:sz="0" w:space="0" w:color="auto"/>
      </w:divBdr>
    </w:div>
    <w:div w:id="1369454032">
      <w:bodyDiv w:val="1"/>
      <w:marLeft w:val="0"/>
      <w:marRight w:val="0"/>
      <w:marTop w:val="0"/>
      <w:marBottom w:val="0"/>
      <w:divBdr>
        <w:top w:val="none" w:sz="0" w:space="0" w:color="auto"/>
        <w:left w:val="none" w:sz="0" w:space="0" w:color="auto"/>
        <w:bottom w:val="none" w:sz="0" w:space="0" w:color="auto"/>
        <w:right w:val="none" w:sz="0" w:space="0" w:color="auto"/>
      </w:divBdr>
    </w:div>
    <w:div w:id="1370109319">
      <w:bodyDiv w:val="1"/>
      <w:marLeft w:val="0"/>
      <w:marRight w:val="0"/>
      <w:marTop w:val="0"/>
      <w:marBottom w:val="0"/>
      <w:divBdr>
        <w:top w:val="none" w:sz="0" w:space="0" w:color="auto"/>
        <w:left w:val="none" w:sz="0" w:space="0" w:color="auto"/>
        <w:bottom w:val="none" w:sz="0" w:space="0" w:color="auto"/>
        <w:right w:val="none" w:sz="0" w:space="0" w:color="auto"/>
      </w:divBdr>
    </w:div>
    <w:div w:id="1370109462">
      <w:bodyDiv w:val="1"/>
      <w:marLeft w:val="0"/>
      <w:marRight w:val="0"/>
      <w:marTop w:val="0"/>
      <w:marBottom w:val="0"/>
      <w:divBdr>
        <w:top w:val="none" w:sz="0" w:space="0" w:color="auto"/>
        <w:left w:val="none" w:sz="0" w:space="0" w:color="auto"/>
        <w:bottom w:val="none" w:sz="0" w:space="0" w:color="auto"/>
        <w:right w:val="none" w:sz="0" w:space="0" w:color="auto"/>
      </w:divBdr>
    </w:div>
    <w:div w:id="1370495197">
      <w:bodyDiv w:val="1"/>
      <w:marLeft w:val="0"/>
      <w:marRight w:val="0"/>
      <w:marTop w:val="0"/>
      <w:marBottom w:val="0"/>
      <w:divBdr>
        <w:top w:val="none" w:sz="0" w:space="0" w:color="auto"/>
        <w:left w:val="none" w:sz="0" w:space="0" w:color="auto"/>
        <w:bottom w:val="none" w:sz="0" w:space="0" w:color="auto"/>
        <w:right w:val="none" w:sz="0" w:space="0" w:color="auto"/>
      </w:divBdr>
    </w:div>
    <w:div w:id="1370690408">
      <w:bodyDiv w:val="1"/>
      <w:marLeft w:val="0"/>
      <w:marRight w:val="0"/>
      <w:marTop w:val="0"/>
      <w:marBottom w:val="0"/>
      <w:divBdr>
        <w:top w:val="none" w:sz="0" w:space="0" w:color="auto"/>
        <w:left w:val="none" w:sz="0" w:space="0" w:color="auto"/>
        <w:bottom w:val="none" w:sz="0" w:space="0" w:color="auto"/>
        <w:right w:val="none" w:sz="0" w:space="0" w:color="auto"/>
      </w:divBdr>
    </w:div>
    <w:div w:id="1371027532">
      <w:bodyDiv w:val="1"/>
      <w:marLeft w:val="0"/>
      <w:marRight w:val="0"/>
      <w:marTop w:val="0"/>
      <w:marBottom w:val="0"/>
      <w:divBdr>
        <w:top w:val="none" w:sz="0" w:space="0" w:color="auto"/>
        <w:left w:val="none" w:sz="0" w:space="0" w:color="auto"/>
        <w:bottom w:val="none" w:sz="0" w:space="0" w:color="auto"/>
        <w:right w:val="none" w:sz="0" w:space="0" w:color="auto"/>
      </w:divBdr>
    </w:div>
    <w:div w:id="1371420169">
      <w:bodyDiv w:val="1"/>
      <w:marLeft w:val="0"/>
      <w:marRight w:val="0"/>
      <w:marTop w:val="0"/>
      <w:marBottom w:val="0"/>
      <w:divBdr>
        <w:top w:val="none" w:sz="0" w:space="0" w:color="auto"/>
        <w:left w:val="none" w:sz="0" w:space="0" w:color="auto"/>
        <w:bottom w:val="none" w:sz="0" w:space="0" w:color="auto"/>
        <w:right w:val="none" w:sz="0" w:space="0" w:color="auto"/>
      </w:divBdr>
    </w:div>
    <w:div w:id="1371760361">
      <w:bodyDiv w:val="1"/>
      <w:marLeft w:val="0"/>
      <w:marRight w:val="0"/>
      <w:marTop w:val="0"/>
      <w:marBottom w:val="0"/>
      <w:divBdr>
        <w:top w:val="none" w:sz="0" w:space="0" w:color="auto"/>
        <w:left w:val="none" w:sz="0" w:space="0" w:color="auto"/>
        <w:bottom w:val="none" w:sz="0" w:space="0" w:color="auto"/>
        <w:right w:val="none" w:sz="0" w:space="0" w:color="auto"/>
      </w:divBdr>
    </w:div>
    <w:div w:id="1371763649">
      <w:bodyDiv w:val="1"/>
      <w:marLeft w:val="0"/>
      <w:marRight w:val="0"/>
      <w:marTop w:val="0"/>
      <w:marBottom w:val="0"/>
      <w:divBdr>
        <w:top w:val="none" w:sz="0" w:space="0" w:color="auto"/>
        <w:left w:val="none" w:sz="0" w:space="0" w:color="auto"/>
        <w:bottom w:val="none" w:sz="0" w:space="0" w:color="auto"/>
        <w:right w:val="none" w:sz="0" w:space="0" w:color="auto"/>
      </w:divBdr>
    </w:div>
    <w:div w:id="1372339969">
      <w:bodyDiv w:val="1"/>
      <w:marLeft w:val="0"/>
      <w:marRight w:val="0"/>
      <w:marTop w:val="0"/>
      <w:marBottom w:val="0"/>
      <w:divBdr>
        <w:top w:val="none" w:sz="0" w:space="0" w:color="auto"/>
        <w:left w:val="none" w:sz="0" w:space="0" w:color="auto"/>
        <w:bottom w:val="none" w:sz="0" w:space="0" w:color="auto"/>
        <w:right w:val="none" w:sz="0" w:space="0" w:color="auto"/>
      </w:divBdr>
    </w:div>
    <w:div w:id="1372535768">
      <w:bodyDiv w:val="1"/>
      <w:marLeft w:val="0"/>
      <w:marRight w:val="0"/>
      <w:marTop w:val="0"/>
      <w:marBottom w:val="0"/>
      <w:divBdr>
        <w:top w:val="none" w:sz="0" w:space="0" w:color="auto"/>
        <w:left w:val="none" w:sz="0" w:space="0" w:color="auto"/>
        <w:bottom w:val="none" w:sz="0" w:space="0" w:color="auto"/>
        <w:right w:val="none" w:sz="0" w:space="0" w:color="auto"/>
      </w:divBdr>
    </w:div>
    <w:div w:id="1372653838">
      <w:bodyDiv w:val="1"/>
      <w:marLeft w:val="0"/>
      <w:marRight w:val="0"/>
      <w:marTop w:val="0"/>
      <w:marBottom w:val="0"/>
      <w:divBdr>
        <w:top w:val="none" w:sz="0" w:space="0" w:color="auto"/>
        <w:left w:val="none" w:sz="0" w:space="0" w:color="auto"/>
        <w:bottom w:val="none" w:sz="0" w:space="0" w:color="auto"/>
        <w:right w:val="none" w:sz="0" w:space="0" w:color="auto"/>
      </w:divBdr>
    </w:div>
    <w:div w:id="1373731927">
      <w:bodyDiv w:val="1"/>
      <w:marLeft w:val="0"/>
      <w:marRight w:val="0"/>
      <w:marTop w:val="0"/>
      <w:marBottom w:val="0"/>
      <w:divBdr>
        <w:top w:val="none" w:sz="0" w:space="0" w:color="auto"/>
        <w:left w:val="none" w:sz="0" w:space="0" w:color="auto"/>
        <w:bottom w:val="none" w:sz="0" w:space="0" w:color="auto"/>
        <w:right w:val="none" w:sz="0" w:space="0" w:color="auto"/>
      </w:divBdr>
    </w:div>
    <w:div w:id="1373965874">
      <w:bodyDiv w:val="1"/>
      <w:marLeft w:val="0"/>
      <w:marRight w:val="0"/>
      <w:marTop w:val="0"/>
      <w:marBottom w:val="0"/>
      <w:divBdr>
        <w:top w:val="none" w:sz="0" w:space="0" w:color="auto"/>
        <w:left w:val="none" w:sz="0" w:space="0" w:color="auto"/>
        <w:bottom w:val="none" w:sz="0" w:space="0" w:color="auto"/>
        <w:right w:val="none" w:sz="0" w:space="0" w:color="auto"/>
      </w:divBdr>
    </w:div>
    <w:div w:id="1374501736">
      <w:bodyDiv w:val="1"/>
      <w:marLeft w:val="0"/>
      <w:marRight w:val="0"/>
      <w:marTop w:val="0"/>
      <w:marBottom w:val="0"/>
      <w:divBdr>
        <w:top w:val="none" w:sz="0" w:space="0" w:color="auto"/>
        <w:left w:val="none" w:sz="0" w:space="0" w:color="auto"/>
        <w:bottom w:val="none" w:sz="0" w:space="0" w:color="auto"/>
        <w:right w:val="none" w:sz="0" w:space="0" w:color="auto"/>
      </w:divBdr>
    </w:div>
    <w:div w:id="1374575029">
      <w:bodyDiv w:val="1"/>
      <w:marLeft w:val="0"/>
      <w:marRight w:val="0"/>
      <w:marTop w:val="0"/>
      <w:marBottom w:val="0"/>
      <w:divBdr>
        <w:top w:val="none" w:sz="0" w:space="0" w:color="auto"/>
        <w:left w:val="none" w:sz="0" w:space="0" w:color="auto"/>
        <w:bottom w:val="none" w:sz="0" w:space="0" w:color="auto"/>
        <w:right w:val="none" w:sz="0" w:space="0" w:color="auto"/>
      </w:divBdr>
    </w:div>
    <w:div w:id="1376009111">
      <w:bodyDiv w:val="1"/>
      <w:marLeft w:val="0"/>
      <w:marRight w:val="0"/>
      <w:marTop w:val="0"/>
      <w:marBottom w:val="0"/>
      <w:divBdr>
        <w:top w:val="none" w:sz="0" w:space="0" w:color="auto"/>
        <w:left w:val="none" w:sz="0" w:space="0" w:color="auto"/>
        <w:bottom w:val="none" w:sz="0" w:space="0" w:color="auto"/>
        <w:right w:val="none" w:sz="0" w:space="0" w:color="auto"/>
      </w:divBdr>
    </w:div>
    <w:div w:id="1376538493">
      <w:bodyDiv w:val="1"/>
      <w:marLeft w:val="0"/>
      <w:marRight w:val="0"/>
      <w:marTop w:val="0"/>
      <w:marBottom w:val="0"/>
      <w:divBdr>
        <w:top w:val="none" w:sz="0" w:space="0" w:color="auto"/>
        <w:left w:val="none" w:sz="0" w:space="0" w:color="auto"/>
        <w:bottom w:val="none" w:sz="0" w:space="0" w:color="auto"/>
        <w:right w:val="none" w:sz="0" w:space="0" w:color="auto"/>
      </w:divBdr>
    </w:div>
    <w:div w:id="1376586760">
      <w:bodyDiv w:val="1"/>
      <w:marLeft w:val="0"/>
      <w:marRight w:val="0"/>
      <w:marTop w:val="0"/>
      <w:marBottom w:val="0"/>
      <w:divBdr>
        <w:top w:val="none" w:sz="0" w:space="0" w:color="auto"/>
        <w:left w:val="none" w:sz="0" w:space="0" w:color="auto"/>
        <w:bottom w:val="none" w:sz="0" w:space="0" w:color="auto"/>
        <w:right w:val="none" w:sz="0" w:space="0" w:color="auto"/>
      </w:divBdr>
    </w:div>
    <w:div w:id="1378167290">
      <w:bodyDiv w:val="1"/>
      <w:marLeft w:val="0"/>
      <w:marRight w:val="0"/>
      <w:marTop w:val="0"/>
      <w:marBottom w:val="0"/>
      <w:divBdr>
        <w:top w:val="none" w:sz="0" w:space="0" w:color="auto"/>
        <w:left w:val="none" w:sz="0" w:space="0" w:color="auto"/>
        <w:bottom w:val="none" w:sz="0" w:space="0" w:color="auto"/>
        <w:right w:val="none" w:sz="0" w:space="0" w:color="auto"/>
      </w:divBdr>
    </w:div>
    <w:div w:id="1378434191">
      <w:bodyDiv w:val="1"/>
      <w:marLeft w:val="0"/>
      <w:marRight w:val="0"/>
      <w:marTop w:val="0"/>
      <w:marBottom w:val="0"/>
      <w:divBdr>
        <w:top w:val="none" w:sz="0" w:space="0" w:color="auto"/>
        <w:left w:val="none" w:sz="0" w:space="0" w:color="auto"/>
        <w:bottom w:val="none" w:sz="0" w:space="0" w:color="auto"/>
        <w:right w:val="none" w:sz="0" w:space="0" w:color="auto"/>
      </w:divBdr>
    </w:div>
    <w:div w:id="1379166038">
      <w:bodyDiv w:val="1"/>
      <w:marLeft w:val="0"/>
      <w:marRight w:val="0"/>
      <w:marTop w:val="0"/>
      <w:marBottom w:val="0"/>
      <w:divBdr>
        <w:top w:val="none" w:sz="0" w:space="0" w:color="auto"/>
        <w:left w:val="none" w:sz="0" w:space="0" w:color="auto"/>
        <w:bottom w:val="none" w:sz="0" w:space="0" w:color="auto"/>
        <w:right w:val="none" w:sz="0" w:space="0" w:color="auto"/>
      </w:divBdr>
    </w:div>
    <w:div w:id="1379552273">
      <w:bodyDiv w:val="1"/>
      <w:marLeft w:val="0"/>
      <w:marRight w:val="0"/>
      <w:marTop w:val="0"/>
      <w:marBottom w:val="0"/>
      <w:divBdr>
        <w:top w:val="none" w:sz="0" w:space="0" w:color="auto"/>
        <w:left w:val="none" w:sz="0" w:space="0" w:color="auto"/>
        <w:bottom w:val="none" w:sz="0" w:space="0" w:color="auto"/>
        <w:right w:val="none" w:sz="0" w:space="0" w:color="auto"/>
      </w:divBdr>
    </w:div>
    <w:div w:id="1380125226">
      <w:bodyDiv w:val="1"/>
      <w:marLeft w:val="0"/>
      <w:marRight w:val="0"/>
      <w:marTop w:val="0"/>
      <w:marBottom w:val="0"/>
      <w:divBdr>
        <w:top w:val="none" w:sz="0" w:space="0" w:color="auto"/>
        <w:left w:val="none" w:sz="0" w:space="0" w:color="auto"/>
        <w:bottom w:val="none" w:sz="0" w:space="0" w:color="auto"/>
        <w:right w:val="none" w:sz="0" w:space="0" w:color="auto"/>
      </w:divBdr>
    </w:div>
    <w:div w:id="1380980880">
      <w:bodyDiv w:val="1"/>
      <w:marLeft w:val="0"/>
      <w:marRight w:val="0"/>
      <w:marTop w:val="0"/>
      <w:marBottom w:val="0"/>
      <w:divBdr>
        <w:top w:val="none" w:sz="0" w:space="0" w:color="auto"/>
        <w:left w:val="none" w:sz="0" w:space="0" w:color="auto"/>
        <w:bottom w:val="none" w:sz="0" w:space="0" w:color="auto"/>
        <w:right w:val="none" w:sz="0" w:space="0" w:color="auto"/>
      </w:divBdr>
    </w:div>
    <w:div w:id="1381323750">
      <w:bodyDiv w:val="1"/>
      <w:marLeft w:val="0"/>
      <w:marRight w:val="0"/>
      <w:marTop w:val="0"/>
      <w:marBottom w:val="0"/>
      <w:divBdr>
        <w:top w:val="none" w:sz="0" w:space="0" w:color="auto"/>
        <w:left w:val="none" w:sz="0" w:space="0" w:color="auto"/>
        <w:bottom w:val="none" w:sz="0" w:space="0" w:color="auto"/>
        <w:right w:val="none" w:sz="0" w:space="0" w:color="auto"/>
      </w:divBdr>
    </w:div>
    <w:div w:id="1383213350">
      <w:bodyDiv w:val="1"/>
      <w:marLeft w:val="0"/>
      <w:marRight w:val="0"/>
      <w:marTop w:val="0"/>
      <w:marBottom w:val="0"/>
      <w:divBdr>
        <w:top w:val="none" w:sz="0" w:space="0" w:color="auto"/>
        <w:left w:val="none" w:sz="0" w:space="0" w:color="auto"/>
        <w:bottom w:val="none" w:sz="0" w:space="0" w:color="auto"/>
        <w:right w:val="none" w:sz="0" w:space="0" w:color="auto"/>
      </w:divBdr>
    </w:div>
    <w:div w:id="1383359247">
      <w:bodyDiv w:val="1"/>
      <w:marLeft w:val="0"/>
      <w:marRight w:val="0"/>
      <w:marTop w:val="0"/>
      <w:marBottom w:val="0"/>
      <w:divBdr>
        <w:top w:val="none" w:sz="0" w:space="0" w:color="auto"/>
        <w:left w:val="none" w:sz="0" w:space="0" w:color="auto"/>
        <w:bottom w:val="none" w:sz="0" w:space="0" w:color="auto"/>
        <w:right w:val="none" w:sz="0" w:space="0" w:color="auto"/>
      </w:divBdr>
    </w:div>
    <w:div w:id="1383870635">
      <w:bodyDiv w:val="1"/>
      <w:marLeft w:val="0"/>
      <w:marRight w:val="0"/>
      <w:marTop w:val="0"/>
      <w:marBottom w:val="0"/>
      <w:divBdr>
        <w:top w:val="none" w:sz="0" w:space="0" w:color="auto"/>
        <w:left w:val="none" w:sz="0" w:space="0" w:color="auto"/>
        <w:bottom w:val="none" w:sz="0" w:space="0" w:color="auto"/>
        <w:right w:val="none" w:sz="0" w:space="0" w:color="auto"/>
      </w:divBdr>
    </w:div>
    <w:div w:id="1384674636">
      <w:bodyDiv w:val="1"/>
      <w:marLeft w:val="0"/>
      <w:marRight w:val="0"/>
      <w:marTop w:val="0"/>
      <w:marBottom w:val="0"/>
      <w:divBdr>
        <w:top w:val="none" w:sz="0" w:space="0" w:color="auto"/>
        <w:left w:val="none" w:sz="0" w:space="0" w:color="auto"/>
        <w:bottom w:val="none" w:sz="0" w:space="0" w:color="auto"/>
        <w:right w:val="none" w:sz="0" w:space="0" w:color="auto"/>
      </w:divBdr>
    </w:div>
    <w:div w:id="1385257318">
      <w:bodyDiv w:val="1"/>
      <w:marLeft w:val="0"/>
      <w:marRight w:val="0"/>
      <w:marTop w:val="0"/>
      <w:marBottom w:val="0"/>
      <w:divBdr>
        <w:top w:val="none" w:sz="0" w:space="0" w:color="auto"/>
        <w:left w:val="none" w:sz="0" w:space="0" w:color="auto"/>
        <w:bottom w:val="none" w:sz="0" w:space="0" w:color="auto"/>
        <w:right w:val="none" w:sz="0" w:space="0" w:color="auto"/>
      </w:divBdr>
    </w:div>
    <w:div w:id="1385330760">
      <w:bodyDiv w:val="1"/>
      <w:marLeft w:val="0"/>
      <w:marRight w:val="0"/>
      <w:marTop w:val="0"/>
      <w:marBottom w:val="0"/>
      <w:divBdr>
        <w:top w:val="none" w:sz="0" w:space="0" w:color="auto"/>
        <w:left w:val="none" w:sz="0" w:space="0" w:color="auto"/>
        <w:bottom w:val="none" w:sz="0" w:space="0" w:color="auto"/>
        <w:right w:val="none" w:sz="0" w:space="0" w:color="auto"/>
      </w:divBdr>
    </w:div>
    <w:div w:id="1385720370">
      <w:bodyDiv w:val="1"/>
      <w:marLeft w:val="0"/>
      <w:marRight w:val="0"/>
      <w:marTop w:val="0"/>
      <w:marBottom w:val="0"/>
      <w:divBdr>
        <w:top w:val="none" w:sz="0" w:space="0" w:color="auto"/>
        <w:left w:val="none" w:sz="0" w:space="0" w:color="auto"/>
        <w:bottom w:val="none" w:sz="0" w:space="0" w:color="auto"/>
        <w:right w:val="none" w:sz="0" w:space="0" w:color="auto"/>
      </w:divBdr>
    </w:div>
    <w:div w:id="1386029205">
      <w:bodyDiv w:val="1"/>
      <w:marLeft w:val="0"/>
      <w:marRight w:val="0"/>
      <w:marTop w:val="0"/>
      <w:marBottom w:val="0"/>
      <w:divBdr>
        <w:top w:val="none" w:sz="0" w:space="0" w:color="auto"/>
        <w:left w:val="none" w:sz="0" w:space="0" w:color="auto"/>
        <w:bottom w:val="none" w:sz="0" w:space="0" w:color="auto"/>
        <w:right w:val="none" w:sz="0" w:space="0" w:color="auto"/>
      </w:divBdr>
    </w:div>
    <w:div w:id="1386179081">
      <w:bodyDiv w:val="1"/>
      <w:marLeft w:val="0"/>
      <w:marRight w:val="0"/>
      <w:marTop w:val="0"/>
      <w:marBottom w:val="0"/>
      <w:divBdr>
        <w:top w:val="none" w:sz="0" w:space="0" w:color="auto"/>
        <w:left w:val="none" w:sz="0" w:space="0" w:color="auto"/>
        <w:bottom w:val="none" w:sz="0" w:space="0" w:color="auto"/>
        <w:right w:val="none" w:sz="0" w:space="0" w:color="auto"/>
      </w:divBdr>
    </w:div>
    <w:div w:id="1386442615">
      <w:bodyDiv w:val="1"/>
      <w:marLeft w:val="0"/>
      <w:marRight w:val="0"/>
      <w:marTop w:val="0"/>
      <w:marBottom w:val="0"/>
      <w:divBdr>
        <w:top w:val="none" w:sz="0" w:space="0" w:color="auto"/>
        <w:left w:val="none" w:sz="0" w:space="0" w:color="auto"/>
        <w:bottom w:val="none" w:sz="0" w:space="0" w:color="auto"/>
        <w:right w:val="none" w:sz="0" w:space="0" w:color="auto"/>
      </w:divBdr>
    </w:div>
    <w:div w:id="1387411809">
      <w:bodyDiv w:val="1"/>
      <w:marLeft w:val="0"/>
      <w:marRight w:val="0"/>
      <w:marTop w:val="0"/>
      <w:marBottom w:val="0"/>
      <w:divBdr>
        <w:top w:val="none" w:sz="0" w:space="0" w:color="auto"/>
        <w:left w:val="none" w:sz="0" w:space="0" w:color="auto"/>
        <w:bottom w:val="none" w:sz="0" w:space="0" w:color="auto"/>
        <w:right w:val="none" w:sz="0" w:space="0" w:color="auto"/>
      </w:divBdr>
    </w:div>
    <w:div w:id="1387492858">
      <w:bodyDiv w:val="1"/>
      <w:marLeft w:val="0"/>
      <w:marRight w:val="0"/>
      <w:marTop w:val="0"/>
      <w:marBottom w:val="0"/>
      <w:divBdr>
        <w:top w:val="none" w:sz="0" w:space="0" w:color="auto"/>
        <w:left w:val="none" w:sz="0" w:space="0" w:color="auto"/>
        <w:bottom w:val="none" w:sz="0" w:space="0" w:color="auto"/>
        <w:right w:val="none" w:sz="0" w:space="0" w:color="auto"/>
      </w:divBdr>
    </w:div>
    <w:div w:id="1387799705">
      <w:bodyDiv w:val="1"/>
      <w:marLeft w:val="0"/>
      <w:marRight w:val="0"/>
      <w:marTop w:val="0"/>
      <w:marBottom w:val="0"/>
      <w:divBdr>
        <w:top w:val="none" w:sz="0" w:space="0" w:color="auto"/>
        <w:left w:val="none" w:sz="0" w:space="0" w:color="auto"/>
        <w:bottom w:val="none" w:sz="0" w:space="0" w:color="auto"/>
        <w:right w:val="none" w:sz="0" w:space="0" w:color="auto"/>
      </w:divBdr>
    </w:div>
    <w:div w:id="1388798010">
      <w:bodyDiv w:val="1"/>
      <w:marLeft w:val="0"/>
      <w:marRight w:val="0"/>
      <w:marTop w:val="0"/>
      <w:marBottom w:val="0"/>
      <w:divBdr>
        <w:top w:val="none" w:sz="0" w:space="0" w:color="auto"/>
        <w:left w:val="none" w:sz="0" w:space="0" w:color="auto"/>
        <w:bottom w:val="none" w:sz="0" w:space="0" w:color="auto"/>
        <w:right w:val="none" w:sz="0" w:space="0" w:color="auto"/>
      </w:divBdr>
    </w:div>
    <w:div w:id="1389189613">
      <w:bodyDiv w:val="1"/>
      <w:marLeft w:val="0"/>
      <w:marRight w:val="0"/>
      <w:marTop w:val="0"/>
      <w:marBottom w:val="0"/>
      <w:divBdr>
        <w:top w:val="none" w:sz="0" w:space="0" w:color="auto"/>
        <w:left w:val="none" w:sz="0" w:space="0" w:color="auto"/>
        <w:bottom w:val="none" w:sz="0" w:space="0" w:color="auto"/>
        <w:right w:val="none" w:sz="0" w:space="0" w:color="auto"/>
      </w:divBdr>
    </w:div>
    <w:div w:id="1389263485">
      <w:bodyDiv w:val="1"/>
      <w:marLeft w:val="0"/>
      <w:marRight w:val="0"/>
      <w:marTop w:val="0"/>
      <w:marBottom w:val="0"/>
      <w:divBdr>
        <w:top w:val="none" w:sz="0" w:space="0" w:color="auto"/>
        <w:left w:val="none" w:sz="0" w:space="0" w:color="auto"/>
        <w:bottom w:val="none" w:sz="0" w:space="0" w:color="auto"/>
        <w:right w:val="none" w:sz="0" w:space="0" w:color="auto"/>
      </w:divBdr>
    </w:div>
    <w:div w:id="1389762994">
      <w:bodyDiv w:val="1"/>
      <w:marLeft w:val="0"/>
      <w:marRight w:val="0"/>
      <w:marTop w:val="0"/>
      <w:marBottom w:val="0"/>
      <w:divBdr>
        <w:top w:val="none" w:sz="0" w:space="0" w:color="auto"/>
        <w:left w:val="none" w:sz="0" w:space="0" w:color="auto"/>
        <w:bottom w:val="none" w:sz="0" w:space="0" w:color="auto"/>
        <w:right w:val="none" w:sz="0" w:space="0" w:color="auto"/>
      </w:divBdr>
    </w:div>
    <w:div w:id="1389845502">
      <w:bodyDiv w:val="1"/>
      <w:marLeft w:val="0"/>
      <w:marRight w:val="0"/>
      <w:marTop w:val="0"/>
      <w:marBottom w:val="0"/>
      <w:divBdr>
        <w:top w:val="none" w:sz="0" w:space="0" w:color="auto"/>
        <w:left w:val="none" w:sz="0" w:space="0" w:color="auto"/>
        <w:bottom w:val="none" w:sz="0" w:space="0" w:color="auto"/>
        <w:right w:val="none" w:sz="0" w:space="0" w:color="auto"/>
      </w:divBdr>
    </w:div>
    <w:div w:id="1390346843">
      <w:bodyDiv w:val="1"/>
      <w:marLeft w:val="0"/>
      <w:marRight w:val="0"/>
      <w:marTop w:val="0"/>
      <w:marBottom w:val="0"/>
      <w:divBdr>
        <w:top w:val="none" w:sz="0" w:space="0" w:color="auto"/>
        <w:left w:val="none" w:sz="0" w:space="0" w:color="auto"/>
        <w:bottom w:val="none" w:sz="0" w:space="0" w:color="auto"/>
        <w:right w:val="none" w:sz="0" w:space="0" w:color="auto"/>
      </w:divBdr>
    </w:div>
    <w:div w:id="1390882504">
      <w:bodyDiv w:val="1"/>
      <w:marLeft w:val="0"/>
      <w:marRight w:val="0"/>
      <w:marTop w:val="0"/>
      <w:marBottom w:val="0"/>
      <w:divBdr>
        <w:top w:val="none" w:sz="0" w:space="0" w:color="auto"/>
        <w:left w:val="none" w:sz="0" w:space="0" w:color="auto"/>
        <w:bottom w:val="none" w:sz="0" w:space="0" w:color="auto"/>
        <w:right w:val="none" w:sz="0" w:space="0" w:color="auto"/>
      </w:divBdr>
    </w:div>
    <w:div w:id="1391005198">
      <w:bodyDiv w:val="1"/>
      <w:marLeft w:val="0"/>
      <w:marRight w:val="0"/>
      <w:marTop w:val="0"/>
      <w:marBottom w:val="0"/>
      <w:divBdr>
        <w:top w:val="none" w:sz="0" w:space="0" w:color="auto"/>
        <w:left w:val="none" w:sz="0" w:space="0" w:color="auto"/>
        <w:bottom w:val="none" w:sz="0" w:space="0" w:color="auto"/>
        <w:right w:val="none" w:sz="0" w:space="0" w:color="auto"/>
      </w:divBdr>
    </w:div>
    <w:div w:id="1391226997">
      <w:bodyDiv w:val="1"/>
      <w:marLeft w:val="0"/>
      <w:marRight w:val="0"/>
      <w:marTop w:val="0"/>
      <w:marBottom w:val="0"/>
      <w:divBdr>
        <w:top w:val="none" w:sz="0" w:space="0" w:color="auto"/>
        <w:left w:val="none" w:sz="0" w:space="0" w:color="auto"/>
        <w:bottom w:val="none" w:sz="0" w:space="0" w:color="auto"/>
        <w:right w:val="none" w:sz="0" w:space="0" w:color="auto"/>
      </w:divBdr>
    </w:div>
    <w:div w:id="1392314633">
      <w:bodyDiv w:val="1"/>
      <w:marLeft w:val="0"/>
      <w:marRight w:val="0"/>
      <w:marTop w:val="0"/>
      <w:marBottom w:val="0"/>
      <w:divBdr>
        <w:top w:val="none" w:sz="0" w:space="0" w:color="auto"/>
        <w:left w:val="none" w:sz="0" w:space="0" w:color="auto"/>
        <w:bottom w:val="none" w:sz="0" w:space="0" w:color="auto"/>
        <w:right w:val="none" w:sz="0" w:space="0" w:color="auto"/>
      </w:divBdr>
    </w:div>
    <w:div w:id="1393114880">
      <w:bodyDiv w:val="1"/>
      <w:marLeft w:val="0"/>
      <w:marRight w:val="0"/>
      <w:marTop w:val="0"/>
      <w:marBottom w:val="0"/>
      <w:divBdr>
        <w:top w:val="none" w:sz="0" w:space="0" w:color="auto"/>
        <w:left w:val="none" w:sz="0" w:space="0" w:color="auto"/>
        <w:bottom w:val="none" w:sz="0" w:space="0" w:color="auto"/>
        <w:right w:val="none" w:sz="0" w:space="0" w:color="auto"/>
      </w:divBdr>
    </w:div>
    <w:div w:id="1394960554">
      <w:bodyDiv w:val="1"/>
      <w:marLeft w:val="0"/>
      <w:marRight w:val="0"/>
      <w:marTop w:val="0"/>
      <w:marBottom w:val="0"/>
      <w:divBdr>
        <w:top w:val="none" w:sz="0" w:space="0" w:color="auto"/>
        <w:left w:val="none" w:sz="0" w:space="0" w:color="auto"/>
        <w:bottom w:val="none" w:sz="0" w:space="0" w:color="auto"/>
        <w:right w:val="none" w:sz="0" w:space="0" w:color="auto"/>
      </w:divBdr>
    </w:div>
    <w:div w:id="1394965430">
      <w:bodyDiv w:val="1"/>
      <w:marLeft w:val="0"/>
      <w:marRight w:val="0"/>
      <w:marTop w:val="0"/>
      <w:marBottom w:val="0"/>
      <w:divBdr>
        <w:top w:val="none" w:sz="0" w:space="0" w:color="auto"/>
        <w:left w:val="none" w:sz="0" w:space="0" w:color="auto"/>
        <w:bottom w:val="none" w:sz="0" w:space="0" w:color="auto"/>
        <w:right w:val="none" w:sz="0" w:space="0" w:color="auto"/>
      </w:divBdr>
    </w:div>
    <w:div w:id="1395548682">
      <w:bodyDiv w:val="1"/>
      <w:marLeft w:val="0"/>
      <w:marRight w:val="0"/>
      <w:marTop w:val="0"/>
      <w:marBottom w:val="0"/>
      <w:divBdr>
        <w:top w:val="none" w:sz="0" w:space="0" w:color="auto"/>
        <w:left w:val="none" w:sz="0" w:space="0" w:color="auto"/>
        <w:bottom w:val="none" w:sz="0" w:space="0" w:color="auto"/>
        <w:right w:val="none" w:sz="0" w:space="0" w:color="auto"/>
      </w:divBdr>
    </w:div>
    <w:div w:id="1395857248">
      <w:bodyDiv w:val="1"/>
      <w:marLeft w:val="0"/>
      <w:marRight w:val="0"/>
      <w:marTop w:val="0"/>
      <w:marBottom w:val="0"/>
      <w:divBdr>
        <w:top w:val="none" w:sz="0" w:space="0" w:color="auto"/>
        <w:left w:val="none" w:sz="0" w:space="0" w:color="auto"/>
        <w:bottom w:val="none" w:sz="0" w:space="0" w:color="auto"/>
        <w:right w:val="none" w:sz="0" w:space="0" w:color="auto"/>
      </w:divBdr>
    </w:div>
    <w:div w:id="1395929343">
      <w:bodyDiv w:val="1"/>
      <w:marLeft w:val="0"/>
      <w:marRight w:val="0"/>
      <w:marTop w:val="0"/>
      <w:marBottom w:val="0"/>
      <w:divBdr>
        <w:top w:val="none" w:sz="0" w:space="0" w:color="auto"/>
        <w:left w:val="none" w:sz="0" w:space="0" w:color="auto"/>
        <w:bottom w:val="none" w:sz="0" w:space="0" w:color="auto"/>
        <w:right w:val="none" w:sz="0" w:space="0" w:color="auto"/>
      </w:divBdr>
    </w:div>
    <w:div w:id="1396509360">
      <w:bodyDiv w:val="1"/>
      <w:marLeft w:val="0"/>
      <w:marRight w:val="0"/>
      <w:marTop w:val="0"/>
      <w:marBottom w:val="0"/>
      <w:divBdr>
        <w:top w:val="none" w:sz="0" w:space="0" w:color="auto"/>
        <w:left w:val="none" w:sz="0" w:space="0" w:color="auto"/>
        <w:bottom w:val="none" w:sz="0" w:space="0" w:color="auto"/>
        <w:right w:val="none" w:sz="0" w:space="0" w:color="auto"/>
      </w:divBdr>
    </w:div>
    <w:div w:id="1398092117">
      <w:bodyDiv w:val="1"/>
      <w:marLeft w:val="0"/>
      <w:marRight w:val="0"/>
      <w:marTop w:val="0"/>
      <w:marBottom w:val="0"/>
      <w:divBdr>
        <w:top w:val="none" w:sz="0" w:space="0" w:color="auto"/>
        <w:left w:val="none" w:sz="0" w:space="0" w:color="auto"/>
        <w:bottom w:val="none" w:sz="0" w:space="0" w:color="auto"/>
        <w:right w:val="none" w:sz="0" w:space="0" w:color="auto"/>
      </w:divBdr>
    </w:div>
    <w:div w:id="1399547623">
      <w:bodyDiv w:val="1"/>
      <w:marLeft w:val="0"/>
      <w:marRight w:val="0"/>
      <w:marTop w:val="0"/>
      <w:marBottom w:val="0"/>
      <w:divBdr>
        <w:top w:val="none" w:sz="0" w:space="0" w:color="auto"/>
        <w:left w:val="none" w:sz="0" w:space="0" w:color="auto"/>
        <w:bottom w:val="none" w:sz="0" w:space="0" w:color="auto"/>
        <w:right w:val="none" w:sz="0" w:space="0" w:color="auto"/>
      </w:divBdr>
    </w:div>
    <w:div w:id="1399595332">
      <w:bodyDiv w:val="1"/>
      <w:marLeft w:val="0"/>
      <w:marRight w:val="0"/>
      <w:marTop w:val="0"/>
      <w:marBottom w:val="0"/>
      <w:divBdr>
        <w:top w:val="none" w:sz="0" w:space="0" w:color="auto"/>
        <w:left w:val="none" w:sz="0" w:space="0" w:color="auto"/>
        <w:bottom w:val="none" w:sz="0" w:space="0" w:color="auto"/>
        <w:right w:val="none" w:sz="0" w:space="0" w:color="auto"/>
      </w:divBdr>
    </w:div>
    <w:div w:id="1400250007">
      <w:bodyDiv w:val="1"/>
      <w:marLeft w:val="0"/>
      <w:marRight w:val="0"/>
      <w:marTop w:val="0"/>
      <w:marBottom w:val="0"/>
      <w:divBdr>
        <w:top w:val="none" w:sz="0" w:space="0" w:color="auto"/>
        <w:left w:val="none" w:sz="0" w:space="0" w:color="auto"/>
        <w:bottom w:val="none" w:sz="0" w:space="0" w:color="auto"/>
        <w:right w:val="none" w:sz="0" w:space="0" w:color="auto"/>
      </w:divBdr>
    </w:div>
    <w:div w:id="1400515130">
      <w:bodyDiv w:val="1"/>
      <w:marLeft w:val="0"/>
      <w:marRight w:val="0"/>
      <w:marTop w:val="0"/>
      <w:marBottom w:val="0"/>
      <w:divBdr>
        <w:top w:val="none" w:sz="0" w:space="0" w:color="auto"/>
        <w:left w:val="none" w:sz="0" w:space="0" w:color="auto"/>
        <w:bottom w:val="none" w:sz="0" w:space="0" w:color="auto"/>
        <w:right w:val="none" w:sz="0" w:space="0" w:color="auto"/>
      </w:divBdr>
    </w:div>
    <w:div w:id="1402828437">
      <w:bodyDiv w:val="1"/>
      <w:marLeft w:val="0"/>
      <w:marRight w:val="0"/>
      <w:marTop w:val="0"/>
      <w:marBottom w:val="0"/>
      <w:divBdr>
        <w:top w:val="none" w:sz="0" w:space="0" w:color="auto"/>
        <w:left w:val="none" w:sz="0" w:space="0" w:color="auto"/>
        <w:bottom w:val="none" w:sz="0" w:space="0" w:color="auto"/>
        <w:right w:val="none" w:sz="0" w:space="0" w:color="auto"/>
      </w:divBdr>
    </w:div>
    <w:div w:id="1403674613">
      <w:bodyDiv w:val="1"/>
      <w:marLeft w:val="0"/>
      <w:marRight w:val="0"/>
      <w:marTop w:val="0"/>
      <w:marBottom w:val="0"/>
      <w:divBdr>
        <w:top w:val="none" w:sz="0" w:space="0" w:color="auto"/>
        <w:left w:val="none" w:sz="0" w:space="0" w:color="auto"/>
        <w:bottom w:val="none" w:sz="0" w:space="0" w:color="auto"/>
        <w:right w:val="none" w:sz="0" w:space="0" w:color="auto"/>
      </w:divBdr>
    </w:div>
    <w:div w:id="1403716355">
      <w:bodyDiv w:val="1"/>
      <w:marLeft w:val="0"/>
      <w:marRight w:val="0"/>
      <w:marTop w:val="0"/>
      <w:marBottom w:val="0"/>
      <w:divBdr>
        <w:top w:val="none" w:sz="0" w:space="0" w:color="auto"/>
        <w:left w:val="none" w:sz="0" w:space="0" w:color="auto"/>
        <w:bottom w:val="none" w:sz="0" w:space="0" w:color="auto"/>
        <w:right w:val="none" w:sz="0" w:space="0" w:color="auto"/>
      </w:divBdr>
    </w:div>
    <w:div w:id="1403866563">
      <w:bodyDiv w:val="1"/>
      <w:marLeft w:val="0"/>
      <w:marRight w:val="0"/>
      <w:marTop w:val="0"/>
      <w:marBottom w:val="0"/>
      <w:divBdr>
        <w:top w:val="none" w:sz="0" w:space="0" w:color="auto"/>
        <w:left w:val="none" w:sz="0" w:space="0" w:color="auto"/>
        <w:bottom w:val="none" w:sz="0" w:space="0" w:color="auto"/>
        <w:right w:val="none" w:sz="0" w:space="0" w:color="auto"/>
      </w:divBdr>
    </w:div>
    <w:div w:id="1404528390">
      <w:bodyDiv w:val="1"/>
      <w:marLeft w:val="0"/>
      <w:marRight w:val="0"/>
      <w:marTop w:val="0"/>
      <w:marBottom w:val="0"/>
      <w:divBdr>
        <w:top w:val="none" w:sz="0" w:space="0" w:color="auto"/>
        <w:left w:val="none" w:sz="0" w:space="0" w:color="auto"/>
        <w:bottom w:val="none" w:sz="0" w:space="0" w:color="auto"/>
        <w:right w:val="none" w:sz="0" w:space="0" w:color="auto"/>
      </w:divBdr>
    </w:div>
    <w:div w:id="1405375752">
      <w:bodyDiv w:val="1"/>
      <w:marLeft w:val="0"/>
      <w:marRight w:val="0"/>
      <w:marTop w:val="0"/>
      <w:marBottom w:val="0"/>
      <w:divBdr>
        <w:top w:val="none" w:sz="0" w:space="0" w:color="auto"/>
        <w:left w:val="none" w:sz="0" w:space="0" w:color="auto"/>
        <w:bottom w:val="none" w:sz="0" w:space="0" w:color="auto"/>
        <w:right w:val="none" w:sz="0" w:space="0" w:color="auto"/>
      </w:divBdr>
    </w:div>
    <w:div w:id="1406297726">
      <w:bodyDiv w:val="1"/>
      <w:marLeft w:val="0"/>
      <w:marRight w:val="0"/>
      <w:marTop w:val="0"/>
      <w:marBottom w:val="0"/>
      <w:divBdr>
        <w:top w:val="none" w:sz="0" w:space="0" w:color="auto"/>
        <w:left w:val="none" w:sz="0" w:space="0" w:color="auto"/>
        <w:bottom w:val="none" w:sz="0" w:space="0" w:color="auto"/>
        <w:right w:val="none" w:sz="0" w:space="0" w:color="auto"/>
      </w:divBdr>
    </w:div>
    <w:div w:id="1406683821">
      <w:bodyDiv w:val="1"/>
      <w:marLeft w:val="0"/>
      <w:marRight w:val="0"/>
      <w:marTop w:val="0"/>
      <w:marBottom w:val="0"/>
      <w:divBdr>
        <w:top w:val="none" w:sz="0" w:space="0" w:color="auto"/>
        <w:left w:val="none" w:sz="0" w:space="0" w:color="auto"/>
        <w:bottom w:val="none" w:sz="0" w:space="0" w:color="auto"/>
        <w:right w:val="none" w:sz="0" w:space="0" w:color="auto"/>
      </w:divBdr>
    </w:div>
    <w:div w:id="1407921909">
      <w:bodyDiv w:val="1"/>
      <w:marLeft w:val="0"/>
      <w:marRight w:val="0"/>
      <w:marTop w:val="0"/>
      <w:marBottom w:val="0"/>
      <w:divBdr>
        <w:top w:val="none" w:sz="0" w:space="0" w:color="auto"/>
        <w:left w:val="none" w:sz="0" w:space="0" w:color="auto"/>
        <w:bottom w:val="none" w:sz="0" w:space="0" w:color="auto"/>
        <w:right w:val="none" w:sz="0" w:space="0" w:color="auto"/>
      </w:divBdr>
    </w:div>
    <w:div w:id="1409309450">
      <w:bodyDiv w:val="1"/>
      <w:marLeft w:val="0"/>
      <w:marRight w:val="0"/>
      <w:marTop w:val="0"/>
      <w:marBottom w:val="0"/>
      <w:divBdr>
        <w:top w:val="none" w:sz="0" w:space="0" w:color="auto"/>
        <w:left w:val="none" w:sz="0" w:space="0" w:color="auto"/>
        <w:bottom w:val="none" w:sz="0" w:space="0" w:color="auto"/>
        <w:right w:val="none" w:sz="0" w:space="0" w:color="auto"/>
      </w:divBdr>
    </w:div>
    <w:div w:id="1410082032">
      <w:bodyDiv w:val="1"/>
      <w:marLeft w:val="0"/>
      <w:marRight w:val="0"/>
      <w:marTop w:val="0"/>
      <w:marBottom w:val="0"/>
      <w:divBdr>
        <w:top w:val="none" w:sz="0" w:space="0" w:color="auto"/>
        <w:left w:val="none" w:sz="0" w:space="0" w:color="auto"/>
        <w:bottom w:val="none" w:sz="0" w:space="0" w:color="auto"/>
        <w:right w:val="none" w:sz="0" w:space="0" w:color="auto"/>
      </w:divBdr>
    </w:div>
    <w:div w:id="1410152530">
      <w:bodyDiv w:val="1"/>
      <w:marLeft w:val="0"/>
      <w:marRight w:val="0"/>
      <w:marTop w:val="0"/>
      <w:marBottom w:val="0"/>
      <w:divBdr>
        <w:top w:val="none" w:sz="0" w:space="0" w:color="auto"/>
        <w:left w:val="none" w:sz="0" w:space="0" w:color="auto"/>
        <w:bottom w:val="none" w:sz="0" w:space="0" w:color="auto"/>
        <w:right w:val="none" w:sz="0" w:space="0" w:color="auto"/>
      </w:divBdr>
    </w:div>
    <w:div w:id="1410269641">
      <w:bodyDiv w:val="1"/>
      <w:marLeft w:val="0"/>
      <w:marRight w:val="0"/>
      <w:marTop w:val="0"/>
      <w:marBottom w:val="0"/>
      <w:divBdr>
        <w:top w:val="none" w:sz="0" w:space="0" w:color="auto"/>
        <w:left w:val="none" w:sz="0" w:space="0" w:color="auto"/>
        <w:bottom w:val="none" w:sz="0" w:space="0" w:color="auto"/>
        <w:right w:val="none" w:sz="0" w:space="0" w:color="auto"/>
      </w:divBdr>
    </w:div>
    <w:div w:id="1411078065">
      <w:bodyDiv w:val="1"/>
      <w:marLeft w:val="0"/>
      <w:marRight w:val="0"/>
      <w:marTop w:val="0"/>
      <w:marBottom w:val="0"/>
      <w:divBdr>
        <w:top w:val="none" w:sz="0" w:space="0" w:color="auto"/>
        <w:left w:val="none" w:sz="0" w:space="0" w:color="auto"/>
        <w:bottom w:val="none" w:sz="0" w:space="0" w:color="auto"/>
        <w:right w:val="none" w:sz="0" w:space="0" w:color="auto"/>
      </w:divBdr>
    </w:div>
    <w:div w:id="1413047839">
      <w:bodyDiv w:val="1"/>
      <w:marLeft w:val="0"/>
      <w:marRight w:val="0"/>
      <w:marTop w:val="0"/>
      <w:marBottom w:val="0"/>
      <w:divBdr>
        <w:top w:val="none" w:sz="0" w:space="0" w:color="auto"/>
        <w:left w:val="none" w:sz="0" w:space="0" w:color="auto"/>
        <w:bottom w:val="none" w:sz="0" w:space="0" w:color="auto"/>
        <w:right w:val="none" w:sz="0" w:space="0" w:color="auto"/>
      </w:divBdr>
    </w:div>
    <w:div w:id="1413701007">
      <w:bodyDiv w:val="1"/>
      <w:marLeft w:val="0"/>
      <w:marRight w:val="0"/>
      <w:marTop w:val="0"/>
      <w:marBottom w:val="0"/>
      <w:divBdr>
        <w:top w:val="none" w:sz="0" w:space="0" w:color="auto"/>
        <w:left w:val="none" w:sz="0" w:space="0" w:color="auto"/>
        <w:bottom w:val="none" w:sz="0" w:space="0" w:color="auto"/>
        <w:right w:val="none" w:sz="0" w:space="0" w:color="auto"/>
      </w:divBdr>
    </w:div>
    <w:div w:id="1413703512">
      <w:bodyDiv w:val="1"/>
      <w:marLeft w:val="0"/>
      <w:marRight w:val="0"/>
      <w:marTop w:val="0"/>
      <w:marBottom w:val="0"/>
      <w:divBdr>
        <w:top w:val="none" w:sz="0" w:space="0" w:color="auto"/>
        <w:left w:val="none" w:sz="0" w:space="0" w:color="auto"/>
        <w:bottom w:val="none" w:sz="0" w:space="0" w:color="auto"/>
        <w:right w:val="none" w:sz="0" w:space="0" w:color="auto"/>
      </w:divBdr>
    </w:div>
    <w:div w:id="1413969537">
      <w:bodyDiv w:val="1"/>
      <w:marLeft w:val="0"/>
      <w:marRight w:val="0"/>
      <w:marTop w:val="0"/>
      <w:marBottom w:val="0"/>
      <w:divBdr>
        <w:top w:val="none" w:sz="0" w:space="0" w:color="auto"/>
        <w:left w:val="none" w:sz="0" w:space="0" w:color="auto"/>
        <w:bottom w:val="none" w:sz="0" w:space="0" w:color="auto"/>
        <w:right w:val="none" w:sz="0" w:space="0" w:color="auto"/>
      </w:divBdr>
    </w:div>
    <w:div w:id="1416392180">
      <w:bodyDiv w:val="1"/>
      <w:marLeft w:val="0"/>
      <w:marRight w:val="0"/>
      <w:marTop w:val="0"/>
      <w:marBottom w:val="0"/>
      <w:divBdr>
        <w:top w:val="none" w:sz="0" w:space="0" w:color="auto"/>
        <w:left w:val="none" w:sz="0" w:space="0" w:color="auto"/>
        <w:bottom w:val="none" w:sz="0" w:space="0" w:color="auto"/>
        <w:right w:val="none" w:sz="0" w:space="0" w:color="auto"/>
      </w:divBdr>
    </w:div>
    <w:div w:id="1417940981">
      <w:bodyDiv w:val="1"/>
      <w:marLeft w:val="0"/>
      <w:marRight w:val="0"/>
      <w:marTop w:val="0"/>
      <w:marBottom w:val="0"/>
      <w:divBdr>
        <w:top w:val="none" w:sz="0" w:space="0" w:color="auto"/>
        <w:left w:val="none" w:sz="0" w:space="0" w:color="auto"/>
        <w:bottom w:val="none" w:sz="0" w:space="0" w:color="auto"/>
        <w:right w:val="none" w:sz="0" w:space="0" w:color="auto"/>
      </w:divBdr>
    </w:div>
    <w:div w:id="1418667809">
      <w:bodyDiv w:val="1"/>
      <w:marLeft w:val="0"/>
      <w:marRight w:val="0"/>
      <w:marTop w:val="0"/>
      <w:marBottom w:val="0"/>
      <w:divBdr>
        <w:top w:val="none" w:sz="0" w:space="0" w:color="auto"/>
        <w:left w:val="none" w:sz="0" w:space="0" w:color="auto"/>
        <w:bottom w:val="none" w:sz="0" w:space="0" w:color="auto"/>
        <w:right w:val="none" w:sz="0" w:space="0" w:color="auto"/>
      </w:divBdr>
    </w:div>
    <w:div w:id="1418675341">
      <w:bodyDiv w:val="1"/>
      <w:marLeft w:val="0"/>
      <w:marRight w:val="0"/>
      <w:marTop w:val="0"/>
      <w:marBottom w:val="0"/>
      <w:divBdr>
        <w:top w:val="none" w:sz="0" w:space="0" w:color="auto"/>
        <w:left w:val="none" w:sz="0" w:space="0" w:color="auto"/>
        <w:bottom w:val="none" w:sz="0" w:space="0" w:color="auto"/>
        <w:right w:val="none" w:sz="0" w:space="0" w:color="auto"/>
      </w:divBdr>
    </w:div>
    <w:div w:id="1419475545">
      <w:bodyDiv w:val="1"/>
      <w:marLeft w:val="0"/>
      <w:marRight w:val="0"/>
      <w:marTop w:val="0"/>
      <w:marBottom w:val="0"/>
      <w:divBdr>
        <w:top w:val="none" w:sz="0" w:space="0" w:color="auto"/>
        <w:left w:val="none" w:sz="0" w:space="0" w:color="auto"/>
        <w:bottom w:val="none" w:sz="0" w:space="0" w:color="auto"/>
        <w:right w:val="none" w:sz="0" w:space="0" w:color="auto"/>
      </w:divBdr>
    </w:div>
    <w:div w:id="1420100462">
      <w:bodyDiv w:val="1"/>
      <w:marLeft w:val="0"/>
      <w:marRight w:val="0"/>
      <w:marTop w:val="0"/>
      <w:marBottom w:val="0"/>
      <w:divBdr>
        <w:top w:val="none" w:sz="0" w:space="0" w:color="auto"/>
        <w:left w:val="none" w:sz="0" w:space="0" w:color="auto"/>
        <w:bottom w:val="none" w:sz="0" w:space="0" w:color="auto"/>
        <w:right w:val="none" w:sz="0" w:space="0" w:color="auto"/>
      </w:divBdr>
    </w:div>
    <w:div w:id="1420567726">
      <w:bodyDiv w:val="1"/>
      <w:marLeft w:val="0"/>
      <w:marRight w:val="0"/>
      <w:marTop w:val="0"/>
      <w:marBottom w:val="0"/>
      <w:divBdr>
        <w:top w:val="none" w:sz="0" w:space="0" w:color="auto"/>
        <w:left w:val="none" w:sz="0" w:space="0" w:color="auto"/>
        <w:bottom w:val="none" w:sz="0" w:space="0" w:color="auto"/>
        <w:right w:val="none" w:sz="0" w:space="0" w:color="auto"/>
      </w:divBdr>
    </w:div>
    <w:div w:id="1420639550">
      <w:bodyDiv w:val="1"/>
      <w:marLeft w:val="0"/>
      <w:marRight w:val="0"/>
      <w:marTop w:val="0"/>
      <w:marBottom w:val="0"/>
      <w:divBdr>
        <w:top w:val="none" w:sz="0" w:space="0" w:color="auto"/>
        <w:left w:val="none" w:sz="0" w:space="0" w:color="auto"/>
        <w:bottom w:val="none" w:sz="0" w:space="0" w:color="auto"/>
        <w:right w:val="none" w:sz="0" w:space="0" w:color="auto"/>
      </w:divBdr>
    </w:div>
    <w:div w:id="1421289572">
      <w:bodyDiv w:val="1"/>
      <w:marLeft w:val="0"/>
      <w:marRight w:val="0"/>
      <w:marTop w:val="0"/>
      <w:marBottom w:val="0"/>
      <w:divBdr>
        <w:top w:val="none" w:sz="0" w:space="0" w:color="auto"/>
        <w:left w:val="none" w:sz="0" w:space="0" w:color="auto"/>
        <w:bottom w:val="none" w:sz="0" w:space="0" w:color="auto"/>
        <w:right w:val="none" w:sz="0" w:space="0" w:color="auto"/>
      </w:divBdr>
    </w:div>
    <w:div w:id="1421755142">
      <w:bodyDiv w:val="1"/>
      <w:marLeft w:val="0"/>
      <w:marRight w:val="0"/>
      <w:marTop w:val="0"/>
      <w:marBottom w:val="0"/>
      <w:divBdr>
        <w:top w:val="none" w:sz="0" w:space="0" w:color="auto"/>
        <w:left w:val="none" w:sz="0" w:space="0" w:color="auto"/>
        <w:bottom w:val="none" w:sz="0" w:space="0" w:color="auto"/>
        <w:right w:val="none" w:sz="0" w:space="0" w:color="auto"/>
      </w:divBdr>
    </w:div>
    <w:div w:id="1421952725">
      <w:bodyDiv w:val="1"/>
      <w:marLeft w:val="0"/>
      <w:marRight w:val="0"/>
      <w:marTop w:val="0"/>
      <w:marBottom w:val="0"/>
      <w:divBdr>
        <w:top w:val="none" w:sz="0" w:space="0" w:color="auto"/>
        <w:left w:val="none" w:sz="0" w:space="0" w:color="auto"/>
        <w:bottom w:val="none" w:sz="0" w:space="0" w:color="auto"/>
        <w:right w:val="none" w:sz="0" w:space="0" w:color="auto"/>
      </w:divBdr>
    </w:div>
    <w:div w:id="1422335487">
      <w:bodyDiv w:val="1"/>
      <w:marLeft w:val="0"/>
      <w:marRight w:val="0"/>
      <w:marTop w:val="0"/>
      <w:marBottom w:val="0"/>
      <w:divBdr>
        <w:top w:val="none" w:sz="0" w:space="0" w:color="auto"/>
        <w:left w:val="none" w:sz="0" w:space="0" w:color="auto"/>
        <w:bottom w:val="none" w:sz="0" w:space="0" w:color="auto"/>
        <w:right w:val="none" w:sz="0" w:space="0" w:color="auto"/>
      </w:divBdr>
    </w:div>
    <w:div w:id="1423797328">
      <w:bodyDiv w:val="1"/>
      <w:marLeft w:val="0"/>
      <w:marRight w:val="0"/>
      <w:marTop w:val="0"/>
      <w:marBottom w:val="0"/>
      <w:divBdr>
        <w:top w:val="none" w:sz="0" w:space="0" w:color="auto"/>
        <w:left w:val="none" w:sz="0" w:space="0" w:color="auto"/>
        <w:bottom w:val="none" w:sz="0" w:space="0" w:color="auto"/>
        <w:right w:val="none" w:sz="0" w:space="0" w:color="auto"/>
      </w:divBdr>
    </w:div>
    <w:div w:id="1424571928">
      <w:bodyDiv w:val="1"/>
      <w:marLeft w:val="0"/>
      <w:marRight w:val="0"/>
      <w:marTop w:val="0"/>
      <w:marBottom w:val="0"/>
      <w:divBdr>
        <w:top w:val="none" w:sz="0" w:space="0" w:color="auto"/>
        <w:left w:val="none" w:sz="0" w:space="0" w:color="auto"/>
        <w:bottom w:val="none" w:sz="0" w:space="0" w:color="auto"/>
        <w:right w:val="none" w:sz="0" w:space="0" w:color="auto"/>
      </w:divBdr>
    </w:div>
    <w:div w:id="1425372845">
      <w:bodyDiv w:val="1"/>
      <w:marLeft w:val="0"/>
      <w:marRight w:val="0"/>
      <w:marTop w:val="0"/>
      <w:marBottom w:val="0"/>
      <w:divBdr>
        <w:top w:val="none" w:sz="0" w:space="0" w:color="auto"/>
        <w:left w:val="none" w:sz="0" w:space="0" w:color="auto"/>
        <w:bottom w:val="none" w:sz="0" w:space="0" w:color="auto"/>
        <w:right w:val="none" w:sz="0" w:space="0" w:color="auto"/>
      </w:divBdr>
    </w:div>
    <w:div w:id="1427730586">
      <w:bodyDiv w:val="1"/>
      <w:marLeft w:val="0"/>
      <w:marRight w:val="0"/>
      <w:marTop w:val="0"/>
      <w:marBottom w:val="0"/>
      <w:divBdr>
        <w:top w:val="none" w:sz="0" w:space="0" w:color="auto"/>
        <w:left w:val="none" w:sz="0" w:space="0" w:color="auto"/>
        <w:bottom w:val="none" w:sz="0" w:space="0" w:color="auto"/>
        <w:right w:val="none" w:sz="0" w:space="0" w:color="auto"/>
      </w:divBdr>
    </w:div>
    <w:div w:id="1427843890">
      <w:bodyDiv w:val="1"/>
      <w:marLeft w:val="0"/>
      <w:marRight w:val="0"/>
      <w:marTop w:val="0"/>
      <w:marBottom w:val="0"/>
      <w:divBdr>
        <w:top w:val="none" w:sz="0" w:space="0" w:color="auto"/>
        <w:left w:val="none" w:sz="0" w:space="0" w:color="auto"/>
        <w:bottom w:val="none" w:sz="0" w:space="0" w:color="auto"/>
        <w:right w:val="none" w:sz="0" w:space="0" w:color="auto"/>
      </w:divBdr>
    </w:div>
    <w:div w:id="1428888121">
      <w:bodyDiv w:val="1"/>
      <w:marLeft w:val="0"/>
      <w:marRight w:val="0"/>
      <w:marTop w:val="0"/>
      <w:marBottom w:val="0"/>
      <w:divBdr>
        <w:top w:val="none" w:sz="0" w:space="0" w:color="auto"/>
        <w:left w:val="none" w:sz="0" w:space="0" w:color="auto"/>
        <w:bottom w:val="none" w:sz="0" w:space="0" w:color="auto"/>
        <w:right w:val="none" w:sz="0" w:space="0" w:color="auto"/>
      </w:divBdr>
    </w:div>
    <w:div w:id="1429041766">
      <w:bodyDiv w:val="1"/>
      <w:marLeft w:val="0"/>
      <w:marRight w:val="0"/>
      <w:marTop w:val="0"/>
      <w:marBottom w:val="0"/>
      <w:divBdr>
        <w:top w:val="none" w:sz="0" w:space="0" w:color="auto"/>
        <w:left w:val="none" w:sz="0" w:space="0" w:color="auto"/>
        <w:bottom w:val="none" w:sz="0" w:space="0" w:color="auto"/>
        <w:right w:val="none" w:sz="0" w:space="0" w:color="auto"/>
      </w:divBdr>
    </w:div>
    <w:div w:id="1429229070">
      <w:bodyDiv w:val="1"/>
      <w:marLeft w:val="0"/>
      <w:marRight w:val="0"/>
      <w:marTop w:val="0"/>
      <w:marBottom w:val="0"/>
      <w:divBdr>
        <w:top w:val="none" w:sz="0" w:space="0" w:color="auto"/>
        <w:left w:val="none" w:sz="0" w:space="0" w:color="auto"/>
        <w:bottom w:val="none" w:sz="0" w:space="0" w:color="auto"/>
        <w:right w:val="none" w:sz="0" w:space="0" w:color="auto"/>
      </w:divBdr>
    </w:div>
    <w:div w:id="1429354055">
      <w:bodyDiv w:val="1"/>
      <w:marLeft w:val="0"/>
      <w:marRight w:val="0"/>
      <w:marTop w:val="0"/>
      <w:marBottom w:val="0"/>
      <w:divBdr>
        <w:top w:val="none" w:sz="0" w:space="0" w:color="auto"/>
        <w:left w:val="none" w:sz="0" w:space="0" w:color="auto"/>
        <w:bottom w:val="none" w:sz="0" w:space="0" w:color="auto"/>
        <w:right w:val="none" w:sz="0" w:space="0" w:color="auto"/>
      </w:divBdr>
    </w:div>
    <w:div w:id="1432240655">
      <w:bodyDiv w:val="1"/>
      <w:marLeft w:val="0"/>
      <w:marRight w:val="0"/>
      <w:marTop w:val="0"/>
      <w:marBottom w:val="0"/>
      <w:divBdr>
        <w:top w:val="none" w:sz="0" w:space="0" w:color="auto"/>
        <w:left w:val="none" w:sz="0" w:space="0" w:color="auto"/>
        <w:bottom w:val="none" w:sz="0" w:space="0" w:color="auto"/>
        <w:right w:val="none" w:sz="0" w:space="0" w:color="auto"/>
      </w:divBdr>
    </w:div>
    <w:div w:id="1432316903">
      <w:bodyDiv w:val="1"/>
      <w:marLeft w:val="0"/>
      <w:marRight w:val="0"/>
      <w:marTop w:val="0"/>
      <w:marBottom w:val="0"/>
      <w:divBdr>
        <w:top w:val="none" w:sz="0" w:space="0" w:color="auto"/>
        <w:left w:val="none" w:sz="0" w:space="0" w:color="auto"/>
        <w:bottom w:val="none" w:sz="0" w:space="0" w:color="auto"/>
        <w:right w:val="none" w:sz="0" w:space="0" w:color="auto"/>
      </w:divBdr>
    </w:div>
    <w:div w:id="1432438036">
      <w:bodyDiv w:val="1"/>
      <w:marLeft w:val="0"/>
      <w:marRight w:val="0"/>
      <w:marTop w:val="0"/>
      <w:marBottom w:val="0"/>
      <w:divBdr>
        <w:top w:val="none" w:sz="0" w:space="0" w:color="auto"/>
        <w:left w:val="none" w:sz="0" w:space="0" w:color="auto"/>
        <w:bottom w:val="none" w:sz="0" w:space="0" w:color="auto"/>
        <w:right w:val="none" w:sz="0" w:space="0" w:color="auto"/>
      </w:divBdr>
    </w:div>
    <w:div w:id="1434596810">
      <w:bodyDiv w:val="1"/>
      <w:marLeft w:val="0"/>
      <w:marRight w:val="0"/>
      <w:marTop w:val="0"/>
      <w:marBottom w:val="0"/>
      <w:divBdr>
        <w:top w:val="none" w:sz="0" w:space="0" w:color="auto"/>
        <w:left w:val="none" w:sz="0" w:space="0" w:color="auto"/>
        <w:bottom w:val="none" w:sz="0" w:space="0" w:color="auto"/>
        <w:right w:val="none" w:sz="0" w:space="0" w:color="auto"/>
      </w:divBdr>
    </w:div>
    <w:div w:id="1434863364">
      <w:bodyDiv w:val="1"/>
      <w:marLeft w:val="0"/>
      <w:marRight w:val="0"/>
      <w:marTop w:val="0"/>
      <w:marBottom w:val="0"/>
      <w:divBdr>
        <w:top w:val="none" w:sz="0" w:space="0" w:color="auto"/>
        <w:left w:val="none" w:sz="0" w:space="0" w:color="auto"/>
        <w:bottom w:val="none" w:sz="0" w:space="0" w:color="auto"/>
        <w:right w:val="none" w:sz="0" w:space="0" w:color="auto"/>
      </w:divBdr>
    </w:div>
    <w:div w:id="1434938606">
      <w:bodyDiv w:val="1"/>
      <w:marLeft w:val="0"/>
      <w:marRight w:val="0"/>
      <w:marTop w:val="0"/>
      <w:marBottom w:val="0"/>
      <w:divBdr>
        <w:top w:val="none" w:sz="0" w:space="0" w:color="auto"/>
        <w:left w:val="none" w:sz="0" w:space="0" w:color="auto"/>
        <w:bottom w:val="none" w:sz="0" w:space="0" w:color="auto"/>
        <w:right w:val="none" w:sz="0" w:space="0" w:color="auto"/>
      </w:divBdr>
    </w:div>
    <w:div w:id="1435782385">
      <w:bodyDiv w:val="1"/>
      <w:marLeft w:val="0"/>
      <w:marRight w:val="0"/>
      <w:marTop w:val="0"/>
      <w:marBottom w:val="0"/>
      <w:divBdr>
        <w:top w:val="none" w:sz="0" w:space="0" w:color="auto"/>
        <w:left w:val="none" w:sz="0" w:space="0" w:color="auto"/>
        <w:bottom w:val="none" w:sz="0" w:space="0" w:color="auto"/>
        <w:right w:val="none" w:sz="0" w:space="0" w:color="auto"/>
      </w:divBdr>
    </w:div>
    <w:div w:id="1437404845">
      <w:bodyDiv w:val="1"/>
      <w:marLeft w:val="0"/>
      <w:marRight w:val="0"/>
      <w:marTop w:val="0"/>
      <w:marBottom w:val="0"/>
      <w:divBdr>
        <w:top w:val="none" w:sz="0" w:space="0" w:color="auto"/>
        <w:left w:val="none" w:sz="0" w:space="0" w:color="auto"/>
        <w:bottom w:val="none" w:sz="0" w:space="0" w:color="auto"/>
        <w:right w:val="none" w:sz="0" w:space="0" w:color="auto"/>
      </w:divBdr>
    </w:div>
    <w:div w:id="1437408799">
      <w:bodyDiv w:val="1"/>
      <w:marLeft w:val="0"/>
      <w:marRight w:val="0"/>
      <w:marTop w:val="0"/>
      <w:marBottom w:val="0"/>
      <w:divBdr>
        <w:top w:val="none" w:sz="0" w:space="0" w:color="auto"/>
        <w:left w:val="none" w:sz="0" w:space="0" w:color="auto"/>
        <w:bottom w:val="none" w:sz="0" w:space="0" w:color="auto"/>
        <w:right w:val="none" w:sz="0" w:space="0" w:color="auto"/>
      </w:divBdr>
    </w:div>
    <w:div w:id="1437943287">
      <w:bodyDiv w:val="1"/>
      <w:marLeft w:val="0"/>
      <w:marRight w:val="0"/>
      <w:marTop w:val="0"/>
      <w:marBottom w:val="0"/>
      <w:divBdr>
        <w:top w:val="none" w:sz="0" w:space="0" w:color="auto"/>
        <w:left w:val="none" w:sz="0" w:space="0" w:color="auto"/>
        <w:bottom w:val="none" w:sz="0" w:space="0" w:color="auto"/>
        <w:right w:val="none" w:sz="0" w:space="0" w:color="auto"/>
      </w:divBdr>
    </w:div>
    <w:div w:id="1439522737">
      <w:bodyDiv w:val="1"/>
      <w:marLeft w:val="0"/>
      <w:marRight w:val="0"/>
      <w:marTop w:val="0"/>
      <w:marBottom w:val="0"/>
      <w:divBdr>
        <w:top w:val="none" w:sz="0" w:space="0" w:color="auto"/>
        <w:left w:val="none" w:sz="0" w:space="0" w:color="auto"/>
        <w:bottom w:val="none" w:sz="0" w:space="0" w:color="auto"/>
        <w:right w:val="none" w:sz="0" w:space="0" w:color="auto"/>
      </w:divBdr>
    </w:div>
    <w:div w:id="1439642661">
      <w:bodyDiv w:val="1"/>
      <w:marLeft w:val="0"/>
      <w:marRight w:val="0"/>
      <w:marTop w:val="0"/>
      <w:marBottom w:val="0"/>
      <w:divBdr>
        <w:top w:val="none" w:sz="0" w:space="0" w:color="auto"/>
        <w:left w:val="none" w:sz="0" w:space="0" w:color="auto"/>
        <w:bottom w:val="none" w:sz="0" w:space="0" w:color="auto"/>
        <w:right w:val="none" w:sz="0" w:space="0" w:color="auto"/>
      </w:divBdr>
    </w:div>
    <w:div w:id="1440220067">
      <w:bodyDiv w:val="1"/>
      <w:marLeft w:val="0"/>
      <w:marRight w:val="0"/>
      <w:marTop w:val="0"/>
      <w:marBottom w:val="0"/>
      <w:divBdr>
        <w:top w:val="none" w:sz="0" w:space="0" w:color="auto"/>
        <w:left w:val="none" w:sz="0" w:space="0" w:color="auto"/>
        <w:bottom w:val="none" w:sz="0" w:space="0" w:color="auto"/>
        <w:right w:val="none" w:sz="0" w:space="0" w:color="auto"/>
      </w:divBdr>
    </w:div>
    <w:div w:id="1442914591">
      <w:bodyDiv w:val="1"/>
      <w:marLeft w:val="0"/>
      <w:marRight w:val="0"/>
      <w:marTop w:val="0"/>
      <w:marBottom w:val="0"/>
      <w:divBdr>
        <w:top w:val="none" w:sz="0" w:space="0" w:color="auto"/>
        <w:left w:val="none" w:sz="0" w:space="0" w:color="auto"/>
        <w:bottom w:val="none" w:sz="0" w:space="0" w:color="auto"/>
        <w:right w:val="none" w:sz="0" w:space="0" w:color="auto"/>
      </w:divBdr>
    </w:div>
    <w:div w:id="1444836494">
      <w:bodyDiv w:val="1"/>
      <w:marLeft w:val="0"/>
      <w:marRight w:val="0"/>
      <w:marTop w:val="0"/>
      <w:marBottom w:val="0"/>
      <w:divBdr>
        <w:top w:val="none" w:sz="0" w:space="0" w:color="auto"/>
        <w:left w:val="none" w:sz="0" w:space="0" w:color="auto"/>
        <w:bottom w:val="none" w:sz="0" w:space="0" w:color="auto"/>
        <w:right w:val="none" w:sz="0" w:space="0" w:color="auto"/>
      </w:divBdr>
    </w:div>
    <w:div w:id="1444957667">
      <w:bodyDiv w:val="1"/>
      <w:marLeft w:val="0"/>
      <w:marRight w:val="0"/>
      <w:marTop w:val="0"/>
      <w:marBottom w:val="0"/>
      <w:divBdr>
        <w:top w:val="none" w:sz="0" w:space="0" w:color="auto"/>
        <w:left w:val="none" w:sz="0" w:space="0" w:color="auto"/>
        <w:bottom w:val="none" w:sz="0" w:space="0" w:color="auto"/>
        <w:right w:val="none" w:sz="0" w:space="0" w:color="auto"/>
      </w:divBdr>
    </w:div>
    <w:div w:id="1446732417">
      <w:bodyDiv w:val="1"/>
      <w:marLeft w:val="0"/>
      <w:marRight w:val="0"/>
      <w:marTop w:val="0"/>
      <w:marBottom w:val="0"/>
      <w:divBdr>
        <w:top w:val="none" w:sz="0" w:space="0" w:color="auto"/>
        <w:left w:val="none" w:sz="0" w:space="0" w:color="auto"/>
        <w:bottom w:val="none" w:sz="0" w:space="0" w:color="auto"/>
        <w:right w:val="none" w:sz="0" w:space="0" w:color="auto"/>
      </w:divBdr>
    </w:div>
    <w:div w:id="1447193085">
      <w:bodyDiv w:val="1"/>
      <w:marLeft w:val="0"/>
      <w:marRight w:val="0"/>
      <w:marTop w:val="0"/>
      <w:marBottom w:val="0"/>
      <w:divBdr>
        <w:top w:val="none" w:sz="0" w:space="0" w:color="auto"/>
        <w:left w:val="none" w:sz="0" w:space="0" w:color="auto"/>
        <w:bottom w:val="none" w:sz="0" w:space="0" w:color="auto"/>
        <w:right w:val="none" w:sz="0" w:space="0" w:color="auto"/>
      </w:divBdr>
    </w:div>
    <w:div w:id="1447309231">
      <w:bodyDiv w:val="1"/>
      <w:marLeft w:val="0"/>
      <w:marRight w:val="0"/>
      <w:marTop w:val="0"/>
      <w:marBottom w:val="0"/>
      <w:divBdr>
        <w:top w:val="none" w:sz="0" w:space="0" w:color="auto"/>
        <w:left w:val="none" w:sz="0" w:space="0" w:color="auto"/>
        <w:bottom w:val="none" w:sz="0" w:space="0" w:color="auto"/>
        <w:right w:val="none" w:sz="0" w:space="0" w:color="auto"/>
      </w:divBdr>
    </w:div>
    <w:div w:id="1448235552">
      <w:bodyDiv w:val="1"/>
      <w:marLeft w:val="0"/>
      <w:marRight w:val="0"/>
      <w:marTop w:val="0"/>
      <w:marBottom w:val="0"/>
      <w:divBdr>
        <w:top w:val="none" w:sz="0" w:space="0" w:color="auto"/>
        <w:left w:val="none" w:sz="0" w:space="0" w:color="auto"/>
        <w:bottom w:val="none" w:sz="0" w:space="0" w:color="auto"/>
        <w:right w:val="none" w:sz="0" w:space="0" w:color="auto"/>
      </w:divBdr>
    </w:div>
    <w:div w:id="1449229450">
      <w:bodyDiv w:val="1"/>
      <w:marLeft w:val="0"/>
      <w:marRight w:val="0"/>
      <w:marTop w:val="0"/>
      <w:marBottom w:val="0"/>
      <w:divBdr>
        <w:top w:val="none" w:sz="0" w:space="0" w:color="auto"/>
        <w:left w:val="none" w:sz="0" w:space="0" w:color="auto"/>
        <w:bottom w:val="none" w:sz="0" w:space="0" w:color="auto"/>
        <w:right w:val="none" w:sz="0" w:space="0" w:color="auto"/>
      </w:divBdr>
    </w:div>
    <w:div w:id="1450005729">
      <w:bodyDiv w:val="1"/>
      <w:marLeft w:val="0"/>
      <w:marRight w:val="0"/>
      <w:marTop w:val="0"/>
      <w:marBottom w:val="0"/>
      <w:divBdr>
        <w:top w:val="none" w:sz="0" w:space="0" w:color="auto"/>
        <w:left w:val="none" w:sz="0" w:space="0" w:color="auto"/>
        <w:bottom w:val="none" w:sz="0" w:space="0" w:color="auto"/>
        <w:right w:val="none" w:sz="0" w:space="0" w:color="auto"/>
      </w:divBdr>
    </w:div>
    <w:div w:id="1450202926">
      <w:bodyDiv w:val="1"/>
      <w:marLeft w:val="0"/>
      <w:marRight w:val="0"/>
      <w:marTop w:val="0"/>
      <w:marBottom w:val="0"/>
      <w:divBdr>
        <w:top w:val="none" w:sz="0" w:space="0" w:color="auto"/>
        <w:left w:val="none" w:sz="0" w:space="0" w:color="auto"/>
        <w:bottom w:val="none" w:sz="0" w:space="0" w:color="auto"/>
        <w:right w:val="none" w:sz="0" w:space="0" w:color="auto"/>
      </w:divBdr>
    </w:div>
    <w:div w:id="1450321172">
      <w:bodyDiv w:val="1"/>
      <w:marLeft w:val="0"/>
      <w:marRight w:val="0"/>
      <w:marTop w:val="0"/>
      <w:marBottom w:val="0"/>
      <w:divBdr>
        <w:top w:val="none" w:sz="0" w:space="0" w:color="auto"/>
        <w:left w:val="none" w:sz="0" w:space="0" w:color="auto"/>
        <w:bottom w:val="none" w:sz="0" w:space="0" w:color="auto"/>
        <w:right w:val="none" w:sz="0" w:space="0" w:color="auto"/>
      </w:divBdr>
    </w:div>
    <w:div w:id="1450515142">
      <w:bodyDiv w:val="1"/>
      <w:marLeft w:val="0"/>
      <w:marRight w:val="0"/>
      <w:marTop w:val="0"/>
      <w:marBottom w:val="0"/>
      <w:divBdr>
        <w:top w:val="none" w:sz="0" w:space="0" w:color="auto"/>
        <w:left w:val="none" w:sz="0" w:space="0" w:color="auto"/>
        <w:bottom w:val="none" w:sz="0" w:space="0" w:color="auto"/>
        <w:right w:val="none" w:sz="0" w:space="0" w:color="auto"/>
      </w:divBdr>
    </w:div>
    <w:div w:id="1451054048">
      <w:bodyDiv w:val="1"/>
      <w:marLeft w:val="0"/>
      <w:marRight w:val="0"/>
      <w:marTop w:val="0"/>
      <w:marBottom w:val="0"/>
      <w:divBdr>
        <w:top w:val="none" w:sz="0" w:space="0" w:color="auto"/>
        <w:left w:val="none" w:sz="0" w:space="0" w:color="auto"/>
        <w:bottom w:val="none" w:sz="0" w:space="0" w:color="auto"/>
        <w:right w:val="none" w:sz="0" w:space="0" w:color="auto"/>
      </w:divBdr>
    </w:div>
    <w:div w:id="1451318054">
      <w:bodyDiv w:val="1"/>
      <w:marLeft w:val="0"/>
      <w:marRight w:val="0"/>
      <w:marTop w:val="0"/>
      <w:marBottom w:val="0"/>
      <w:divBdr>
        <w:top w:val="none" w:sz="0" w:space="0" w:color="auto"/>
        <w:left w:val="none" w:sz="0" w:space="0" w:color="auto"/>
        <w:bottom w:val="none" w:sz="0" w:space="0" w:color="auto"/>
        <w:right w:val="none" w:sz="0" w:space="0" w:color="auto"/>
      </w:divBdr>
    </w:div>
    <w:div w:id="1451433454">
      <w:bodyDiv w:val="1"/>
      <w:marLeft w:val="0"/>
      <w:marRight w:val="0"/>
      <w:marTop w:val="0"/>
      <w:marBottom w:val="0"/>
      <w:divBdr>
        <w:top w:val="none" w:sz="0" w:space="0" w:color="auto"/>
        <w:left w:val="none" w:sz="0" w:space="0" w:color="auto"/>
        <w:bottom w:val="none" w:sz="0" w:space="0" w:color="auto"/>
        <w:right w:val="none" w:sz="0" w:space="0" w:color="auto"/>
      </w:divBdr>
    </w:div>
    <w:div w:id="1451625449">
      <w:bodyDiv w:val="1"/>
      <w:marLeft w:val="0"/>
      <w:marRight w:val="0"/>
      <w:marTop w:val="0"/>
      <w:marBottom w:val="0"/>
      <w:divBdr>
        <w:top w:val="none" w:sz="0" w:space="0" w:color="auto"/>
        <w:left w:val="none" w:sz="0" w:space="0" w:color="auto"/>
        <w:bottom w:val="none" w:sz="0" w:space="0" w:color="auto"/>
        <w:right w:val="none" w:sz="0" w:space="0" w:color="auto"/>
      </w:divBdr>
    </w:div>
    <w:div w:id="1453472287">
      <w:bodyDiv w:val="1"/>
      <w:marLeft w:val="0"/>
      <w:marRight w:val="0"/>
      <w:marTop w:val="0"/>
      <w:marBottom w:val="0"/>
      <w:divBdr>
        <w:top w:val="none" w:sz="0" w:space="0" w:color="auto"/>
        <w:left w:val="none" w:sz="0" w:space="0" w:color="auto"/>
        <w:bottom w:val="none" w:sz="0" w:space="0" w:color="auto"/>
        <w:right w:val="none" w:sz="0" w:space="0" w:color="auto"/>
      </w:divBdr>
    </w:div>
    <w:div w:id="1453744820">
      <w:bodyDiv w:val="1"/>
      <w:marLeft w:val="0"/>
      <w:marRight w:val="0"/>
      <w:marTop w:val="0"/>
      <w:marBottom w:val="0"/>
      <w:divBdr>
        <w:top w:val="none" w:sz="0" w:space="0" w:color="auto"/>
        <w:left w:val="none" w:sz="0" w:space="0" w:color="auto"/>
        <w:bottom w:val="none" w:sz="0" w:space="0" w:color="auto"/>
        <w:right w:val="none" w:sz="0" w:space="0" w:color="auto"/>
      </w:divBdr>
    </w:div>
    <w:div w:id="1453981867">
      <w:bodyDiv w:val="1"/>
      <w:marLeft w:val="0"/>
      <w:marRight w:val="0"/>
      <w:marTop w:val="0"/>
      <w:marBottom w:val="0"/>
      <w:divBdr>
        <w:top w:val="none" w:sz="0" w:space="0" w:color="auto"/>
        <w:left w:val="none" w:sz="0" w:space="0" w:color="auto"/>
        <w:bottom w:val="none" w:sz="0" w:space="0" w:color="auto"/>
        <w:right w:val="none" w:sz="0" w:space="0" w:color="auto"/>
      </w:divBdr>
    </w:div>
    <w:div w:id="1454208224">
      <w:bodyDiv w:val="1"/>
      <w:marLeft w:val="0"/>
      <w:marRight w:val="0"/>
      <w:marTop w:val="0"/>
      <w:marBottom w:val="0"/>
      <w:divBdr>
        <w:top w:val="none" w:sz="0" w:space="0" w:color="auto"/>
        <w:left w:val="none" w:sz="0" w:space="0" w:color="auto"/>
        <w:bottom w:val="none" w:sz="0" w:space="0" w:color="auto"/>
        <w:right w:val="none" w:sz="0" w:space="0" w:color="auto"/>
      </w:divBdr>
    </w:div>
    <w:div w:id="1454833907">
      <w:bodyDiv w:val="1"/>
      <w:marLeft w:val="0"/>
      <w:marRight w:val="0"/>
      <w:marTop w:val="0"/>
      <w:marBottom w:val="0"/>
      <w:divBdr>
        <w:top w:val="none" w:sz="0" w:space="0" w:color="auto"/>
        <w:left w:val="none" w:sz="0" w:space="0" w:color="auto"/>
        <w:bottom w:val="none" w:sz="0" w:space="0" w:color="auto"/>
        <w:right w:val="none" w:sz="0" w:space="0" w:color="auto"/>
      </w:divBdr>
    </w:div>
    <w:div w:id="1456411979">
      <w:bodyDiv w:val="1"/>
      <w:marLeft w:val="0"/>
      <w:marRight w:val="0"/>
      <w:marTop w:val="0"/>
      <w:marBottom w:val="0"/>
      <w:divBdr>
        <w:top w:val="none" w:sz="0" w:space="0" w:color="auto"/>
        <w:left w:val="none" w:sz="0" w:space="0" w:color="auto"/>
        <w:bottom w:val="none" w:sz="0" w:space="0" w:color="auto"/>
        <w:right w:val="none" w:sz="0" w:space="0" w:color="auto"/>
      </w:divBdr>
    </w:div>
    <w:div w:id="1456557334">
      <w:bodyDiv w:val="1"/>
      <w:marLeft w:val="0"/>
      <w:marRight w:val="0"/>
      <w:marTop w:val="0"/>
      <w:marBottom w:val="0"/>
      <w:divBdr>
        <w:top w:val="none" w:sz="0" w:space="0" w:color="auto"/>
        <w:left w:val="none" w:sz="0" w:space="0" w:color="auto"/>
        <w:bottom w:val="none" w:sz="0" w:space="0" w:color="auto"/>
        <w:right w:val="none" w:sz="0" w:space="0" w:color="auto"/>
      </w:divBdr>
    </w:div>
    <w:div w:id="1457485524">
      <w:bodyDiv w:val="1"/>
      <w:marLeft w:val="0"/>
      <w:marRight w:val="0"/>
      <w:marTop w:val="0"/>
      <w:marBottom w:val="0"/>
      <w:divBdr>
        <w:top w:val="none" w:sz="0" w:space="0" w:color="auto"/>
        <w:left w:val="none" w:sz="0" w:space="0" w:color="auto"/>
        <w:bottom w:val="none" w:sz="0" w:space="0" w:color="auto"/>
        <w:right w:val="none" w:sz="0" w:space="0" w:color="auto"/>
      </w:divBdr>
    </w:div>
    <w:div w:id="1458062809">
      <w:bodyDiv w:val="1"/>
      <w:marLeft w:val="0"/>
      <w:marRight w:val="0"/>
      <w:marTop w:val="0"/>
      <w:marBottom w:val="0"/>
      <w:divBdr>
        <w:top w:val="none" w:sz="0" w:space="0" w:color="auto"/>
        <w:left w:val="none" w:sz="0" w:space="0" w:color="auto"/>
        <w:bottom w:val="none" w:sz="0" w:space="0" w:color="auto"/>
        <w:right w:val="none" w:sz="0" w:space="0" w:color="auto"/>
      </w:divBdr>
    </w:div>
    <w:div w:id="1458136968">
      <w:bodyDiv w:val="1"/>
      <w:marLeft w:val="0"/>
      <w:marRight w:val="0"/>
      <w:marTop w:val="0"/>
      <w:marBottom w:val="0"/>
      <w:divBdr>
        <w:top w:val="none" w:sz="0" w:space="0" w:color="auto"/>
        <w:left w:val="none" w:sz="0" w:space="0" w:color="auto"/>
        <w:bottom w:val="none" w:sz="0" w:space="0" w:color="auto"/>
        <w:right w:val="none" w:sz="0" w:space="0" w:color="auto"/>
      </w:divBdr>
    </w:div>
    <w:div w:id="1458260579">
      <w:bodyDiv w:val="1"/>
      <w:marLeft w:val="0"/>
      <w:marRight w:val="0"/>
      <w:marTop w:val="0"/>
      <w:marBottom w:val="0"/>
      <w:divBdr>
        <w:top w:val="none" w:sz="0" w:space="0" w:color="auto"/>
        <w:left w:val="none" w:sz="0" w:space="0" w:color="auto"/>
        <w:bottom w:val="none" w:sz="0" w:space="0" w:color="auto"/>
        <w:right w:val="none" w:sz="0" w:space="0" w:color="auto"/>
      </w:divBdr>
    </w:div>
    <w:div w:id="1458573452">
      <w:bodyDiv w:val="1"/>
      <w:marLeft w:val="0"/>
      <w:marRight w:val="0"/>
      <w:marTop w:val="0"/>
      <w:marBottom w:val="0"/>
      <w:divBdr>
        <w:top w:val="none" w:sz="0" w:space="0" w:color="auto"/>
        <w:left w:val="none" w:sz="0" w:space="0" w:color="auto"/>
        <w:bottom w:val="none" w:sz="0" w:space="0" w:color="auto"/>
        <w:right w:val="none" w:sz="0" w:space="0" w:color="auto"/>
      </w:divBdr>
    </w:div>
    <w:div w:id="1458645980">
      <w:bodyDiv w:val="1"/>
      <w:marLeft w:val="0"/>
      <w:marRight w:val="0"/>
      <w:marTop w:val="0"/>
      <w:marBottom w:val="0"/>
      <w:divBdr>
        <w:top w:val="none" w:sz="0" w:space="0" w:color="auto"/>
        <w:left w:val="none" w:sz="0" w:space="0" w:color="auto"/>
        <w:bottom w:val="none" w:sz="0" w:space="0" w:color="auto"/>
        <w:right w:val="none" w:sz="0" w:space="0" w:color="auto"/>
      </w:divBdr>
    </w:div>
    <w:div w:id="1458838264">
      <w:bodyDiv w:val="1"/>
      <w:marLeft w:val="0"/>
      <w:marRight w:val="0"/>
      <w:marTop w:val="0"/>
      <w:marBottom w:val="0"/>
      <w:divBdr>
        <w:top w:val="none" w:sz="0" w:space="0" w:color="auto"/>
        <w:left w:val="none" w:sz="0" w:space="0" w:color="auto"/>
        <w:bottom w:val="none" w:sz="0" w:space="0" w:color="auto"/>
        <w:right w:val="none" w:sz="0" w:space="0" w:color="auto"/>
      </w:divBdr>
    </w:div>
    <w:div w:id="1459296259">
      <w:bodyDiv w:val="1"/>
      <w:marLeft w:val="0"/>
      <w:marRight w:val="0"/>
      <w:marTop w:val="0"/>
      <w:marBottom w:val="0"/>
      <w:divBdr>
        <w:top w:val="none" w:sz="0" w:space="0" w:color="auto"/>
        <w:left w:val="none" w:sz="0" w:space="0" w:color="auto"/>
        <w:bottom w:val="none" w:sz="0" w:space="0" w:color="auto"/>
        <w:right w:val="none" w:sz="0" w:space="0" w:color="auto"/>
      </w:divBdr>
    </w:div>
    <w:div w:id="1459566322">
      <w:bodyDiv w:val="1"/>
      <w:marLeft w:val="0"/>
      <w:marRight w:val="0"/>
      <w:marTop w:val="0"/>
      <w:marBottom w:val="0"/>
      <w:divBdr>
        <w:top w:val="none" w:sz="0" w:space="0" w:color="auto"/>
        <w:left w:val="none" w:sz="0" w:space="0" w:color="auto"/>
        <w:bottom w:val="none" w:sz="0" w:space="0" w:color="auto"/>
        <w:right w:val="none" w:sz="0" w:space="0" w:color="auto"/>
      </w:divBdr>
    </w:div>
    <w:div w:id="1459835632">
      <w:bodyDiv w:val="1"/>
      <w:marLeft w:val="0"/>
      <w:marRight w:val="0"/>
      <w:marTop w:val="0"/>
      <w:marBottom w:val="0"/>
      <w:divBdr>
        <w:top w:val="none" w:sz="0" w:space="0" w:color="auto"/>
        <w:left w:val="none" w:sz="0" w:space="0" w:color="auto"/>
        <w:bottom w:val="none" w:sz="0" w:space="0" w:color="auto"/>
        <w:right w:val="none" w:sz="0" w:space="0" w:color="auto"/>
      </w:divBdr>
    </w:div>
    <w:div w:id="1460223727">
      <w:bodyDiv w:val="1"/>
      <w:marLeft w:val="0"/>
      <w:marRight w:val="0"/>
      <w:marTop w:val="0"/>
      <w:marBottom w:val="0"/>
      <w:divBdr>
        <w:top w:val="none" w:sz="0" w:space="0" w:color="auto"/>
        <w:left w:val="none" w:sz="0" w:space="0" w:color="auto"/>
        <w:bottom w:val="none" w:sz="0" w:space="0" w:color="auto"/>
        <w:right w:val="none" w:sz="0" w:space="0" w:color="auto"/>
      </w:divBdr>
    </w:div>
    <w:div w:id="1461919660">
      <w:bodyDiv w:val="1"/>
      <w:marLeft w:val="0"/>
      <w:marRight w:val="0"/>
      <w:marTop w:val="0"/>
      <w:marBottom w:val="0"/>
      <w:divBdr>
        <w:top w:val="none" w:sz="0" w:space="0" w:color="auto"/>
        <w:left w:val="none" w:sz="0" w:space="0" w:color="auto"/>
        <w:bottom w:val="none" w:sz="0" w:space="0" w:color="auto"/>
        <w:right w:val="none" w:sz="0" w:space="0" w:color="auto"/>
      </w:divBdr>
    </w:div>
    <w:div w:id="1462771829">
      <w:bodyDiv w:val="1"/>
      <w:marLeft w:val="0"/>
      <w:marRight w:val="0"/>
      <w:marTop w:val="0"/>
      <w:marBottom w:val="0"/>
      <w:divBdr>
        <w:top w:val="none" w:sz="0" w:space="0" w:color="auto"/>
        <w:left w:val="none" w:sz="0" w:space="0" w:color="auto"/>
        <w:bottom w:val="none" w:sz="0" w:space="0" w:color="auto"/>
        <w:right w:val="none" w:sz="0" w:space="0" w:color="auto"/>
      </w:divBdr>
    </w:div>
    <w:div w:id="1463157086">
      <w:bodyDiv w:val="1"/>
      <w:marLeft w:val="0"/>
      <w:marRight w:val="0"/>
      <w:marTop w:val="0"/>
      <w:marBottom w:val="0"/>
      <w:divBdr>
        <w:top w:val="none" w:sz="0" w:space="0" w:color="auto"/>
        <w:left w:val="none" w:sz="0" w:space="0" w:color="auto"/>
        <w:bottom w:val="none" w:sz="0" w:space="0" w:color="auto"/>
        <w:right w:val="none" w:sz="0" w:space="0" w:color="auto"/>
      </w:divBdr>
    </w:div>
    <w:div w:id="1463379833">
      <w:bodyDiv w:val="1"/>
      <w:marLeft w:val="0"/>
      <w:marRight w:val="0"/>
      <w:marTop w:val="0"/>
      <w:marBottom w:val="0"/>
      <w:divBdr>
        <w:top w:val="none" w:sz="0" w:space="0" w:color="auto"/>
        <w:left w:val="none" w:sz="0" w:space="0" w:color="auto"/>
        <w:bottom w:val="none" w:sz="0" w:space="0" w:color="auto"/>
        <w:right w:val="none" w:sz="0" w:space="0" w:color="auto"/>
      </w:divBdr>
    </w:div>
    <w:div w:id="1463498136">
      <w:bodyDiv w:val="1"/>
      <w:marLeft w:val="0"/>
      <w:marRight w:val="0"/>
      <w:marTop w:val="0"/>
      <w:marBottom w:val="0"/>
      <w:divBdr>
        <w:top w:val="none" w:sz="0" w:space="0" w:color="auto"/>
        <w:left w:val="none" w:sz="0" w:space="0" w:color="auto"/>
        <w:bottom w:val="none" w:sz="0" w:space="0" w:color="auto"/>
        <w:right w:val="none" w:sz="0" w:space="0" w:color="auto"/>
      </w:divBdr>
    </w:div>
    <w:div w:id="1464227893">
      <w:bodyDiv w:val="1"/>
      <w:marLeft w:val="0"/>
      <w:marRight w:val="0"/>
      <w:marTop w:val="0"/>
      <w:marBottom w:val="0"/>
      <w:divBdr>
        <w:top w:val="none" w:sz="0" w:space="0" w:color="auto"/>
        <w:left w:val="none" w:sz="0" w:space="0" w:color="auto"/>
        <w:bottom w:val="none" w:sz="0" w:space="0" w:color="auto"/>
        <w:right w:val="none" w:sz="0" w:space="0" w:color="auto"/>
      </w:divBdr>
    </w:div>
    <w:div w:id="1464350901">
      <w:bodyDiv w:val="1"/>
      <w:marLeft w:val="0"/>
      <w:marRight w:val="0"/>
      <w:marTop w:val="0"/>
      <w:marBottom w:val="0"/>
      <w:divBdr>
        <w:top w:val="none" w:sz="0" w:space="0" w:color="auto"/>
        <w:left w:val="none" w:sz="0" w:space="0" w:color="auto"/>
        <w:bottom w:val="none" w:sz="0" w:space="0" w:color="auto"/>
        <w:right w:val="none" w:sz="0" w:space="0" w:color="auto"/>
      </w:divBdr>
    </w:div>
    <w:div w:id="1464497930">
      <w:bodyDiv w:val="1"/>
      <w:marLeft w:val="0"/>
      <w:marRight w:val="0"/>
      <w:marTop w:val="0"/>
      <w:marBottom w:val="0"/>
      <w:divBdr>
        <w:top w:val="none" w:sz="0" w:space="0" w:color="auto"/>
        <w:left w:val="none" w:sz="0" w:space="0" w:color="auto"/>
        <w:bottom w:val="none" w:sz="0" w:space="0" w:color="auto"/>
        <w:right w:val="none" w:sz="0" w:space="0" w:color="auto"/>
      </w:divBdr>
    </w:div>
    <w:div w:id="1466124221">
      <w:bodyDiv w:val="1"/>
      <w:marLeft w:val="0"/>
      <w:marRight w:val="0"/>
      <w:marTop w:val="0"/>
      <w:marBottom w:val="0"/>
      <w:divBdr>
        <w:top w:val="none" w:sz="0" w:space="0" w:color="auto"/>
        <w:left w:val="none" w:sz="0" w:space="0" w:color="auto"/>
        <w:bottom w:val="none" w:sz="0" w:space="0" w:color="auto"/>
        <w:right w:val="none" w:sz="0" w:space="0" w:color="auto"/>
      </w:divBdr>
    </w:div>
    <w:div w:id="1466776443">
      <w:bodyDiv w:val="1"/>
      <w:marLeft w:val="0"/>
      <w:marRight w:val="0"/>
      <w:marTop w:val="0"/>
      <w:marBottom w:val="0"/>
      <w:divBdr>
        <w:top w:val="none" w:sz="0" w:space="0" w:color="auto"/>
        <w:left w:val="none" w:sz="0" w:space="0" w:color="auto"/>
        <w:bottom w:val="none" w:sz="0" w:space="0" w:color="auto"/>
        <w:right w:val="none" w:sz="0" w:space="0" w:color="auto"/>
      </w:divBdr>
    </w:div>
    <w:div w:id="1467817370">
      <w:bodyDiv w:val="1"/>
      <w:marLeft w:val="0"/>
      <w:marRight w:val="0"/>
      <w:marTop w:val="0"/>
      <w:marBottom w:val="0"/>
      <w:divBdr>
        <w:top w:val="none" w:sz="0" w:space="0" w:color="auto"/>
        <w:left w:val="none" w:sz="0" w:space="0" w:color="auto"/>
        <w:bottom w:val="none" w:sz="0" w:space="0" w:color="auto"/>
        <w:right w:val="none" w:sz="0" w:space="0" w:color="auto"/>
      </w:divBdr>
    </w:div>
    <w:div w:id="1467821828">
      <w:bodyDiv w:val="1"/>
      <w:marLeft w:val="0"/>
      <w:marRight w:val="0"/>
      <w:marTop w:val="0"/>
      <w:marBottom w:val="0"/>
      <w:divBdr>
        <w:top w:val="none" w:sz="0" w:space="0" w:color="auto"/>
        <w:left w:val="none" w:sz="0" w:space="0" w:color="auto"/>
        <w:bottom w:val="none" w:sz="0" w:space="0" w:color="auto"/>
        <w:right w:val="none" w:sz="0" w:space="0" w:color="auto"/>
      </w:divBdr>
    </w:div>
    <w:div w:id="1468082491">
      <w:bodyDiv w:val="1"/>
      <w:marLeft w:val="0"/>
      <w:marRight w:val="0"/>
      <w:marTop w:val="0"/>
      <w:marBottom w:val="0"/>
      <w:divBdr>
        <w:top w:val="none" w:sz="0" w:space="0" w:color="auto"/>
        <w:left w:val="none" w:sz="0" w:space="0" w:color="auto"/>
        <w:bottom w:val="none" w:sz="0" w:space="0" w:color="auto"/>
        <w:right w:val="none" w:sz="0" w:space="0" w:color="auto"/>
      </w:divBdr>
    </w:div>
    <w:div w:id="1468934035">
      <w:bodyDiv w:val="1"/>
      <w:marLeft w:val="0"/>
      <w:marRight w:val="0"/>
      <w:marTop w:val="0"/>
      <w:marBottom w:val="0"/>
      <w:divBdr>
        <w:top w:val="none" w:sz="0" w:space="0" w:color="auto"/>
        <w:left w:val="none" w:sz="0" w:space="0" w:color="auto"/>
        <w:bottom w:val="none" w:sz="0" w:space="0" w:color="auto"/>
        <w:right w:val="none" w:sz="0" w:space="0" w:color="auto"/>
      </w:divBdr>
    </w:div>
    <w:div w:id="1469013803">
      <w:bodyDiv w:val="1"/>
      <w:marLeft w:val="0"/>
      <w:marRight w:val="0"/>
      <w:marTop w:val="0"/>
      <w:marBottom w:val="0"/>
      <w:divBdr>
        <w:top w:val="none" w:sz="0" w:space="0" w:color="auto"/>
        <w:left w:val="none" w:sz="0" w:space="0" w:color="auto"/>
        <w:bottom w:val="none" w:sz="0" w:space="0" w:color="auto"/>
        <w:right w:val="none" w:sz="0" w:space="0" w:color="auto"/>
      </w:divBdr>
    </w:div>
    <w:div w:id="1470248862">
      <w:bodyDiv w:val="1"/>
      <w:marLeft w:val="0"/>
      <w:marRight w:val="0"/>
      <w:marTop w:val="0"/>
      <w:marBottom w:val="0"/>
      <w:divBdr>
        <w:top w:val="none" w:sz="0" w:space="0" w:color="auto"/>
        <w:left w:val="none" w:sz="0" w:space="0" w:color="auto"/>
        <w:bottom w:val="none" w:sz="0" w:space="0" w:color="auto"/>
        <w:right w:val="none" w:sz="0" w:space="0" w:color="auto"/>
      </w:divBdr>
    </w:div>
    <w:div w:id="1470439186">
      <w:bodyDiv w:val="1"/>
      <w:marLeft w:val="0"/>
      <w:marRight w:val="0"/>
      <w:marTop w:val="0"/>
      <w:marBottom w:val="0"/>
      <w:divBdr>
        <w:top w:val="none" w:sz="0" w:space="0" w:color="auto"/>
        <w:left w:val="none" w:sz="0" w:space="0" w:color="auto"/>
        <w:bottom w:val="none" w:sz="0" w:space="0" w:color="auto"/>
        <w:right w:val="none" w:sz="0" w:space="0" w:color="auto"/>
      </w:divBdr>
    </w:div>
    <w:div w:id="1471246865">
      <w:bodyDiv w:val="1"/>
      <w:marLeft w:val="0"/>
      <w:marRight w:val="0"/>
      <w:marTop w:val="0"/>
      <w:marBottom w:val="0"/>
      <w:divBdr>
        <w:top w:val="none" w:sz="0" w:space="0" w:color="auto"/>
        <w:left w:val="none" w:sz="0" w:space="0" w:color="auto"/>
        <w:bottom w:val="none" w:sz="0" w:space="0" w:color="auto"/>
        <w:right w:val="none" w:sz="0" w:space="0" w:color="auto"/>
      </w:divBdr>
    </w:div>
    <w:div w:id="1471363999">
      <w:bodyDiv w:val="1"/>
      <w:marLeft w:val="0"/>
      <w:marRight w:val="0"/>
      <w:marTop w:val="0"/>
      <w:marBottom w:val="0"/>
      <w:divBdr>
        <w:top w:val="none" w:sz="0" w:space="0" w:color="auto"/>
        <w:left w:val="none" w:sz="0" w:space="0" w:color="auto"/>
        <w:bottom w:val="none" w:sz="0" w:space="0" w:color="auto"/>
        <w:right w:val="none" w:sz="0" w:space="0" w:color="auto"/>
      </w:divBdr>
    </w:div>
    <w:div w:id="1471706103">
      <w:bodyDiv w:val="1"/>
      <w:marLeft w:val="0"/>
      <w:marRight w:val="0"/>
      <w:marTop w:val="0"/>
      <w:marBottom w:val="0"/>
      <w:divBdr>
        <w:top w:val="none" w:sz="0" w:space="0" w:color="auto"/>
        <w:left w:val="none" w:sz="0" w:space="0" w:color="auto"/>
        <w:bottom w:val="none" w:sz="0" w:space="0" w:color="auto"/>
        <w:right w:val="none" w:sz="0" w:space="0" w:color="auto"/>
      </w:divBdr>
    </w:div>
    <w:div w:id="1472167614">
      <w:bodyDiv w:val="1"/>
      <w:marLeft w:val="0"/>
      <w:marRight w:val="0"/>
      <w:marTop w:val="0"/>
      <w:marBottom w:val="0"/>
      <w:divBdr>
        <w:top w:val="none" w:sz="0" w:space="0" w:color="auto"/>
        <w:left w:val="none" w:sz="0" w:space="0" w:color="auto"/>
        <w:bottom w:val="none" w:sz="0" w:space="0" w:color="auto"/>
        <w:right w:val="none" w:sz="0" w:space="0" w:color="auto"/>
      </w:divBdr>
    </w:div>
    <w:div w:id="1472405109">
      <w:bodyDiv w:val="1"/>
      <w:marLeft w:val="0"/>
      <w:marRight w:val="0"/>
      <w:marTop w:val="0"/>
      <w:marBottom w:val="0"/>
      <w:divBdr>
        <w:top w:val="none" w:sz="0" w:space="0" w:color="auto"/>
        <w:left w:val="none" w:sz="0" w:space="0" w:color="auto"/>
        <w:bottom w:val="none" w:sz="0" w:space="0" w:color="auto"/>
        <w:right w:val="none" w:sz="0" w:space="0" w:color="auto"/>
      </w:divBdr>
    </w:div>
    <w:div w:id="1472596081">
      <w:bodyDiv w:val="1"/>
      <w:marLeft w:val="0"/>
      <w:marRight w:val="0"/>
      <w:marTop w:val="0"/>
      <w:marBottom w:val="0"/>
      <w:divBdr>
        <w:top w:val="none" w:sz="0" w:space="0" w:color="auto"/>
        <w:left w:val="none" w:sz="0" w:space="0" w:color="auto"/>
        <w:bottom w:val="none" w:sz="0" w:space="0" w:color="auto"/>
        <w:right w:val="none" w:sz="0" w:space="0" w:color="auto"/>
      </w:divBdr>
    </w:div>
    <w:div w:id="1473209141">
      <w:bodyDiv w:val="1"/>
      <w:marLeft w:val="0"/>
      <w:marRight w:val="0"/>
      <w:marTop w:val="0"/>
      <w:marBottom w:val="0"/>
      <w:divBdr>
        <w:top w:val="none" w:sz="0" w:space="0" w:color="auto"/>
        <w:left w:val="none" w:sz="0" w:space="0" w:color="auto"/>
        <w:bottom w:val="none" w:sz="0" w:space="0" w:color="auto"/>
        <w:right w:val="none" w:sz="0" w:space="0" w:color="auto"/>
      </w:divBdr>
    </w:div>
    <w:div w:id="1473213853">
      <w:bodyDiv w:val="1"/>
      <w:marLeft w:val="0"/>
      <w:marRight w:val="0"/>
      <w:marTop w:val="0"/>
      <w:marBottom w:val="0"/>
      <w:divBdr>
        <w:top w:val="none" w:sz="0" w:space="0" w:color="auto"/>
        <w:left w:val="none" w:sz="0" w:space="0" w:color="auto"/>
        <w:bottom w:val="none" w:sz="0" w:space="0" w:color="auto"/>
        <w:right w:val="none" w:sz="0" w:space="0" w:color="auto"/>
      </w:divBdr>
    </w:div>
    <w:div w:id="1473215229">
      <w:bodyDiv w:val="1"/>
      <w:marLeft w:val="0"/>
      <w:marRight w:val="0"/>
      <w:marTop w:val="0"/>
      <w:marBottom w:val="0"/>
      <w:divBdr>
        <w:top w:val="none" w:sz="0" w:space="0" w:color="auto"/>
        <w:left w:val="none" w:sz="0" w:space="0" w:color="auto"/>
        <w:bottom w:val="none" w:sz="0" w:space="0" w:color="auto"/>
        <w:right w:val="none" w:sz="0" w:space="0" w:color="auto"/>
      </w:divBdr>
    </w:div>
    <w:div w:id="1474906463">
      <w:bodyDiv w:val="1"/>
      <w:marLeft w:val="0"/>
      <w:marRight w:val="0"/>
      <w:marTop w:val="0"/>
      <w:marBottom w:val="0"/>
      <w:divBdr>
        <w:top w:val="none" w:sz="0" w:space="0" w:color="auto"/>
        <w:left w:val="none" w:sz="0" w:space="0" w:color="auto"/>
        <w:bottom w:val="none" w:sz="0" w:space="0" w:color="auto"/>
        <w:right w:val="none" w:sz="0" w:space="0" w:color="auto"/>
      </w:divBdr>
    </w:div>
    <w:div w:id="1475412042">
      <w:bodyDiv w:val="1"/>
      <w:marLeft w:val="0"/>
      <w:marRight w:val="0"/>
      <w:marTop w:val="0"/>
      <w:marBottom w:val="0"/>
      <w:divBdr>
        <w:top w:val="none" w:sz="0" w:space="0" w:color="auto"/>
        <w:left w:val="none" w:sz="0" w:space="0" w:color="auto"/>
        <w:bottom w:val="none" w:sz="0" w:space="0" w:color="auto"/>
        <w:right w:val="none" w:sz="0" w:space="0" w:color="auto"/>
      </w:divBdr>
    </w:div>
    <w:div w:id="1476097054">
      <w:bodyDiv w:val="1"/>
      <w:marLeft w:val="0"/>
      <w:marRight w:val="0"/>
      <w:marTop w:val="0"/>
      <w:marBottom w:val="0"/>
      <w:divBdr>
        <w:top w:val="none" w:sz="0" w:space="0" w:color="auto"/>
        <w:left w:val="none" w:sz="0" w:space="0" w:color="auto"/>
        <w:bottom w:val="none" w:sz="0" w:space="0" w:color="auto"/>
        <w:right w:val="none" w:sz="0" w:space="0" w:color="auto"/>
      </w:divBdr>
    </w:div>
    <w:div w:id="1477381855">
      <w:bodyDiv w:val="1"/>
      <w:marLeft w:val="0"/>
      <w:marRight w:val="0"/>
      <w:marTop w:val="0"/>
      <w:marBottom w:val="0"/>
      <w:divBdr>
        <w:top w:val="none" w:sz="0" w:space="0" w:color="auto"/>
        <w:left w:val="none" w:sz="0" w:space="0" w:color="auto"/>
        <w:bottom w:val="none" w:sz="0" w:space="0" w:color="auto"/>
        <w:right w:val="none" w:sz="0" w:space="0" w:color="auto"/>
      </w:divBdr>
    </w:div>
    <w:div w:id="1477528383">
      <w:bodyDiv w:val="1"/>
      <w:marLeft w:val="0"/>
      <w:marRight w:val="0"/>
      <w:marTop w:val="0"/>
      <w:marBottom w:val="0"/>
      <w:divBdr>
        <w:top w:val="none" w:sz="0" w:space="0" w:color="auto"/>
        <w:left w:val="none" w:sz="0" w:space="0" w:color="auto"/>
        <w:bottom w:val="none" w:sz="0" w:space="0" w:color="auto"/>
        <w:right w:val="none" w:sz="0" w:space="0" w:color="auto"/>
      </w:divBdr>
    </w:div>
    <w:div w:id="1477717906">
      <w:bodyDiv w:val="1"/>
      <w:marLeft w:val="0"/>
      <w:marRight w:val="0"/>
      <w:marTop w:val="0"/>
      <w:marBottom w:val="0"/>
      <w:divBdr>
        <w:top w:val="none" w:sz="0" w:space="0" w:color="auto"/>
        <w:left w:val="none" w:sz="0" w:space="0" w:color="auto"/>
        <w:bottom w:val="none" w:sz="0" w:space="0" w:color="auto"/>
        <w:right w:val="none" w:sz="0" w:space="0" w:color="auto"/>
      </w:divBdr>
    </w:div>
    <w:div w:id="1478106518">
      <w:bodyDiv w:val="1"/>
      <w:marLeft w:val="0"/>
      <w:marRight w:val="0"/>
      <w:marTop w:val="0"/>
      <w:marBottom w:val="0"/>
      <w:divBdr>
        <w:top w:val="none" w:sz="0" w:space="0" w:color="auto"/>
        <w:left w:val="none" w:sz="0" w:space="0" w:color="auto"/>
        <w:bottom w:val="none" w:sz="0" w:space="0" w:color="auto"/>
        <w:right w:val="none" w:sz="0" w:space="0" w:color="auto"/>
      </w:divBdr>
    </w:div>
    <w:div w:id="1478107181">
      <w:bodyDiv w:val="1"/>
      <w:marLeft w:val="0"/>
      <w:marRight w:val="0"/>
      <w:marTop w:val="0"/>
      <w:marBottom w:val="0"/>
      <w:divBdr>
        <w:top w:val="none" w:sz="0" w:space="0" w:color="auto"/>
        <w:left w:val="none" w:sz="0" w:space="0" w:color="auto"/>
        <w:bottom w:val="none" w:sz="0" w:space="0" w:color="auto"/>
        <w:right w:val="none" w:sz="0" w:space="0" w:color="auto"/>
      </w:divBdr>
    </w:div>
    <w:div w:id="1478766425">
      <w:bodyDiv w:val="1"/>
      <w:marLeft w:val="0"/>
      <w:marRight w:val="0"/>
      <w:marTop w:val="0"/>
      <w:marBottom w:val="0"/>
      <w:divBdr>
        <w:top w:val="none" w:sz="0" w:space="0" w:color="auto"/>
        <w:left w:val="none" w:sz="0" w:space="0" w:color="auto"/>
        <w:bottom w:val="none" w:sz="0" w:space="0" w:color="auto"/>
        <w:right w:val="none" w:sz="0" w:space="0" w:color="auto"/>
      </w:divBdr>
    </w:div>
    <w:div w:id="1478911075">
      <w:bodyDiv w:val="1"/>
      <w:marLeft w:val="0"/>
      <w:marRight w:val="0"/>
      <w:marTop w:val="0"/>
      <w:marBottom w:val="0"/>
      <w:divBdr>
        <w:top w:val="none" w:sz="0" w:space="0" w:color="auto"/>
        <w:left w:val="none" w:sz="0" w:space="0" w:color="auto"/>
        <w:bottom w:val="none" w:sz="0" w:space="0" w:color="auto"/>
        <w:right w:val="none" w:sz="0" w:space="0" w:color="auto"/>
      </w:divBdr>
    </w:div>
    <w:div w:id="1479691070">
      <w:bodyDiv w:val="1"/>
      <w:marLeft w:val="0"/>
      <w:marRight w:val="0"/>
      <w:marTop w:val="0"/>
      <w:marBottom w:val="0"/>
      <w:divBdr>
        <w:top w:val="none" w:sz="0" w:space="0" w:color="auto"/>
        <w:left w:val="none" w:sz="0" w:space="0" w:color="auto"/>
        <w:bottom w:val="none" w:sz="0" w:space="0" w:color="auto"/>
        <w:right w:val="none" w:sz="0" w:space="0" w:color="auto"/>
      </w:divBdr>
    </w:div>
    <w:div w:id="1482037682">
      <w:bodyDiv w:val="1"/>
      <w:marLeft w:val="0"/>
      <w:marRight w:val="0"/>
      <w:marTop w:val="0"/>
      <w:marBottom w:val="0"/>
      <w:divBdr>
        <w:top w:val="none" w:sz="0" w:space="0" w:color="auto"/>
        <w:left w:val="none" w:sz="0" w:space="0" w:color="auto"/>
        <w:bottom w:val="none" w:sz="0" w:space="0" w:color="auto"/>
        <w:right w:val="none" w:sz="0" w:space="0" w:color="auto"/>
      </w:divBdr>
    </w:div>
    <w:div w:id="1483155417">
      <w:bodyDiv w:val="1"/>
      <w:marLeft w:val="0"/>
      <w:marRight w:val="0"/>
      <w:marTop w:val="0"/>
      <w:marBottom w:val="0"/>
      <w:divBdr>
        <w:top w:val="none" w:sz="0" w:space="0" w:color="auto"/>
        <w:left w:val="none" w:sz="0" w:space="0" w:color="auto"/>
        <w:bottom w:val="none" w:sz="0" w:space="0" w:color="auto"/>
        <w:right w:val="none" w:sz="0" w:space="0" w:color="auto"/>
      </w:divBdr>
    </w:div>
    <w:div w:id="1484541215">
      <w:bodyDiv w:val="1"/>
      <w:marLeft w:val="0"/>
      <w:marRight w:val="0"/>
      <w:marTop w:val="0"/>
      <w:marBottom w:val="0"/>
      <w:divBdr>
        <w:top w:val="none" w:sz="0" w:space="0" w:color="auto"/>
        <w:left w:val="none" w:sz="0" w:space="0" w:color="auto"/>
        <w:bottom w:val="none" w:sz="0" w:space="0" w:color="auto"/>
        <w:right w:val="none" w:sz="0" w:space="0" w:color="auto"/>
      </w:divBdr>
    </w:div>
    <w:div w:id="1484546397">
      <w:bodyDiv w:val="1"/>
      <w:marLeft w:val="0"/>
      <w:marRight w:val="0"/>
      <w:marTop w:val="0"/>
      <w:marBottom w:val="0"/>
      <w:divBdr>
        <w:top w:val="none" w:sz="0" w:space="0" w:color="auto"/>
        <w:left w:val="none" w:sz="0" w:space="0" w:color="auto"/>
        <w:bottom w:val="none" w:sz="0" w:space="0" w:color="auto"/>
        <w:right w:val="none" w:sz="0" w:space="0" w:color="auto"/>
      </w:divBdr>
    </w:div>
    <w:div w:id="1485321022">
      <w:bodyDiv w:val="1"/>
      <w:marLeft w:val="0"/>
      <w:marRight w:val="0"/>
      <w:marTop w:val="0"/>
      <w:marBottom w:val="0"/>
      <w:divBdr>
        <w:top w:val="none" w:sz="0" w:space="0" w:color="auto"/>
        <w:left w:val="none" w:sz="0" w:space="0" w:color="auto"/>
        <w:bottom w:val="none" w:sz="0" w:space="0" w:color="auto"/>
        <w:right w:val="none" w:sz="0" w:space="0" w:color="auto"/>
      </w:divBdr>
    </w:div>
    <w:div w:id="1485580813">
      <w:bodyDiv w:val="1"/>
      <w:marLeft w:val="0"/>
      <w:marRight w:val="0"/>
      <w:marTop w:val="0"/>
      <w:marBottom w:val="0"/>
      <w:divBdr>
        <w:top w:val="none" w:sz="0" w:space="0" w:color="auto"/>
        <w:left w:val="none" w:sz="0" w:space="0" w:color="auto"/>
        <w:bottom w:val="none" w:sz="0" w:space="0" w:color="auto"/>
        <w:right w:val="none" w:sz="0" w:space="0" w:color="auto"/>
      </w:divBdr>
    </w:div>
    <w:div w:id="1485780404">
      <w:bodyDiv w:val="1"/>
      <w:marLeft w:val="0"/>
      <w:marRight w:val="0"/>
      <w:marTop w:val="0"/>
      <w:marBottom w:val="0"/>
      <w:divBdr>
        <w:top w:val="none" w:sz="0" w:space="0" w:color="auto"/>
        <w:left w:val="none" w:sz="0" w:space="0" w:color="auto"/>
        <w:bottom w:val="none" w:sz="0" w:space="0" w:color="auto"/>
        <w:right w:val="none" w:sz="0" w:space="0" w:color="auto"/>
      </w:divBdr>
    </w:div>
    <w:div w:id="1487281465">
      <w:bodyDiv w:val="1"/>
      <w:marLeft w:val="0"/>
      <w:marRight w:val="0"/>
      <w:marTop w:val="0"/>
      <w:marBottom w:val="0"/>
      <w:divBdr>
        <w:top w:val="none" w:sz="0" w:space="0" w:color="auto"/>
        <w:left w:val="none" w:sz="0" w:space="0" w:color="auto"/>
        <w:bottom w:val="none" w:sz="0" w:space="0" w:color="auto"/>
        <w:right w:val="none" w:sz="0" w:space="0" w:color="auto"/>
      </w:divBdr>
    </w:div>
    <w:div w:id="1488398104">
      <w:bodyDiv w:val="1"/>
      <w:marLeft w:val="0"/>
      <w:marRight w:val="0"/>
      <w:marTop w:val="0"/>
      <w:marBottom w:val="0"/>
      <w:divBdr>
        <w:top w:val="none" w:sz="0" w:space="0" w:color="auto"/>
        <w:left w:val="none" w:sz="0" w:space="0" w:color="auto"/>
        <w:bottom w:val="none" w:sz="0" w:space="0" w:color="auto"/>
        <w:right w:val="none" w:sz="0" w:space="0" w:color="auto"/>
      </w:divBdr>
    </w:div>
    <w:div w:id="1490246384">
      <w:bodyDiv w:val="1"/>
      <w:marLeft w:val="0"/>
      <w:marRight w:val="0"/>
      <w:marTop w:val="0"/>
      <w:marBottom w:val="0"/>
      <w:divBdr>
        <w:top w:val="none" w:sz="0" w:space="0" w:color="auto"/>
        <w:left w:val="none" w:sz="0" w:space="0" w:color="auto"/>
        <w:bottom w:val="none" w:sz="0" w:space="0" w:color="auto"/>
        <w:right w:val="none" w:sz="0" w:space="0" w:color="auto"/>
      </w:divBdr>
      <w:divsChild>
        <w:div w:id="1035231778">
          <w:marLeft w:val="0"/>
          <w:marRight w:val="0"/>
          <w:marTop w:val="0"/>
          <w:marBottom w:val="0"/>
          <w:divBdr>
            <w:top w:val="none" w:sz="0" w:space="0" w:color="auto"/>
            <w:left w:val="none" w:sz="0" w:space="0" w:color="auto"/>
            <w:bottom w:val="none" w:sz="0" w:space="0" w:color="auto"/>
            <w:right w:val="none" w:sz="0" w:space="0" w:color="auto"/>
          </w:divBdr>
          <w:divsChild>
            <w:div w:id="176757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3427">
      <w:bodyDiv w:val="1"/>
      <w:marLeft w:val="0"/>
      <w:marRight w:val="0"/>
      <w:marTop w:val="0"/>
      <w:marBottom w:val="0"/>
      <w:divBdr>
        <w:top w:val="none" w:sz="0" w:space="0" w:color="auto"/>
        <w:left w:val="none" w:sz="0" w:space="0" w:color="auto"/>
        <w:bottom w:val="none" w:sz="0" w:space="0" w:color="auto"/>
        <w:right w:val="none" w:sz="0" w:space="0" w:color="auto"/>
      </w:divBdr>
    </w:div>
    <w:div w:id="1490827296">
      <w:bodyDiv w:val="1"/>
      <w:marLeft w:val="0"/>
      <w:marRight w:val="0"/>
      <w:marTop w:val="0"/>
      <w:marBottom w:val="0"/>
      <w:divBdr>
        <w:top w:val="none" w:sz="0" w:space="0" w:color="auto"/>
        <w:left w:val="none" w:sz="0" w:space="0" w:color="auto"/>
        <w:bottom w:val="none" w:sz="0" w:space="0" w:color="auto"/>
        <w:right w:val="none" w:sz="0" w:space="0" w:color="auto"/>
      </w:divBdr>
    </w:div>
    <w:div w:id="1491018532">
      <w:bodyDiv w:val="1"/>
      <w:marLeft w:val="0"/>
      <w:marRight w:val="0"/>
      <w:marTop w:val="0"/>
      <w:marBottom w:val="0"/>
      <w:divBdr>
        <w:top w:val="none" w:sz="0" w:space="0" w:color="auto"/>
        <w:left w:val="none" w:sz="0" w:space="0" w:color="auto"/>
        <w:bottom w:val="none" w:sz="0" w:space="0" w:color="auto"/>
        <w:right w:val="none" w:sz="0" w:space="0" w:color="auto"/>
      </w:divBdr>
    </w:div>
    <w:div w:id="1491368358">
      <w:bodyDiv w:val="1"/>
      <w:marLeft w:val="0"/>
      <w:marRight w:val="0"/>
      <w:marTop w:val="0"/>
      <w:marBottom w:val="0"/>
      <w:divBdr>
        <w:top w:val="none" w:sz="0" w:space="0" w:color="auto"/>
        <w:left w:val="none" w:sz="0" w:space="0" w:color="auto"/>
        <w:bottom w:val="none" w:sz="0" w:space="0" w:color="auto"/>
        <w:right w:val="none" w:sz="0" w:space="0" w:color="auto"/>
      </w:divBdr>
    </w:div>
    <w:div w:id="1491796306">
      <w:bodyDiv w:val="1"/>
      <w:marLeft w:val="0"/>
      <w:marRight w:val="0"/>
      <w:marTop w:val="0"/>
      <w:marBottom w:val="0"/>
      <w:divBdr>
        <w:top w:val="none" w:sz="0" w:space="0" w:color="auto"/>
        <w:left w:val="none" w:sz="0" w:space="0" w:color="auto"/>
        <w:bottom w:val="none" w:sz="0" w:space="0" w:color="auto"/>
        <w:right w:val="none" w:sz="0" w:space="0" w:color="auto"/>
      </w:divBdr>
    </w:div>
    <w:div w:id="1493716036">
      <w:bodyDiv w:val="1"/>
      <w:marLeft w:val="0"/>
      <w:marRight w:val="0"/>
      <w:marTop w:val="0"/>
      <w:marBottom w:val="0"/>
      <w:divBdr>
        <w:top w:val="none" w:sz="0" w:space="0" w:color="auto"/>
        <w:left w:val="none" w:sz="0" w:space="0" w:color="auto"/>
        <w:bottom w:val="none" w:sz="0" w:space="0" w:color="auto"/>
        <w:right w:val="none" w:sz="0" w:space="0" w:color="auto"/>
      </w:divBdr>
    </w:div>
    <w:div w:id="1494644873">
      <w:bodyDiv w:val="1"/>
      <w:marLeft w:val="0"/>
      <w:marRight w:val="0"/>
      <w:marTop w:val="0"/>
      <w:marBottom w:val="0"/>
      <w:divBdr>
        <w:top w:val="none" w:sz="0" w:space="0" w:color="auto"/>
        <w:left w:val="none" w:sz="0" w:space="0" w:color="auto"/>
        <w:bottom w:val="none" w:sz="0" w:space="0" w:color="auto"/>
        <w:right w:val="none" w:sz="0" w:space="0" w:color="auto"/>
      </w:divBdr>
    </w:div>
    <w:div w:id="1494687166">
      <w:bodyDiv w:val="1"/>
      <w:marLeft w:val="0"/>
      <w:marRight w:val="0"/>
      <w:marTop w:val="0"/>
      <w:marBottom w:val="0"/>
      <w:divBdr>
        <w:top w:val="none" w:sz="0" w:space="0" w:color="auto"/>
        <w:left w:val="none" w:sz="0" w:space="0" w:color="auto"/>
        <w:bottom w:val="none" w:sz="0" w:space="0" w:color="auto"/>
        <w:right w:val="none" w:sz="0" w:space="0" w:color="auto"/>
      </w:divBdr>
    </w:div>
    <w:div w:id="1495098608">
      <w:bodyDiv w:val="1"/>
      <w:marLeft w:val="0"/>
      <w:marRight w:val="0"/>
      <w:marTop w:val="0"/>
      <w:marBottom w:val="0"/>
      <w:divBdr>
        <w:top w:val="none" w:sz="0" w:space="0" w:color="auto"/>
        <w:left w:val="none" w:sz="0" w:space="0" w:color="auto"/>
        <w:bottom w:val="none" w:sz="0" w:space="0" w:color="auto"/>
        <w:right w:val="none" w:sz="0" w:space="0" w:color="auto"/>
      </w:divBdr>
    </w:div>
    <w:div w:id="1495491954">
      <w:bodyDiv w:val="1"/>
      <w:marLeft w:val="0"/>
      <w:marRight w:val="0"/>
      <w:marTop w:val="0"/>
      <w:marBottom w:val="0"/>
      <w:divBdr>
        <w:top w:val="none" w:sz="0" w:space="0" w:color="auto"/>
        <w:left w:val="none" w:sz="0" w:space="0" w:color="auto"/>
        <w:bottom w:val="none" w:sz="0" w:space="0" w:color="auto"/>
        <w:right w:val="none" w:sz="0" w:space="0" w:color="auto"/>
      </w:divBdr>
    </w:div>
    <w:div w:id="1495755836">
      <w:bodyDiv w:val="1"/>
      <w:marLeft w:val="0"/>
      <w:marRight w:val="0"/>
      <w:marTop w:val="0"/>
      <w:marBottom w:val="0"/>
      <w:divBdr>
        <w:top w:val="none" w:sz="0" w:space="0" w:color="auto"/>
        <w:left w:val="none" w:sz="0" w:space="0" w:color="auto"/>
        <w:bottom w:val="none" w:sz="0" w:space="0" w:color="auto"/>
        <w:right w:val="none" w:sz="0" w:space="0" w:color="auto"/>
      </w:divBdr>
    </w:div>
    <w:div w:id="1496341355">
      <w:bodyDiv w:val="1"/>
      <w:marLeft w:val="0"/>
      <w:marRight w:val="0"/>
      <w:marTop w:val="0"/>
      <w:marBottom w:val="0"/>
      <w:divBdr>
        <w:top w:val="none" w:sz="0" w:space="0" w:color="auto"/>
        <w:left w:val="none" w:sz="0" w:space="0" w:color="auto"/>
        <w:bottom w:val="none" w:sz="0" w:space="0" w:color="auto"/>
        <w:right w:val="none" w:sz="0" w:space="0" w:color="auto"/>
      </w:divBdr>
    </w:div>
    <w:div w:id="1496847529">
      <w:bodyDiv w:val="1"/>
      <w:marLeft w:val="0"/>
      <w:marRight w:val="0"/>
      <w:marTop w:val="0"/>
      <w:marBottom w:val="0"/>
      <w:divBdr>
        <w:top w:val="none" w:sz="0" w:space="0" w:color="auto"/>
        <w:left w:val="none" w:sz="0" w:space="0" w:color="auto"/>
        <w:bottom w:val="none" w:sz="0" w:space="0" w:color="auto"/>
        <w:right w:val="none" w:sz="0" w:space="0" w:color="auto"/>
      </w:divBdr>
    </w:div>
    <w:div w:id="1496874712">
      <w:bodyDiv w:val="1"/>
      <w:marLeft w:val="0"/>
      <w:marRight w:val="0"/>
      <w:marTop w:val="0"/>
      <w:marBottom w:val="0"/>
      <w:divBdr>
        <w:top w:val="none" w:sz="0" w:space="0" w:color="auto"/>
        <w:left w:val="none" w:sz="0" w:space="0" w:color="auto"/>
        <w:bottom w:val="none" w:sz="0" w:space="0" w:color="auto"/>
        <w:right w:val="none" w:sz="0" w:space="0" w:color="auto"/>
      </w:divBdr>
    </w:div>
    <w:div w:id="1497186503">
      <w:bodyDiv w:val="1"/>
      <w:marLeft w:val="0"/>
      <w:marRight w:val="0"/>
      <w:marTop w:val="0"/>
      <w:marBottom w:val="0"/>
      <w:divBdr>
        <w:top w:val="none" w:sz="0" w:space="0" w:color="auto"/>
        <w:left w:val="none" w:sz="0" w:space="0" w:color="auto"/>
        <w:bottom w:val="none" w:sz="0" w:space="0" w:color="auto"/>
        <w:right w:val="none" w:sz="0" w:space="0" w:color="auto"/>
      </w:divBdr>
    </w:div>
    <w:div w:id="1497187493">
      <w:bodyDiv w:val="1"/>
      <w:marLeft w:val="0"/>
      <w:marRight w:val="0"/>
      <w:marTop w:val="0"/>
      <w:marBottom w:val="0"/>
      <w:divBdr>
        <w:top w:val="none" w:sz="0" w:space="0" w:color="auto"/>
        <w:left w:val="none" w:sz="0" w:space="0" w:color="auto"/>
        <w:bottom w:val="none" w:sz="0" w:space="0" w:color="auto"/>
        <w:right w:val="none" w:sz="0" w:space="0" w:color="auto"/>
      </w:divBdr>
    </w:div>
    <w:div w:id="1498300446">
      <w:bodyDiv w:val="1"/>
      <w:marLeft w:val="0"/>
      <w:marRight w:val="0"/>
      <w:marTop w:val="0"/>
      <w:marBottom w:val="0"/>
      <w:divBdr>
        <w:top w:val="none" w:sz="0" w:space="0" w:color="auto"/>
        <w:left w:val="none" w:sz="0" w:space="0" w:color="auto"/>
        <w:bottom w:val="none" w:sz="0" w:space="0" w:color="auto"/>
        <w:right w:val="none" w:sz="0" w:space="0" w:color="auto"/>
      </w:divBdr>
    </w:div>
    <w:div w:id="1499418609">
      <w:bodyDiv w:val="1"/>
      <w:marLeft w:val="0"/>
      <w:marRight w:val="0"/>
      <w:marTop w:val="0"/>
      <w:marBottom w:val="0"/>
      <w:divBdr>
        <w:top w:val="none" w:sz="0" w:space="0" w:color="auto"/>
        <w:left w:val="none" w:sz="0" w:space="0" w:color="auto"/>
        <w:bottom w:val="none" w:sz="0" w:space="0" w:color="auto"/>
        <w:right w:val="none" w:sz="0" w:space="0" w:color="auto"/>
      </w:divBdr>
    </w:div>
    <w:div w:id="1499618314">
      <w:bodyDiv w:val="1"/>
      <w:marLeft w:val="0"/>
      <w:marRight w:val="0"/>
      <w:marTop w:val="0"/>
      <w:marBottom w:val="0"/>
      <w:divBdr>
        <w:top w:val="none" w:sz="0" w:space="0" w:color="auto"/>
        <w:left w:val="none" w:sz="0" w:space="0" w:color="auto"/>
        <w:bottom w:val="none" w:sz="0" w:space="0" w:color="auto"/>
        <w:right w:val="none" w:sz="0" w:space="0" w:color="auto"/>
      </w:divBdr>
    </w:div>
    <w:div w:id="1500534319">
      <w:bodyDiv w:val="1"/>
      <w:marLeft w:val="0"/>
      <w:marRight w:val="0"/>
      <w:marTop w:val="0"/>
      <w:marBottom w:val="0"/>
      <w:divBdr>
        <w:top w:val="none" w:sz="0" w:space="0" w:color="auto"/>
        <w:left w:val="none" w:sz="0" w:space="0" w:color="auto"/>
        <w:bottom w:val="none" w:sz="0" w:space="0" w:color="auto"/>
        <w:right w:val="none" w:sz="0" w:space="0" w:color="auto"/>
      </w:divBdr>
    </w:div>
    <w:div w:id="1501001764">
      <w:bodyDiv w:val="1"/>
      <w:marLeft w:val="0"/>
      <w:marRight w:val="0"/>
      <w:marTop w:val="0"/>
      <w:marBottom w:val="0"/>
      <w:divBdr>
        <w:top w:val="none" w:sz="0" w:space="0" w:color="auto"/>
        <w:left w:val="none" w:sz="0" w:space="0" w:color="auto"/>
        <w:bottom w:val="none" w:sz="0" w:space="0" w:color="auto"/>
        <w:right w:val="none" w:sz="0" w:space="0" w:color="auto"/>
      </w:divBdr>
    </w:div>
    <w:div w:id="1501264749">
      <w:bodyDiv w:val="1"/>
      <w:marLeft w:val="0"/>
      <w:marRight w:val="0"/>
      <w:marTop w:val="0"/>
      <w:marBottom w:val="0"/>
      <w:divBdr>
        <w:top w:val="none" w:sz="0" w:space="0" w:color="auto"/>
        <w:left w:val="none" w:sz="0" w:space="0" w:color="auto"/>
        <w:bottom w:val="none" w:sz="0" w:space="0" w:color="auto"/>
        <w:right w:val="none" w:sz="0" w:space="0" w:color="auto"/>
      </w:divBdr>
    </w:div>
    <w:div w:id="1501920848">
      <w:bodyDiv w:val="1"/>
      <w:marLeft w:val="0"/>
      <w:marRight w:val="0"/>
      <w:marTop w:val="0"/>
      <w:marBottom w:val="0"/>
      <w:divBdr>
        <w:top w:val="none" w:sz="0" w:space="0" w:color="auto"/>
        <w:left w:val="none" w:sz="0" w:space="0" w:color="auto"/>
        <w:bottom w:val="none" w:sz="0" w:space="0" w:color="auto"/>
        <w:right w:val="none" w:sz="0" w:space="0" w:color="auto"/>
      </w:divBdr>
    </w:div>
    <w:div w:id="1501969390">
      <w:bodyDiv w:val="1"/>
      <w:marLeft w:val="0"/>
      <w:marRight w:val="0"/>
      <w:marTop w:val="0"/>
      <w:marBottom w:val="0"/>
      <w:divBdr>
        <w:top w:val="none" w:sz="0" w:space="0" w:color="auto"/>
        <w:left w:val="none" w:sz="0" w:space="0" w:color="auto"/>
        <w:bottom w:val="none" w:sz="0" w:space="0" w:color="auto"/>
        <w:right w:val="none" w:sz="0" w:space="0" w:color="auto"/>
      </w:divBdr>
    </w:div>
    <w:div w:id="1501970117">
      <w:bodyDiv w:val="1"/>
      <w:marLeft w:val="0"/>
      <w:marRight w:val="0"/>
      <w:marTop w:val="0"/>
      <w:marBottom w:val="0"/>
      <w:divBdr>
        <w:top w:val="none" w:sz="0" w:space="0" w:color="auto"/>
        <w:left w:val="none" w:sz="0" w:space="0" w:color="auto"/>
        <w:bottom w:val="none" w:sz="0" w:space="0" w:color="auto"/>
        <w:right w:val="none" w:sz="0" w:space="0" w:color="auto"/>
      </w:divBdr>
    </w:div>
    <w:div w:id="1502039940">
      <w:bodyDiv w:val="1"/>
      <w:marLeft w:val="0"/>
      <w:marRight w:val="0"/>
      <w:marTop w:val="0"/>
      <w:marBottom w:val="0"/>
      <w:divBdr>
        <w:top w:val="none" w:sz="0" w:space="0" w:color="auto"/>
        <w:left w:val="none" w:sz="0" w:space="0" w:color="auto"/>
        <w:bottom w:val="none" w:sz="0" w:space="0" w:color="auto"/>
        <w:right w:val="none" w:sz="0" w:space="0" w:color="auto"/>
      </w:divBdr>
    </w:div>
    <w:div w:id="1502089648">
      <w:bodyDiv w:val="1"/>
      <w:marLeft w:val="0"/>
      <w:marRight w:val="0"/>
      <w:marTop w:val="0"/>
      <w:marBottom w:val="0"/>
      <w:divBdr>
        <w:top w:val="none" w:sz="0" w:space="0" w:color="auto"/>
        <w:left w:val="none" w:sz="0" w:space="0" w:color="auto"/>
        <w:bottom w:val="none" w:sz="0" w:space="0" w:color="auto"/>
        <w:right w:val="none" w:sz="0" w:space="0" w:color="auto"/>
      </w:divBdr>
    </w:div>
    <w:div w:id="1502620057">
      <w:bodyDiv w:val="1"/>
      <w:marLeft w:val="0"/>
      <w:marRight w:val="0"/>
      <w:marTop w:val="0"/>
      <w:marBottom w:val="0"/>
      <w:divBdr>
        <w:top w:val="none" w:sz="0" w:space="0" w:color="auto"/>
        <w:left w:val="none" w:sz="0" w:space="0" w:color="auto"/>
        <w:bottom w:val="none" w:sz="0" w:space="0" w:color="auto"/>
        <w:right w:val="none" w:sz="0" w:space="0" w:color="auto"/>
      </w:divBdr>
    </w:div>
    <w:div w:id="1503885779">
      <w:bodyDiv w:val="1"/>
      <w:marLeft w:val="0"/>
      <w:marRight w:val="0"/>
      <w:marTop w:val="0"/>
      <w:marBottom w:val="0"/>
      <w:divBdr>
        <w:top w:val="none" w:sz="0" w:space="0" w:color="auto"/>
        <w:left w:val="none" w:sz="0" w:space="0" w:color="auto"/>
        <w:bottom w:val="none" w:sz="0" w:space="0" w:color="auto"/>
        <w:right w:val="none" w:sz="0" w:space="0" w:color="auto"/>
      </w:divBdr>
    </w:div>
    <w:div w:id="1504126957">
      <w:bodyDiv w:val="1"/>
      <w:marLeft w:val="0"/>
      <w:marRight w:val="0"/>
      <w:marTop w:val="0"/>
      <w:marBottom w:val="0"/>
      <w:divBdr>
        <w:top w:val="none" w:sz="0" w:space="0" w:color="auto"/>
        <w:left w:val="none" w:sz="0" w:space="0" w:color="auto"/>
        <w:bottom w:val="none" w:sz="0" w:space="0" w:color="auto"/>
        <w:right w:val="none" w:sz="0" w:space="0" w:color="auto"/>
      </w:divBdr>
    </w:div>
    <w:div w:id="1504272783">
      <w:bodyDiv w:val="1"/>
      <w:marLeft w:val="0"/>
      <w:marRight w:val="0"/>
      <w:marTop w:val="0"/>
      <w:marBottom w:val="0"/>
      <w:divBdr>
        <w:top w:val="none" w:sz="0" w:space="0" w:color="auto"/>
        <w:left w:val="none" w:sz="0" w:space="0" w:color="auto"/>
        <w:bottom w:val="none" w:sz="0" w:space="0" w:color="auto"/>
        <w:right w:val="none" w:sz="0" w:space="0" w:color="auto"/>
      </w:divBdr>
    </w:div>
    <w:div w:id="1505975103">
      <w:bodyDiv w:val="1"/>
      <w:marLeft w:val="0"/>
      <w:marRight w:val="0"/>
      <w:marTop w:val="0"/>
      <w:marBottom w:val="0"/>
      <w:divBdr>
        <w:top w:val="none" w:sz="0" w:space="0" w:color="auto"/>
        <w:left w:val="none" w:sz="0" w:space="0" w:color="auto"/>
        <w:bottom w:val="none" w:sz="0" w:space="0" w:color="auto"/>
        <w:right w:val="none" w:sz="0" w:space="0" w:color="auto"/>
      </w:divBdr>
    </w:div>
    <w:div w:id="1507549002">
      <w:bodyDiv w:val="1"/>
      <w:marLeft w:val="0"/>
      <w:marRight w:val="0"/>
      <w:marTop w:val="0"/>
      <w:marBottom w:val="0"/>
      <w:divBdr>
        <w:top w:val="none" w:sz="0" w:space="0" w:color="auto"/>
        <w:left w:val="none" w:sz="0" w:space="0" w:color="auto"/>
        <w:bottom w:val="none" w:sz="0" w:space="0" w:color="auto"/>
        <w:right w:val="none" w:sz="0" w:space="0" w:color="auto"/>
      </w:divBdr>
    </w:div>
    <w:div w:id="1508790992">
      <w:bodyDiv w:val="1"/>
      <w:marLeft w:val="0"/>
      <w:marRight w:val="0"/>
      <w:marTop w:val="0"/>
      <w:marBottom w:val="0"/>
      <w:divBdr>
        <w:top w:val="none" w:sz="0" w:space="0" w:color="auto"/>
        <w:left w:val="none" w:sz="0" w:space="0" w:color="auto"/>
        <w:bottom w:val="none" w:sz="0" w:space="0" w:color="auto"/>
        <w:right w:val="none" w:sz="0" w:space="0" w:color="auto"/>
      </w:divBdr>
    </w:div>
    <w:div w:id="1508904347">
      <w:bodyDiv w:val="1"/>
      <w:marLeft w:val="0"/>
      <w:marRight w:val="0"/>
      <w:marTop w:val="0"/>
      <w:marBottom w:val="0"/>
      <w:divBdr>
        <w:top w:val="none" w:sz="0" w:space="0" w:color="auto"/>
        <w:left w:val="none" w:sz="0" w:space="0" w:color="auto"/>
        <w:bottom w:val="none" w:sz="0" w:space="0" w:color="auto"/>
        <w:right w:val="none" w:sz="0" w:space="0" w:color="auto"/>
      </w:divBdr>
    </w:div>
    <w:div w:id="1509175958">
      <w:bodyDiv w:val="1"/>
      <w:marLeft w:val="0"/>
      <w:marRight w:val="0"/>
      <w:marTop w:val="0"/>
      <w:marBottom w:val="0"/>
      <w:divBdr>
        <w:top w:val="none" w:sz="0" w:space="0" w:color="auto"/>
        <w:left w:val="none" w:sz="0" w:space="0" w:color="auto"/>
        <w:bottom w:val="none" w:sz="0" w:space="0" w:color="auto"/>
        <w:right w:val="none" w:sz="0" w:space="0" w:color="auto"/>
      </w:divBdr>
    </w:div>
    <w:div w:id="1512376012">
      <w:bodyDiv w:val="1"/>
      <w:marLeft w:val="0"/>
      <w:marRight w:val="0"/>
      <w:marTop w:val="0"/>
      <w:marBottom w:val="0"/>
      <w:divBdr>
        <w:top w:val="none" w:sz="0" w:space="0" w:color="auto"/>
        <w:left w:val="none" w:sz="0" w:space="0" w:color="auto"/>
        <w:bottom w:val="none" w:sz="0" w:space="0" w:color="auto"/>
        <w:right w:val="none" w:sz="0" w:space="0" w:color="auto"/>
      </w:divBdr>
    </w:div>
    <w:div w:id="1513256580">
      <w:bodyDiv w:val="1"/>
      <w:marLeft w:val="0"/>
      <w:marRight w:val="0"/>
      <w:marTop w:val="0"/>
      <w:marBottom w:val="0"/>
      <w:divBdr>
        <w:top w:val="none" w:sz="0" w:space="0" w:color="auto"/>
        <w:left w:val="none" w:sz="0" w:space="0" w:color="auto"/>
        <w:bottom w:val="none" w:sz="0" w:space="0" w:color="auto"/>
        <w:right w:val="none" w:sz="0" w:space="0" w:color="auto"/>
      </w:divBdr>
    </w:div>
    <w:div w:id="1514029262">
      <w:bodyDiv w:val="1"/>
      <w:marLeft w:val="0"/>
      <w:marRight w:val="0"/>
      <w:marTop w:val="0"/>
      <w:marBottom w:val="0"/>
      <w:divBdr>
        <w:top w:val="none" w:sz="0" w:space="0" w:color="auto"/>
        <w:left w:val="none" w:sz="0" w:space="0" w:color="auto"/>
        <w:bottom w:val="none" w:sz="0" w:space="0" w:color="auto"/>
        <w:right w:val="none" w:sz="0" w:space="0" w:color="auto"/>
      </w:divBdr>
    </w:div>
    <w:div w:id="1514415478">
      <w:bodyDiv w:val="1"/>
      <w:marLeft w:val="0"/>
      <w:marRight w:val="0"/>
      <w:marTop w:val="0"/>
      <w:marBottom w:val="0"/>
      <w:divBdr>
        <w:top w:val="none" w:sz="0" w:space="0" w:color="auto"/>
        <w:left w:val="none" w:sz="0" w:space="0" w:color="auto"/>
        <w:bottom w:val="none" w:sz="0" w:space="0" w:color="auto"/>
        <w:right w:val="none" w:sz="0" w:space="0" w:color="auto"/>
      </w:divBdr>
    </w:div>
    <w:div w:id="1514801499">
      <w:bodyDiv w:val="1"/>
      <w:marLeft w:val="0"/>
      <w:marRight w:val="0"/>
      <w:marTop w:val="0"/>
      <w:marBottom w:val="0"/>
      <w:divBdr>
        <w:top w:val="none" w:sz="0" w:space="0" w:color="auto"/>
        <w:left w:val="none" w:sz="0" w:space="0" w:color="auto"/>
        <w:bottom w:val="none" w:sz="0" w:space="0" w:color="auto"/>
        <w:right w:val="none" w:sz="0" w:space="0" w:color="auto"/>
      </w:divBdr>
    </w:div>
    <w:div w:id="1516994014">
      <w:bodyDiv w:val="1"/>
      <w:marLeft w:val="0"/>
      <w:marRight w:val="0"/>
      <w:marTop w:val="0"/>
      <w:marBottom w:val="0"/>
      <w:divBdr>
        <w:top w:val="none" w:sz="0" w:space="0" w:color="auto"/>
        <w:left w:val="none" w:sz="0" w:space="0" w:color="auto"/>
        <w:bottom w:val="none" w:sz="0" w:space="0" w:color="auto"/>
        <w:right w:val="none" w:sz="0" w:space="0" w:color="auto"/>
      </w:divBdr>
    </w:div>
    <w:div w:id="1517110291">
      <w:bodyDiv w:val="1"/>
      <w:marLeft w:val="0"/>
      <w:marRight w:val="0"/>
      <w:marTop w:val="0"/>
      <w:marBottom w:val="0"/>
      <w:divBdr>
        <w:top w:val="none" w:sz="0" w:space="0" w:color="auto"/>
        <w:left w:val="none" w:sz="0" w:space="0" w:color="auto"/>
        <w:bottom w:val="none" w:sz="0" w:space="0" w:color="auto"/>
        <w:right w:val="none" w:sz="0" w:space="0" w:color="auto"/>
      </w:divBdr>
    </w:div>
    <w:div w:id="1517234967">
      <w:bodyDiv w:val="1"/>
      <w:marLeft w:val="0"/>
      <w:marRight w:val="0"/>
      <w:marTop w:val="0"/>
      <w:marBottom w:val="0"/>
      <w:divBdr>
        <w:top w:val="none" w:sz="0" w:space="0" w:color="auto"/>
        <w:left w:val="none" w:sz="0" w:space="0" w:color="auto"/>
        <w:bottom w:val="none" w:sz="0" w:space="0" w:color="auto"/>
        <w:right w:val="none" w:sz="0" w:space="0" w:color="auto"/>
      </w:divBdr>
    </w:div>
    <w:div w:id="1517235587">
      <w:bodyDiv w:val="1"/>
      <w:marLeft w:val="0"/>
      <w:marRight w:val="0"/>
      <w:marTop w:val="0"/>
      <w:marBottom w:val="0"/>
      <w:divBdr>
        <w:top w:val="none" w:sz="0" w:space="0" w:color="auto"/>
        <w:left w:val="none" w:sz="0" w:space="0" w:color="auto"/>
        <w:bottom w:val="none" w:sz="0" w:space="0" w:color="auto"/>
        <w:right w:val="none" w:sz="0" w:space="0" w:color="auto"/>
      </w:divBdr>
    </w:div>
    <w:div w:id="1518153815">
      <w:bodyDiv w:val="1"/>
      <w:marLeft w:val="0"/>
      <w:marRight w:val="0"/>
      <w:marTop w:val="0"/>
      <w:marBottom w:val="0"/>
      <w:divBdr>
        <w:top w:val="none" w:sz="0" w:space="0" w:color="auto"/>
        <w:left w:val="none" w:sz="0" w:space="0" w:color="auto"/>
        <w:bottom w:val="none" w:sz="0" w:space="0" w:color="auto"/>
        <w:right w:val="none" w:sz="0" w:space="0" w:color="auto"/>
      </w:divBdr>
    </w:div>
    <w:div w:id="1518273210">
      <w:bodyDiv w:val="1"/>
      <w:marLeft w:val="0"/>
      <w:marRight w:val="0"/>
      <w:marTop w:val="0"/>
      <w:marBottom w:val="0"/>
      <w:divBdr>
        <w:top w:val="none" w:sz="0" w:space="0" w:color="auto"/>
        <w:left w:val="none" w:sz="0" w:space="0" w:color="auto"/>
        <w:bottom w:val="none" w:sz="0" w:space="0" w:color="auto"/>
        <w:right w:val="none" w:sz="0" w:space="0" w:color="auto"/>
      </w:divBdr>
    </w:div>
    <w:div w:id="1518421966">
      <w:bodyDiv w:val="1"/>
      <w:marLeft w:val="0"/>
      <w:marRight w:val="0"/>
      <w:marTop w:val="0"/>
      <w:marBottom w:val="0"/>
      <w:divBdr>
        <w:top w:val="none" w:sz="0" w:space="0" w:color="auto"/>
        <w:left w:val="none" w:sz="0" w:space="0" w:color="auto"/>
        <w:bottom w:val="none" w:sz="0" w:space="0" w:color="auto"/>
        <w:right w:val="none" w:sz="0" w:space="0" w:color="auto"/>
      </w:divBdr>
    </w:div>
    <w:div w:id="1518540791">
      <w:bodyDiv w:val="1"/>
      <w:marLeft w:val="0"/>
      <w:marRight w:val="0"/>
      <w:marTop w:val="0"/>
      <w:marBottom w:val="0"/>
      <w:divBdr>
        <w:top w:val="none" w:sz="0" w:space="0" w:color="auto"/>
        <w:left w:val="none" w:sz="0" w:space="0" w:color="auto"/>
        <w:bottom w:val="none" w:sz="0" w:space="0" w:color="auto"/>
        <w:right w:val="none" w:sz="0" w:space="0" w:color="auto"/>
      </w:divBdr>
    </w:div>
    <w:div w:id="1519192453">
      <w:bodyDiv w:val="1"/>
      <w:marLeft w:val="0"/>
      <w:marRight w:val="0"/>
      <w:marTop w:val="0"/>
      <w:marBottom w:val="0"/>
      <w:divBdr>
        <w:top w:val="none" w:sz="0" w:space="0" w:color="auto"/>
        <w:left w:val="none" w:sz="0" w:space="0" w:color="auto"/>
        <w:bottom w:val="none" w:sz="0" w:space="0" w:color="auto"/>
        <w:right w:val="none" w:sz="0" w:space="0" w:color="auto"/>
      </w:divBdr>
    </w:div>
    <w:div w:id="1519196233">
      <w:bodyDiv w:val="1"/>
      <w:marLeft w:val="0"/>
      <w:marRight w:val="0"/>
      <w:marTop w:val="0"/>
      <w:marBottom w:val="0"/>
      <w:divBdr>
        <w:top w:val="none" w:sz="0" w:space="0" w:color="auto"/>
        <w:left w:val="none" w:sz="0" w:space="0" w:color="auto"/>
        <w:bottom w:val="none" w:sz="0" w:space="0" w:color="auto"/>
        <w:right w:val="none" w:sz="0" w:space="0" w:color="auto"/>
      </w:divBdr>
    </w:div>
    <w:div w:id="1519656690">
      <w:bodyDiv w:val="1"/>
      <w:marLeft w:val="0"/>
      <w:marRight w:val="0"/>
      <w:marTop w:val="0"/>
      <w:marBottom w:val="0"/>
      <w:divBdr>
        <w:top w:val="none" w:sz="0" w:space="0" w:color="auto"/>
        <w:left w:val="none" w:sz="0" w:space="0" w:color="auto"/>
        <w:bottom w:val="none" w:sz="0" w:space="0" w:color="auto"/>
        <w:right w:val="none" w:sz="0" w:space="0" w:color="auto"/>
      </w:divBdr>
    </w:div>
    <w:div w:id="1520118557">
      <w:bodyDiv w:val="1"/>
      <w:marLeft w:val="0"/>
      <w:marRight w:val="0"/>
      <w:marTop w:val="0"/>
      <w:marBottom w:val="0"/>
      <w:divBdr>
        <w:top w:val="none" w:sz="0" w:space="0" w:color="auto"/>
        <w:left w:val="none" w:sz="0" w:space="0" w:color="auto"/>
        <w:bottom w:val="none" w:sz="0" w:space="0" w:color="auto"/>
        <w:right w:val="none" w:sz="0" w:space="0" w:color="auto"/>
      </w:divBdr>
    </w:div>
    <w:div w:id="1520391494">
      <w:bodyDiv w:val="1"/>
      <w:marLeft w:val="0"/>
      <w:marRight w:val="0"/>
      <w:marTop w:val="0"/>
      <w:marBottom w:val="0"/>
      <w:divBdr>
        <w:top w:val="none" w:sz="0" w:space="0" w:color="auto"/>
        <w:left w:val="none" w:sz="0" w:space="0" w:color="auto"/>
        <w:bottom w:val="none" w:sz="0" w:space="0" w:color="auto"/>
        <w:right w:val="none" w:sz="0" w:space="0" w:color="auto"/>
      </w:divBdr>
    </w:div>
    <w:div w:id="1520394352">
      <w:bodyDiv w:val="1"/>
      <w:marLeft w:val="0"/>
      <w:marRight w:val="0"/>
      <w:marTop w:val="0"/>
      <w:marBottom w:val="0"/>
      <w:divBdr>
        <w:top w:val="none" w:sz="0" w:space="0" w:color="auto"/>
        <w:left w:val="none" w:sz="0" w:space="0" w:color="auto"/>
        <w:bottom w:val="none" w:sz="0" w:space="0" w:color="auto"/>
        <w:right w:val="none" w:sz="0" w:space="0" w:color="auto"/>
      </w:divBdr>
    </w:div>
    <w:div w:id="1520779930">
      <w:bodyDiv w:val="1"/>
      <w:marLeft w:val="0"/>
      <w:marRight w:val="0"/>
      <w:marTop w:val="0"/>
      <w:marBottom w:val="0"/>
      <w:divBdr>
        <w:top w:val="none" w:sz="0" w:space="0" w:color="auto"/>
        <w:left w:val="none" w:sz="0" w:space="0" w:color="auto"/>
        <w:bottom w:val="none" w:sz="0" w:space="0" w:color="auto"/>
        <w:right w:val="none" w:sz="0" w:space="0" w:color="auto"/>
      </w:divBdr>
    </w:div>
    <w:div w:id="1522665076">
      <w:bodyDiv w:val="1"/>
      <w:marLeft w:val="0"/>
      <w:marRight w:val="0"/>
      <w:marTop w:val="0"/>
      <w:marBottom w:val="0"/>
      <w:divBdr>
        <w:top w:val="none" w:sz="0" w:space="0" w:color="auto"/>
        <w:left w:val="none" w:sz="0" w:space="0" w:color="auto"/>
        <w:bottom w:val="none" w:sz="0" w:space="0" w:color="auto"/>
        <w:right w:val="none" w:sz="0" w:space="0" w:color="auto"/>
      </w:divBdr>
    </w:div>
    <w:div w:id="1522666539">
      <w:bodyDiv w:val="1"/>
      <w:marLeft w:val="0"/>
      <w:marRight w:val="0"/>
      <w:marTop w:val="0"/>
      <w:marBottom w:val="0"/>
      <w:divBdr>
        <w:top w:val="none" w:sz="0" w:space="0" w:color="auto"/>
        <w:left w:val="none" w:sz="0" w:space="0" w:color="auto"/>
        <w:bottom w:val="none" w:sz="0" w:space="0" w:color="auto"/>
        <w:right w:val="none" w:sz="0" w:space="0" w:color="auto"/>
      </w:divBdr>
    </w:div>
    <w:div w:id="1523126373">
      <w:bodyDiv w:val="1"/>
      <w:marLeft w:val="0"/>
      <w:marRight w:val="0"/>
      <w:marTop w:val="0"/>
      <w:marBottom w:val="0"/>
      <w:divBdr>
        <w:top w:val="none" w:sz="0" w:space="0" w:color="auto"/>
        <w:left w:val="none" w:sz="0" w:space="0" w:color="auto"/>
        <w:bottom w:val="none" w:sz="0" w:space="0" w:color="auto"/>
        <w:right w:val="none" w:sz="0" w:space="0" w:color="auto"/>
      </w:divBdr>
    </w:div>
    <w:div w:id="1524051432">
      <w:bodyDiv w:val="1"/>
      <w:marLeft w:val="0"/>
      <w:marRight w:val="0"/>
      <w:marTop w:val="0"/>
      <w:marBottom w:val="0"/>
      <w:divBdr>
        <w:top w:val="none" w:sz="0" w:space="0" w:color="auto"/>
        <w:left w:val="none" w:sz="0" w:space="0" w:color="auto"/>
        <w:bottom w:val="none" w:sz="0" w:space="0" w:color="auto"/>
        <w:right w:val="none" w:sz="0" w:space="0" w:color="auto"/>
      </w:divBdr>
    </w:div>
    <w:div w:id="1524787962">
      <w:bodyDiv w:val="1"/>
      <w:marLeft w:val="0"/>
      <w:marRight w:val="0"/>
      <w:marTop w:val="0"/>
      <w:marBottom w:val="0"/>
      <w:divBdr>
        <w:top w:val="none" w:sz="0" w:space="0" w:color="auto"/>
        <w:left w:val="none" w:sz="0" w:space="0" w:color="auto"/>
        <w:bottom w:val="none" w:sz="0" w:space="0" w:color="auto"/>
        <w:right w:val="none" w:sz="0" w:space="0" w:color="auto"/>
      </w:divBdr>
    </w:div>
    <w:div w:id="1526400463">
      <w:bodyDiv w:val="1"/>
      <w:marLeft w:val="0"/>
      <w:marRight w:val="0"/>
      <w:marTop w:val="0"/>
      <w:marBottom w:val="0"/>
      <w:divBdr>
        <w:top w:val="none" w:sz="0" w:space="0" w:color="auto"/>
        <w:left w:val="none" w:sz="0" w:space="0" w:color="auto"/>
        <w:bottom w:val="none" w:sz="0" w:space="0" w:color="auto"/>
        <w:right w:val="none" w:sz="0" w:space="0" w:color="auto"/>
      </w:divBdr>
    </w:div>
    <w:div w:id="1526402987">
      <w:bodyDiv w:val="1"/>
      <w:marLeft w:val="0"/>
      <w:marRight w:val="0"/>
      <w:marTop w:val="0"/>
      <w:marBottom w:val="0"/>
      <w:divBdr>
        <w:top w:val="none" w:sz="0" w:space="0" w:color="auto"/>
        <w:left w:val="none" w:sz="0" w:space="0" w:color="auto"/>
        <w:bottom w:val="none" w:sz="0" w:space="0" w:color="auto"/>
        <w:right w:val="none" w:sz="0" w:space="0" w:color="auto"/>
      </w:divBdr>
    </w:div>
    <w:div w:id="1526477100">
      <w:bodyDiv w:val="1"/>
      <w:marLeft w:val="0"/>
      <w:marRight w:val="0"/>
      <w:marTop w:val="0"/>
      <w:marBottom w:val="0"/>
      <w:divBdr>
        <w:top w:val="none" w:sz="0" w:space="0" w:color="auto"/>
        <w:left w:val="none" w:sz="0" w:space="0" w:color="auto"/>
        <w:bottom w:val="none" w:sz="0" w:space="0" w:color="auto"/>
        <w:right w:val="none" w:sz="0" w:space="0" w:color="auto"/>
      </w:divBdr>
    </w:div>
    <w:div w:id="1527059058">
      <w:bodyDiv w:val="1"/>
      <w:marLeft w:val="0"/>
      <w:marRight w:val="0"/>
      <w:marTop w:val="0"/>
      <w:marBottom w:val="0"/>
      <w:divBdr>
        <w:top w:val="none" w:sz="0" w:space="0" w:color="auto"/>
        <w:left w:val="none" w:sz="0" w:space="0" w:color="auto"/>
        <w:bottom w:val="none" w:sz="0" w:space="0" w:color="auto"/>
        <w:right w:val="none" w:sz="0" w:space="0" w:color="auto"/>
      </w:divBdr>
    </w:div>
    <w:div w:id="1527521231">
      <w:bodyDiv w:val="1"/>
      <w:marLeft w:val="0"/>
      <w:marRight w:val="0"/>
      <w:marTop w:val="0"/>
      <w:marBottom w:val="0"/>
      <w:divBdr>
        <w:top w:val="none" w:sz="0" w:space="0" w:color="auto"/>
        <w:left w:val="none" w:sz="0" w:space="0" w:color="auto"/>
        <w:bottom w:val="none" w:sz="0" w:space="0" w:color="auto"/>
        <w:right w:val="none" w:sz="0" w:space="0" w:color="auto"/>
      </w:divBdr>
    </w:div>
    <w:div w:id="1528987355">
      <w:bodyDiv w:val="1"/>
      <w:marLeft w:val="0"/>
      <w:marRight w:val="0"/>
      <w:marTop w:val="0"/>
      <w:marBottom w:val="0"/>
      <w:divBdr>
        <w:top w:val="none" w:sz="0" w:space="0" w:color="auto"/>
        <w:left w:val="none" w:sz="0" w:space="0" w:color="auto"/>
        <w:bottom w:val="none" w:sz="0" w:space="0" w:color="auto"/>
        <w:right w:val="none" w:sz="0" w:space="0" w:color="auto"/>
      </w:divBdr>
    </w:div>
    <w:div w:id="1529367901">
      <w:bodyDiv w:val="1"/>
      <w:marLeft w:val="0"/>
      <w:marRight w:val="0"/>
      <w:marTop w:val="0"/>
      <w:marBottom w:val="0"/>
      <w:divBdr>
        <w:top w:val="none" w:sz="0" w:space="0" w:color="auto"/>
        <w:left w:val="none" w:sz="0" w:space="0" w:color="auto"/>
        <w:bottom w:val="none" w:sz="0" w:space="0" w:color="auto"/>
        <w:right w:val="none" w:sz="0" w:space="0" w:color="auto"/>
      </w:divBdr>
    </w:div>
    <w:div w:id="1529954492">
      <w:bodyDiv w:val="1"/>
      <w:marLeft w:val="0"/>
      <w:marRight w:val="0"/>
      <w:marTop w:val="0"/>
      <w:marBottom w:val="0"/>
      <w:divBdr>
        <w:top w:val="none" w:sz="0" w:space="0" w:color="auto"/>
        <w:left w:val="none" w:sz="0" w:space="0" w:color="auto"/>
        <w:bottom w:val="none" w:sz="0" w:space="0" w:color="auto"/>
        <w:right w:val="none" w:sz="0" w:space="0" w:color="auto"/>
      </w:divBdr>
    </w:div>
    <w:div w:id="1530682025">
      <w:bodyDiv w:val="1"/>
      <w:marLeft w:val="0"/>
      <w:marRight w:val="0"/>
      <w:marTop w:val="0"/>
      <w:marBottom w:val="0"/>
      <w:divBdr>
        <w:top w:val="none" w:sz="0" w:space="0" w:color="auto"/>
        <w:left w:val="none" w:sz="0" w:space="0" w:color="auto"/>
        <w:bottom w:val="none" w:sz="0" w:space="0" w:color="auto"/>
        <w:right w:val="none" w:sz="0" w:space="0" w:color="auto"/>
      </w:divBdr>
    </w:div>
    <w:div w:id="1532063485">
      <w:bodyDiv w:val="1"/>
      <w:marLeft w:val="0"/>
      <w:marRight w:val="0"/>
      <w:marTop w:val="0"/>
      <w:marBottom w:val="0"/>
      <w:divBdr>
        <w:top w:val="none" w:sz="0" w:space="0" w:color="auto"/>
        <w:left w:val="none" w:sz="0" w:space="0" w:color="auto"/>
        <w:bottom w:val="none" w:sz="0" w:space="0" w:color="auto"/>
        <w:right w:val="none" w:sz="0" w:space="0" w:color="auto"/>
      </w:divBdr>
    </w:div>
    <w:div w:id="1532570020">
      <w:bodyDiv w:val="1"/>
      <w:marLeft w:val="0"/>
      <w:marRight w:val="0"/>
      <w:marTop w:val="0"/>
      <w:marBottom w:val="0"/>
      <w:divBdr>
        <w:top w:val="none" w:sz="0" w:space="0" w:color="auto"/>
        <w:left w:val="none" w:sz="0" w:space="0" w:color="auto"/>
        <w:bottom w:val="none" w:sz="0" w:space="0" w:color="auto"/>
        <w:right w:val="none" w:sz="0" w:space="0" w:color="auto"/>
      </w:divBdr>
    </w:div>
    <w:div w:id="1532841126">
      <w:bodyDiv w:val="1"/>
      <w:marLeft w:val="0"/>
      <w:marRight w:val="0"/>
      <w:marTop w:val="0"/>
      <w:marBottom w:val="0"/>
      <w:divBdr>
        <w:top w:val="none" w:sz="0" w:space="0" w:color="auto"/>
        <w:left w:val="none" w:sz="0" w:space="0" w:color="auto"/>
        <w:bottom w:val="none" w:sz="0" w:space="0" w:color="auto"/>
        <w:right w:val="none" w:sz="0" w:space="0" w:color="auto"/>
      </w:divBdr>
    </w:div>
    <w:div w:id="1534683762">
      <w:bodyDiv w:val="1"/>
      <w:marLeft w:val="0"/>
      <w:marRight w:val="0"/>
      <w:marTop w:val="0"/>
      <w:marBottom w:val="0"/>
      <w:divBdr>
        <w:top w:val="none" w:sz="0" w:space="0" w:color="auto"/>
        <w:left w:val="none" w:sz="0" w:space="0" w:color="auto"/>
        <w:bottom w:val="none" w:sz="0" w:space="0" w:color="auto"/>
        <w:right w:val="none" w:sz="0" w:space="0" w:color="auto"/>
      </w:divBdr>
    </w:div>
    <w:div w:id="1535117471">
      <w:bodyDiv w:val="1"/>
      <w:marLeft w:val="0"/>
      <w:marRight w:val="0"/>
      <w:marTop w:val="0"/>
      <w:marBottom w:val="0"/>
      <w:divBdr>
        <w:top w:val="none" w:sz="0" w:space="0" w:color="auto"/>
        <w:left w:val="none" w:sz="0" w:space="0" w:color="auto"/>
        <w:bottom w:val="none" w:sz="0" w:space="0" w:color="auto"/>
        <w:right w:val="none" w:sz="0" w:space="0" w:color="auto"/>
      </w:divBdr>
    </w:div>
    <w:div w:id="1535383360">
      <w:bodyDiv w:val="1"/>
      <w:marLeft w:val="0"/>
      <w:marRight w:val="0"/>
      <w:marTop w:val="0"/>
      <w:marBottom w:val="0"/>
      <w:divBdr>
        <w:top w:val="none" w:sz="0" w:space="0" w:color="auto"/>
        <w:left w:val="none" w:sz="0" w:space="0" w:color="auto"/>
        <w:bottom w:val="none" w:sz="0" w:space="0" w:color="auto"/>
        <w:right w:val="none" w:sz="0" w:space="0" w:color="auto"/>
      </w:divBdr>
    </w:div>
    <w:div w:id="1535658725">
      <w:bodyDiv w:val="1"/>
      <w:marLeft w:val="0"/>
      <w:marRight w:val="0"/>
      <w:marTop w:val="0"/>
      <w:marBottom w:val="0"/>
      <w:divBdr>
        <w:top w:val="none" w:sz="0" w:space="0" w:color="auto"/>
        <w:left w:val="none" w:sz="0" w:space="0" w:color="auto"/>
        <w:bottom w:val="none" w:sz="0" w:space="0" w:color="auto"/>
        <w:right w:val="none" w:sz="0" w:space="0" w:color="auto"/>
      </w:divBdr>
    </w:div>
    <w:div w:id="1535731244">
      <w:bodyDiv w:val="1"/>
      <w:marLeft w:val="0"/>
      <w:marRight w:val="0"/>
      <w:marTop w:val="0"/>
      <w:marBottom w:val="0"/>
      <w:divBdr>
        <w:top w:val="none" w:sz="0" w:space="0" w:color="auto"/>
        <w:left w:val="none" w:sz="0" w:space="0" w:color="auto"/>
        <w:bottom w:val="none" w:sz="0" w:space="0" w:color="auto"/>
        <w:right w:val="none" w:sz="0" w:space="0" w:color="auto"/>
      </w:divBdr>
    </w:div>
    <w:div w:id="1535772463">
      <w:bodyDiv w:val="1"/>
      <w:marLeft w:val="0"/>
      <w:marRight w:val="0"/>
      <w:marTop w:val="0"/>
      <w:marBottom w:val="0"/>
      <w:divBdr>
        <w:top w:val="none" w:sz="0" w:space="0" w:color="auto"/>
        <w:left w:val="none" w:sz="0" w:space="0" w:color="auto"/>
        <w:bottom w:val="none" w:sz="0" w:space="0" w:color="auto"/>
        <w:right w:val="none" w:sz="0" w:space="0" w:color="auto"/>
      </w:divBdr>
    </w:div>
    <w:div w:id="1537157331">
      <w:bodyDiv w:val="1"/>
      <w:marLeft w:val="0"/>
      <w:marRight w:val="0"/>
      <w:marTop w:val="0"/>
      <w:marBottom w:val="0"/>
      <w:divBdr>
        <w:top w:val="none" w:sz="0" w:space="0" w:color="auto"/>
        <w:left w:val="none" w:sz="0" w:space="0" w:color="auto"/>
        <w:bottom w:val="none" w:sz="0" w:space="0" w:color="auto"/>
        <w:right w:val="none" w:sz="0" w:space="0" w:color="auto"/>
      </w:divBdr>
    </w:div>
    <w:div w:id="1538470166">
      <w:bodyDiv w:val="1"/>
      <w:marLeft w:val="0"/>
      <w:marRight w:val="0"/>
      <w:marTop w:val="0"/>
      <w:marBottom w:val="0"/>
      <w:divBdr>
        <w:top w:val="none" w:sz="0" w:space="0" w:color="auto"/>
        <w:left w:val="none" w:sz="0" w:space="0" w:color="auto"/>
        <w:bottom w:val="none" w:sz="0" w:space="0" w:color="auto"/>
        <w:right w:val="none" w:sz="0" w:space="0" w:color="auto"/>
      </w:divBdr>
    </w:div>
    <w:div w:id="1539318205">
      <w:bodyDiv w:val="1"/>
      <w:marLeft w:val="0"/>
      <w:marRight w:val="0"/>
      <w:marTop w:val="0"/>
      <w:marBottom w:val="0"/>
      <w:divBdr>
        <w:top w:val="none" w:sz="0" w:space="0" w:color="auto"/>
        <w:left w:val="none" w:sz="0" w:space="0" w:color="auto"/>
        <w:bottom w:val="none" w:sz="0" w:space="0" w:color="auto"/>
        <w:right w:val="none" w:sz="0" w:space="0" w:color="auto"/>
      </w:divBdr>
    </w:div>
    <w:div w:id="1539660747">
      <w:bodyDiv w:val="1"/>
      <w:marLeft w:val="0"/>
      <w:marRight w:val="0"/>
      <w:marTop w:val="0"/>
      <w:marBottom w:val="0"/>
      <w:divBdr>
        <w:top w:val="none" w:sz="0" w:space="0" w:color="auto"/>
        <w:left w:val="none" w:sz="0" w:space="0" w:color="auto"/>
        <w:bottom w:val="none" w:sz="0" w:space="0" w:color="auto"/>
        <w:right w:val="none" w:sz="0" w:space="0" w:color="auto"/>
      </w:divBdr>
    </w:div>
    <w:div w:id="1539850165">
      <w:bodyDiv w:val="1"/>
      <w:marLeft w:val="0"/>
      <w:marRight w:val="0"/>
      <w:marTop w:val="0"/>
      <w:marBottom w:val="0"/>
      <w:divBdr>
        <w:top w:val="none" w:sz="0" w:space="0" w:color="auto"/>
        <w:left w:val="none" w:sz="0" w:space="0" w:color="auto"/>
        <w:bottom w:val="none" w:sz="0" w:space="0" w:color="auto"/>
        <w:right w:val="none" w:sz="0" w:space="0" w:color="auto"/>
      </w:divBdr>
    </w:div>
    <w:div w:id="1539854057">
      <w:bodyDiv w:val="1"/>
      <w:marLeft w:val="0"/>
      <w:marRight w:val="0"/>
      <w:marTop w:val="0"/>
      <w:marBottom w:val="0"/>
      <w:divBdr>
        <w:top w:val="none" w:sz="0" w:space="0" w:color="auto"/>
        <w:left w:val="none" w:sz="0" w:space="0" w:color="auto"/>
        <w:bottom w:val="none" w:sz="0" w:space="0" w:color="auto"/>
        <w:right w:val="none" w:sz="0" w:space="0" w:color="auto"/>
      </w:divBdr>
    </w:div>
    <w:div w:id="1540583705">
      <w:bodyDiv w:val="1"/>
      <w:marLeft w:val="0"/>
      <w:marRight w:val="0"/>
      <w:marTop w:val="0"/>
      <w:marBottom w:val="0"/>
      <w:divBdr>
        <w:top w:val="none" w:sz="0" w:space="0" w:color="auto"/>
        <w:left w:val="none" w:sz="0" w:space="0" w:color="auto"/>
        <w:bottom w:val="none" w:sz="0" w:space="0" w:color="auto"/>
        <w:right w:val="none" w:sz="0" w:space="0" w:color="auto"/>
      </w:divBdr>
    </w:div>
    <w:div w:id="1540820140">
      <w:bodyDiv w:val="1"/>
      <w:marLeft w:val="0"/>
      <w:marRight w:val="0"/>
      <w:marTop w:val="0"/>
      <w:marBottom w:val="0"/>
      <w:divBdr>
        <w:top w:val="none" w:sz="0" w:space="0" w:color="auto"/>
        <w:left w:val="none" w:sz="0" w:space="0" w:color="auto"/>
        <w:bottom w:val="none" w:sz="0" w:space="0" w:color="auto"/>
        <w:right w:val="none" w:sz="0" w:space="0" w:color="auto"/>
      </w:divBdr>
    </w:div>
    <w:div w:id="1541746658">
      <w:bodyDiv w:val="1"/>
      <w:marLeft w:val="0"/>
      <w:marRight w:val="0"/>
      <w:marTop w:val="0"/>
      <w:marBottom w:val="0"/>
      <w:divBdr>
        <w:top w:val="none" w:sz="0" w:space="0" w:color="auto"/>
        <w:left w:val="none" w:sz="0" w:space="0" w:color="auto"/>
        <w:bottom w:val="none" w:sz="0" w:space="0" w:color="auto"/>
        <w:right w:val="none" w:sz="0" w:space="0" w:color="auto"/>
      </w:divBdr>
    </w:div>
    <w:div w:id="1542815296">
      <w:bodyDiv w:val="1"/>
      <w:marLeft w:val="0"/>
      <w:marRight w:val="0"/>
      <w:marTop w:val="0"/>
      <w:marBottom w:val="0"/>
      <w:divBdr>
        <w:top w:val="none" w:sz="0" w:space="0" w:color="auto"/>
        <w:left w:val="none" w:sz="0" w:space="0" w:color="auto"/>
        <w:bottom w:val="none" w:sz="0" w:space="0" w:color="auto"/>
        <w:right w:val="none" w:sz="0" w:space="0" w:color="auto"/>
      </w:divBdr>
    </w:div>
    <w:div w:id="1542941914">
      <w:bodyDiv w:val="1"/>
      <w:marLeft w:val="0"/>
      <w:marRight w:val="0"/>
      <w:marTop w:val="0"/>
      <w:marBottom w:val="0"/>
      <w:divBdr>
        <w:top w:val="none" w:sz="0" w:space="0" w:color="auto"/>
        <w:left w:val="none" w:sz="0" w:space="0" w:color="auto"/>
        <w:bottom w:val="none" w:sz="0" w:space="0" w:color="auto"/>
        <w:right w:val="none" w:sz="0" w:space="0" w:color="auto"/>
      </w:divBdr>
    </w:div>
    <w:div w:id="1544172121">
      <w:bodyDiv w:val="1"/>
      <w:marLeft w:val="0"/>
      <w:marRight w:val="0"/>
      <w:marTop w:val="0"/>
      <w:marBottom w:val="0"/>
      <w:divBdr>
        <w:top w:val="none" w:sz="0" w:space="0" w:color="auto"/>
        <w:left w:val="none" w:sz="0" w:space="0" w:color="auto"/>
        <w:bottom w:val="none" w:sz="0" w:space="0" w:color="auto"/>
        <w:right w:val="none" w:sz="0" w:space="0" w:color="auto"/>
      </w:divBdr>
    </w:div>
    <w:div w:id="1544249370">
      <w:bodyDiv w:val="1"/>
      <w:marLeft w:val="0"/>
      <w:marRight w:val="0"/>
      <w:marTop w:val="0"/>
      <w:marBottom w:val="0"/>
      <w:divBdr>
        <w:top w:val="none" w:sz="0" w:space="0" w:color="auto"/>
        <w:left w:val="none" w:sz="0" w:space="0" w:color="auto"/>
        <w:bottom w:val="none" w:sz="0" w:space="0" w:color="auto"/>
        <w:right w:val="none" w:sz="0" w:space="0" w:color="auto"/>
      </w:divBdr>
    </w:div>
    <w:div w:id="1544294009">
      <w:bodyDiv w:val="1"/>
      <w:marLeft w:val="0"/>
      <w:marRight w:val="0"/>
      <w:marTop w:val="0"/>
      <w:marBottom w:val="0"/>
      <w:divBdr>
        <w:top w:val="none" w:sz="0" w:space="0" w:color="auto"/>
        <w:left w:val="none" w:sz="0" w:space="0" w:color="auto"/>
        <w:bottom w:val="none" w:sz="0" w:space="0" w:color="auto"/>
        <w:right w:val="none" w:sz="0" w:space="0" w:color="auto"/>
      </w:divBdr>
    </w:div>
    <w:div w:id="1544631567">
      <w:bodyDiv w:val="1"/>
      <w:marLeft w:val="0"/>
      <w:marRight w:val="0"/>
      <w:marTop w:val="0"/>
      <w:marBottom w:val="0"/>
      <w:divBdr>
        <w:top w:val="none" w:sz="0" w:space="0" w:color="auto"/>
        <w:left w:val="none" w:sz="0" w:space="0" w:color="auto"/>
        <w:bottom w:val="none" w:sz="0" w:space="0" w:color="auto"/>
        <w:right w:val="none" w:sz="0" w:space="0" w:color="auto"/>
      </w:divBdr>
    </w:div>
    <w:div w:id="1544633329">
      <w:bodyDiv w:val="1"/>
      <w:marLeft w:val="0"/>
      <w:marRight w:val="0"/>
      <w:marTop w:val="0"/>
      <w:marBottom w:val="0"/>
      <w:divBdr>
        <w:top w:val="none" w:sz="0" w:space="0" w:color="auto"/>
        <w:left w:val="none" w:sz="0" w:space="0" w:color="auto"/>
        <w:bottom w:val="none" w:sz="0" w:space="0" w:color="auto"/>
        <w:right w:val="none" w:sz="0" w:space="0" w:color="auto"/>
      </w:divBdr>
    </w:div>
    <w:div w:id="1544946509">
      <w:bodyDiv w:val="1"/>
      <w:marLeft w:val="0"/>
      <w:marRight w:val="0"/>
      <w:marTop w:val="0"/>
      <w:marBottom w:val="0"/>
      <w:divBdr>
        <w:top w:val="none" w:sz="0" w:space="0" w:color="auto"/>
        <w:left w:val="none" w:sz="0" w:space="0" w:color="auto"/>
        <w:bottom w:val="none" w:sz="0" w:space="0" w:color="auto"/>
        <w:right w:val="none" w:sz="0" w:space="0" w:color="auto"/>
      </w:divBdr>
    </w:div>
    <w:div w:id="1545218915">
      <w:bodyDiv w:val="1"/>
      <w:marLeft w:val="0"/>
      <w:marRight w:val="0"/>
      <w:marTop w:val="0"/>
      <w:marBottom w:val="0"/>
      <w:divBdr>
        <w:top w:val="none" w:sz="0" w:space="0" w:color="auto"/>
        <w:left w:val="none" w:sz="0" w:space="0" w:color="auto"/>
        <w:bottom w:val="none" w:sz="0" w:space="0" w:color="auto"/>
        <w:right w:val="none" w:sz="0" w:space="0" w:color="auto"/>
      </w:divBdr>
    </w:div>
    <w:div w:id="1545291841">
      <w:bodyDiv w:val="1"/>
      <w:marLeft w:val="0"/>
      <w:marRight w:val="0"/>
      <w:marTop w:val="0"/>
      <w:marBottom w:val="0"/>
      <w:divBdr>
        <w:top w:val="none" w:sz="0" w:space="0" w:color="auto"/>
        <w:left w:val="none" w:sz="0" w:space="0" w:color="auto"/>
        <w:bottom w:val="none" w:sz="0" w:space="0" w:color="auto"/>
        <w:right w:val="none" w:sz="0" w:space="0" w:color="auto"/>
      </w:divBdr>
    </w:div>
    <w:div w:id="1545680451">
      <w:bodyDiv w:val="1"/>
      <w:marLeft w:val="0"/>
      <w:marRight w:val="0"/>
      <w:marTop w:val="0"/>
      <w:marBottom w:val="0"/>
      <w:divBdr>
        <w:top w:val="none" w:sz="0" w:space="0" w:color="auto"/>
        <w:left w:val="none" w:sz="0" w:space="0" w:color="auto"/>
        <w:bottom w:val="none" w:sz="0" w:space="0" w:color="auto"/>
        <w:right w:val="none" w:sz="0" w:space="0" w:color="auto"/>
      </w:divBdr>
    </w:div>
    <w:div w:id="1545941309">
      <w:bodyDiv w:val="1"/>
      <w:marLeft w:val="0"/>
      <w:marRight w:val="0"/>
      <w:marTop w:val="0"/>
      <w:marBottom w:val="0"/>
      <w:divBdr>
        <w:top w:val="none" w:sz="0" w:space="0" w:color="auto"/>
        <w:left w:val="none" w:sz="0" w:space="0" w:color="auto"/>
        <w:bottom w:val="none" w:sz="0" w:space="0" w:color="auto"/>
        <w:right w:val="none" w:sz="0" w:space="0" w:color="auto"/>
      </w:divBdr>
    </w:div>
    <w:div w:id="1547138876">
      <w:bodyDiv w:val="1"/>
      <w:marLeft w:val="0"/>
      <w:marRight w:val="0"/>
      <w:marTop w:val="0"/>
      <w:marBottom w:val="0"/>
      <w:divBdr>
        <w:top w:val="none" w:sz="0" w:space="0" w:color="auto"/>
        <w:left w:val="none" w:sz="0" w:space="0" w:color="auto"/>
        <w:bottom w:val="none" w:sz="0" w:space="0" w:color="auto"/>
        <w:right w:val="none" w:sz="0" w:space="0" w:color="auto"/>
      </w:divBdr>
    </w:div>
    <w:div w:id="1547598619">
      <w:bodyDiv w:val="1"/>
      <w:marLeft w:val="0"/>
      <w:marRight w:val="0"/>
      <w:marTop w:val="0"/>
      <w:marBottom w:val="0"/>
      <w:divBdr>
        <w:top w:val="none" w:sz="0" w:space="0" w:color="auto"/>
        <w:left w:val="none" w:sz="0" w:space="0" w:color="auto"/>
        <w:bottom w:val="none" w:sz="0" w:space="0" w:color="auto"/>
        <w:right w:val="none" w:sz="0" w:space="0" w:color="auto"/>
      </w:divBdr>
    </w:div>
    <w:div w:id="1548302061">
      <w:bodyDiv w:val="1"/>
      <w:marLeft w:val="0"/>
      <w:marRight w:val="0"/>
      <w:marTop w:val="0"/>
      <w:marBottom w:val="0"/>
      <w:divBdr>
        <w:top w:val="none" w:sz="0" w:space="0" w:color="auto"/>
        <w:left w:val="none" w:sz="0" w:space="0" w:color="auto"/>
        <w:bottom w:val="none" w:sz="0" w:space="0" w:color="auto"/>
        <w:right w:val="none" w:sz="0" w:space="0" w:color="auto"/>
      </w:divBdr>
    </w:div>
    <w:div w:id="1549031402">
      <w:bodyDiv w:val="1"/>
      <w:marLeft w:val="0"/>
      <w:marRight w:val="0"/>
      <w:marTop w:val="0"/>
      <w:marBottom w:val="0"/>
      <w:divBdr>
        <w:top w:val="none" w:sz="0" w:space="0" w:color="auto"/>
        <w:left w:val="none" w:sz="0" w:space="0" w:color="auto"/>
        <w:bottom w:val="none" w:sz="0" w:space="0" w:color="auto"/>
        <w:right w:val="none" w:sz="0" w:space="0" w:color="auto"/>
      </w:divBdr>
    </w:div>
    <w:div w:id="1549804279">
      <w:bodyDiv w:val="1"/>
      <w:marLeft w:val="0"/>
      <w:marRight w:val="0"/>
      <w:marTop w:val="0"/>
      <w:marBottom w:val="0"/>
      <w:divBdr>
        <w:top w:val="none" w:sz="0" w:space="0" w:color="auto"/>
        <w:left w:val="none" w:sz="0" w:space="0" w:color="auto"/>
        <w:bottom w:val="none" w:sz="0" w:space="0" w:color="auto"/>
        <w:right w:val="none" w:sz="0" w:space="0" w:color="auto"/>
      </w:divBdr>
    </w:div>
    <w:div w:id="1549956449">
      <w:bodyDiv w:val="1"/>
      <w:marLeft w:val="0"/>
      <w:marRight w:val="0"/>
      <w:marTop w:val="0"/>
      <w:marBottom w:val="0"/>
      <w:divBdr>
        <w:top w:val="none" w:sz="0" w:space="0" w:color="auto"/>
        <w:left w:val="none" w:sz="0" w:space="0" w:color="auto"/>
        <w:bottom w:val="none" w:sz="0" w:space="0" w:color="auto"/>
        <w:right w:val="none" w:sz="0" w:space="0" w:color="auto"/>
      </w:divBdr>
    </w:div>
    <w:div w:id="1550728873">
      <w:bodyDiv w:val="1"/>
      <w:marLeft w:val="0"/>
      <w:marRight w:val="0"/>
      <w:marTop w:val="0"/>
      <w:marBottom w:val="0"/>
      <w:divBdr>
        <w:top w:val="none" w:sz="0" w:space="0" w:color="auto"/>
        <w:left w:val="none" w:sz="0" w:space="0" w:color="auto"/>
        <w:bottom w:val="none" w:sz="0" w:space="0" w:color="auto"/>
        <w:right w:val="none" w:sz="0" w:space="0" w:color="auto"/>
      </w:divBdr>
    </w:div>
    <w:div w:id="1550843941">
      <w:bodyDiv w:val="1"/>
      <w:marLeft w:val="0"/>
      <w:marRight w:val="0"/>
      <w:marTop w:val="0"/>
      <w:marBottom w:val="0"/>
      <w:divBdr>
        <w:top w:val="none" w:sz="0" w:space="0" w:color="auto"/>
        <w:left w:val="none" w:sz="0" w:space="0" w:color="auto"/>
        <w:bottom w:val="none" w:sz="0" w:space="0" w:color="auto"/>
        <w:right w:val="none" w:sz="0" w:space="0" w:color="auto"/>
      </w:divBdr>
    </w:div>
    <w:div w:id="1551261123">
      <w:bodyDiv w:val="1"/>
      <w:marLeft w:val="0"/>
      <w:marRight w:val="0"/>
      <w:marTop w:val="0"/>
      <w:marBottom w:val="0"/>
      <w:divBdr>
        <w:top w:val="none" w:sz="0" w:space="0" w:color="auto"/>
        <w:left w:val="none" w:sz="0" w:space="0" w:color="auto"/>
        <w:bottom w:val="none" w:sz="0" w:space="0" w:color="auto"/>
        <w:right w:val="none" w:sz="0" w:space="0" w:color="auto"/>
      </w:divBdr>
    </w:div>
    <w:div w:id="1551526808">
      <w:bodyDiv w:val="1"/>
      <w:marLeft w:val="0"/>
      <w:marRight w:val="0"/>
      <w:marTop w:val="0"/>
      <w:marBottom w:val="0"/>
      <w:divBdr>
        <w:top w:val="none" w:sz="0" w:space="0" w:color="auto"/>
        <w:left w:val="none" w:sz="0" w:space="0" w:color="auto"/>
        <w:bottom w:val="none" w:sz="0" w:space="0" w:color="auto"/>
        <w:right w:val="none" w:sz="0" w:space="0" w:color="auto"/>
      </w:divBdr>
    </w:div>
    <w:div w:id="1552308927">
      <w:bodyDiv w:val="1"/>
      <w:marLeft w:val="0"/>
      <w:marRight w:val="0"/>
      <w:marTop w:val="0"/>
      <w:marBottom w:val="0"/>
      <w:divBdr>
        <w:top w:val="none" w:sz="0" w:space="0" w:color="auto"/>
        <w:left w:val="none" w:sz="0" w:space="0" w:color="auto"/>
        <w:bottom w:val="none" w:sz="0" w:space="0" w:color="auto"/>
        <w:right w:val="none" w:sz="0" w:space="0" w:color="auto"/>
      </w:divBdr>
    </w:div>
    <w:div w:id="1553808752">
      <w:bodyDiv w:val="1"/>
      <w:marLeft w:val="0"/>
      <w:marRight w:val="0"/>
      <w:marTop w:val="0"/>
      <w:marBottom w:val="0"/>
      <w:divBdr>
        <w:top w:val="none" w:sz="0" w:space="0" w:color="auto"/>
        <w:left w:val="none" w:sz="0" w:space="0" w:color="auto"/>
        <w:bottom w:val="none" w:sz="0" w:space="0" w:color="auto"/>
        <w:right w:val="none" w:sz="0" w:space="0" w:color="auto"/>
      </w:divBdr>
    </w:div>
    <w:div w:id="1554584644">
      <w:bodyDiv w:val="1"/>
      <w:marLeft w:val="0"/>
      <w:marRight w:val="0"/>
      <w:marTop w:val="0"/>
      <w:marBottom w:val="0"/>
      <w:divBdr>
        <w:top w:val="none" w:sz="0" w:space="0" w:color="auto"/>
        <w:left w:val="none" w:sz="0" w:space="0" w:color="auto"/>
        <w:bottom w:val="none" w:sz="0" w:space="0" w:color="auto"/>
        <w:right w:val="none" w:sz="0" w:space="0" w:color="auto"/>
      </w:divBdr>
    </w:div>
    <w:div w:id="1554661479">
      <w:bodyDiv w:val="1"/>
      <w:marLeft w:val="0"/>
      <w:marRight w:val="0"/>
      <w:marTop w:val="0"/>
      <w:marBottom w:val="0"/>
      <w:divBdr>
        <w:top w:val="none" w:sz="0" w:space="0" w:color="auto"/>
        <w:left w:val="none" w:sz="0" w:space="0" w:color="auto"/>
        <w:bottom w:val="none" w:sz="0" w:space="0" w:color="auto"/>
        <w:right w:val="none" w:sz="0" w:space="0" w:color="auto"/>
      </w:divBdr>
    </w:div>
    <w:div w:id="1555383138">
      <w:bodyDiv w:val="1"/>
      <w:marLeft w:val="0"/>
      <w:marRight w:val="0"/>
      <w:marTop w:val="0"/>
      <w:marBottom w:val="0"/>
      <w:divBdr>
        <w:top w:val="none" w:sz="0" w:space="0" w:color="auto"/>
        <w:left w:val="none" w:sz="0" w:space="0" w:color="auto"/>
        <w:bottom w:val="none" w:sz="0" w:space="0" w:color="auto"/>
        <w:right w:val="none" w:sz="0" w:space="0" w:color="auto"/>
      </w:divBdr>
    </w:div>
    <w:div w:id="1556623872">
      <w:bodyDiv w:val="1"/>
      <w:marLeft w:val="0"/>
      <w:marRight w:val="0"/>
      <w:marTop w:val="0"/>
      <w:marBottom w:val="0"/>
      <w:divBdr>
        <w:top w:val="none" w:sz="0" w:space="0" w:color="auto"/>
        <w:left w:val="none" w:sz="0" w:space="0" w:color="auto"/>
        <w:bottom w:val="none" w:sz="0" w:space="0" w:color="auto"/>
        <w:right w:val="none" w:sz="0" w:space="0" w:color="auto"/>
      </w:divBdr>
    </w:div>
    <w:div w:id="1556745770">
      <w:bodyDiv w:val="1"/>
      <w:marLeft w:val="0"/>
      <w:marRight w:val="0"/>
      <w:marTop w:val="0"/>
      <w:marBottom w:val="0"/>
      <w:divBdr>
        <w:top w:val="none" w:sz="0" w:space="0" w:color="auto"/>
        <w:left w:val="none" w:sz="0" w:space="0" w:color="auto"/>
        <w:bottom w:val="none" w:sz="0" w:space="0" w:color="auto"/>
        <w:right w:val="none" w:sz="0" w:space="0" w:color="auto"/>
      </w:divBdr>
    </w:div>
    <w:div w:id="1558514463">
      <w:bodyDiv w:val="1"/>
      <w:marLeft w:val="0"/>
      <w:marRight w:val="0"/>
      <w:marTop w:val="0"/>
      <w:marBottom w:val="0"/>
      <w:divBdr>
        <w:top w:val="none" w:sz="0" w:space="0" w:color="auto"/>
        <w:left w:val="none" w:sz="0" w:space="0" w:color="auto"/>
        <w:bottom w:val="none" w:sz="0" w:space="0" w:color="auto"/>
        <w:right w:val="none" w:sz="0" w:space="0" w:color="auto"/>
      </w:divBdr>
    </w:div>
    <w:div w:id="1558590529">
      <w:bodyDiv w:val="1"/>
      <w:marLeft w:val="0"/>
      <w:marRight w:val="0"/>
      <w:marTop w:val="0"/>
      <w:marBottom w:val="0"/>
      <w:divBdr>
        <w:top w:val="none" w:sz="0" w:space="0" w:color="auto"/>
        <w:left w:val="none" w:sz="0" w:space="0" w:color="auto"/>
        <w:bottom w:val="none" w:sz="0" w:space="0" w:color="auto"/>
        <w:right w:val="none" w:sz="0" w:space="0" w:color="auto"/>
      </w:divBdr>
    </w:div>
    <w:div w:id="1559173294">
      <w:bodyDiv w:val="1"/>
      <w:marLeft w:val="0"/>
      <w:marRight w:val="0"/>
      <w:marTop w:val="0"/>
      <w:marBottom w:val="0"/>
      <w:divBdr>
        <w:top w:val="none" w:sz="0" w:space="0" w:color="auto"/>
        <w:left w:val="none" w:sz="0" w:space="0" w:color="auto"/>
        <w:bottom w:val="none" w:sz="0" w:space="0" w:color="auto"/>
        <w:right w:val="none" w:sz="0" w:space="0" w:color="auto"/>
      </w:divBdr>
    </w:div>
    <w:div w:id="1560701294">
      <w:bodyDiv w:val="1"/>
      <w:marLeft w:val="0"/>
      <w:marRight w:val="0"/>
      <w:marTop w:val="0"/>
      <w:marBottom w:val="0"/>
      <w:divBdr>
        <w:top w:val="none" w:sz="0" w:space="0" w:color="auto"/>
        <w:left w:val="none" w:sz="0" w:space="0" w:color="auto"/>
        <w:bottom w:val="none" w:sz="0" w:space="0" w:color="auto"/>
        <w:right w:val="none" w:sz="0" w:space="0" w:color="auto"/>
      </w:divBdr>
    </w:div>
    <w:div w:id="1560743541">
      <w:bodyDiv w:val="1"/>
      <w:marLeft w:val="0"/>
      <w:marRight w:val="0"/>
      <w:marTop w:val="0"/>
      <w:marBottom w:val="0"/>
      <w:divBdr>
        <w:top w:val="none" w:sz="0" w:space="0" w:color="auto"/>
        <w:left w:val="none" w:sz="0" w:space="0" w:color="auto"/>
        <w:bottom w:val="none" w:sz="0" w:space="0" w:color="auto"/>
        <w:right w:val="none" w:sz="0" w:space="0" w:color="auto"/>
      </w:divBdr>
    </w:div>
    <w:div w:id="1560751340">
      <w:bodyDiv w:val="1"/>
      <w:marLeft w:val="0"/>
      <w:marRight w:val="0"/>
      <w:marTop w:val="0"/>
      <w:marBottom w:val="0"/>
      <w:divBdr>
        <w:top w:val="none" w:sz="0" w:space="0" w:color="auto"/>
        <w:left w:val="none" w:sz="0" w:space="0" w:color="auto"/>
        <w:bottom w:val="none" w:sz="0" w:space="0" w:color="auto"/>
        <w:right w:val="none" w:sz="0" w:space="0" w:color="auto"/>
      </w:divBdr>
    </w:div>
    <w:div w:id="1561096715">
      <w:bodyDiv w:val="1"/>
      <w:marLeft w:val="0"/>
      <w:marRight w:val="0"/>
      <w:marTop w:val="0"/>
      <w:marBottom w:val="0"/>
      <w:divBdr>
        <w:top w:val="none" w:sz="0" w:space="0" w:color="auto"/>
        <w:left w:val="none" w:sz="0" w:space="0" w:color="auto"/>
        <w:bottom w:val="none" w:sz="0" w:space="0" w:color="auto"/>
        <w:right w:val="none" w:sz="0" w:space="0" w:color="auto"/>
      </w:divBdr>
    </w:div>
    <w:div w:id="1561403449">
      <w:bodyDiv w:val="1"/>
      <w:marLeft w:val="0"/>
      <w:marRight w:val="0"/>
      <w:marTop w:val="0"/>
      <w:marBottom w:val="0"/>
      <w:divBdr>
        <w:top w:val="none" w:sz="0" w:space="0" w:color="auto"/>
        <w:left w:val="none" w:sz="0" w:space="0" w:color="auto"/>
        <w:bottom w:val="none" w:sz="0" w:space="0" w:color="auto"/>
        <w:right w:val="none" w:sz="0" w:space="0" w:color="auto"/>
      </w:divBdr>
    </w:div>
    <w:div w:id="1562402683">
      <w:bodyDiv w:val="1"/>
      <w:marLeft w:val="0"/>
      <w:marRight w:val="0"/>
      <w:marTop w:val="0"/>
      <w:marBottom w:val="0"/>
      <w:divBdr>
        <w:top w:val="none" w:sz="0" w:space="0" w:color="auto"/>
        <w:left w:val="none" w:sz="0" w:space="0" w:color="auto"/>
        <w:bottom w:val="none" w:sz="0" w:space="0" w:color="auto"/>
        <w:right w:val="none" w:sz="0" w:space="0" w:color="auto"/>
      </w:divBdr>
    </w:div>
    <w:div w:id="1562599033">
      <w:bodyDiv w:val="1"/>
      <w:marLeft w:val="0"/>
      <w:marRight w:val="0"/>
      <w:marTop w:val="0"/>
      <w:marBottom w:val="0"/>
      <w:divBdr>
        <w:top w:val="none" w:sz="0" w:space="0" w:color="auto"/>
        <w:left w:val="none" w:sz="0" w:space="0" w:color="auto"/>
        <w:bottom w:val="none" w:sz="0" w:space="0" w:color="auto"/>
        <w:right w:val="none" w:sz="0" w:space="0" w:color="auto"/>
      </w:divBdr>
    </w:div>
    <w:div w:id="1563559031">
      <w:bodyDiv w:val="1"/>
      <w:marLeft w:val="0"/>
      <w:marRight w:val="0"/>
      <w:marTop w:val="0"/>
      <w:marBottom w:val="0"/>
      <w:divBdr>
        <w:top w:val="none" w:sz="0" w:space="0" w:color="auto"/>
        <w:left w:val="none" w:sz="0" w:space="0" w:color="auto"/>
        <w:bottom w:val="none" w:sz="0" w:space="0" w:color="auto"/>
        <w:right w:val="none" w:sz="0" w:space="0" w:color="auto"/>
      </w:divBdr>
    </w:div>
    <w:div w:id="1563757337">
      <w:bodyDiv w:val="1"/>
      <w:marLeft w:val="0"/>
      <w:marRight w:val="0"/>
      <w:marTop w:val="0"/>
      <w:marBottom w:val="0"/>
      <w:divBdr>
        <w:top w:val="none" w:sz="0" w:space="0" w:color="auto"/>
        <w:left w:val="none" w:sz="0" w:space="0" w:color="auto"/>
        <w:bottom w:val="none" w:sz="0" w:space="0" w:color="auto"/>
        <w:right w:val="none" w:sz="0" w:space="0" w:color="auto"/>
      </w:divBdr>
    </w:div>
    <w:div w:id="1564485599">
      <w:bodyDiv w:val="1"/>
      <w:marLeft w:val="0"/>
      <w:marRight w:val="0"/>
      <w:marTop w:val="0"/>
      <w:marBottom w:val="0"/>
      <w:divBdr>
        <w:top w:val="none" w:sz="0" w:space="0" w:color="auto"/>
        <w:left w:val="none" w:sz="0" w:space="0" w:color="auto"/>
        <w:bottom w:val="none" w:sz="0" w:space="0" w:color="auto"/>
        <w:right w:val="none" w:sz="0" w:space="0" w:color="auto"/>
      </w:divBdr>
    </w:div>
    <w:div w:id="1564755359">
      <w:bodyDiv w:val="1"/>
      <w:marLeft w:val="0"/>
      <w:marRight w:val="0"/>
      <w:marTop w:val="0"/>
      <w:marBottom w:val="0"/>
      <w:divBdr>
        <w:top w:val="none" w:sz="0" w:space="0" w:color="auto"/>
        <w:left w:val="none" w:sz="0" w:space="0" w:color="auto"/>
        <w:bottom w:val="none" w:sz="0" w:space="0" w:color="auto"/>
        <w:right w:val="none" w:sz="0" w:space="0" w:color="auto"/>
      </w:divBdr>
    </w:div>
    <w:div w:id="1565025261">
      <w:bodyDiv w:val="1"/>
      <w:marLeft w:val="0"/>
      <w:marRight w:val="0"/>
      <w:marTop w:val="0"/>
      <w:marBottom w:val="0"/>
      <w:divBdr>
        <w:top w:val="none" w:sz="0" w:space="0" w:color="auto"/>
        <w:left w:val="none" w:sz="0" w:space="0" w:color="auto"/>
        <w:bottom w:val="none" w:sz="0" w:space="0" w:color="auto"/>
        <w:right w:val="none" w:sz="0" w:space="0" w:color="auto"/>
      </w:divBdr>
    </w:div>
    <w:div w:id="1565287733">
      <w:bodyDiv w:val="1"/>
      <w:marLeft w:val="0"/>
      <w:marRight w:val="0"/>
      <w:marTop w:val="0"/>
      <w:marBottom w:val="0"/>
      <w:divBdr>
        <w:top w:val="none" w:sz="0" w:space="0" w:color="auto"/>
        <w:left w:val="none" w:sz="0" w:space="0" w:color="auto"/>
        <w:bottom w:val="none" w:sz="0" w:space="0" w:color="auto"/>
        <w:right w:val="none" w:sz="0" w:space="0" w:color="auto"/>
      </w:divBdr>
    </w:div>
    <w:div w:id="1566329780">
      <w:bodyDiv w:val="1"/>
      <w:marLeft w:val="0"/>
      <w:marRight w:val="0"/>
      <w:marTop w:val="0"/>
      <w:marBottom w:val="0"/>
      <w:divBdr>
        <w:top w:val="none" w:sz="0" w:space="0" w:color="auto"/>
        <w:left w:val="none" w:sz="0" w:space="0" w:color="auto"/>
        <w:bottom w:val="none" w:sz="0" w:space="0" w:color="auto"/>
        <w:right w:val="none" w:sz="0" w:space="0" w:color="auto"/>
      </w:divBdr>
    </w:div>
    <w:div w:id="1566526221">
      <w:bodyDiv w:val="1"/>
      <w:marLeft w:val="0"/>
      <w:marRight w:val="0"/>
      <w:marTop w:val="0"/>
      <w:marBottom w:val="0"/>
      <w:divBdr>
        <w:top w:val="none" w:sz="0" w:space="0" w:color="auto"/>
        <w:left w:val="none" w:sz="0" w:space="0" w:color="auto"/>
        <w:bottom w:val="none" w:sz="0" w:space="0" w:color="auto"/>
        <w:right w:val="none" w:sz="0" w:space="0" w:color="auto"/>
      </w:divBdr>
    </w:div>
    <w:div w:id="1566842829">
      <w:bodyDiv w:val="1"/>
      <w:marLeft w:val="0"/>
      <w:marRight w:val="0"/>
      <w:marTop w:val="0"/>
      <w:marBottom w:val="0"/>
      <w:divBdr>
        <w:top w:val="none" w:sz="0" w:space="0" w:color="auto"/>
        <w:left w:val="none" w:sz="0" w:space="0" w:color="auto"/>
        <w:bottom w:val="none" w:sz="0" w:space="0" w:color="auto"/>
        <w:right w:val="none" w:sz="0" w:space="0" w:color="auto"/>
      </w:divBdr>
    </w:div>
    <w:div w:id="1567106255">
      <w:bodyDiv w:val="1"/>
      <w:marLeft w:val="0"/>
      <w:marRight w:val="0"/>
      <w:marTop w:val="0"/>
      <w:marBottom w:val="0"/>
      <w:divBdr>
        <w:top w:val="none" w:sz="0" w:space="0" w:color="auto"/>
        <w:left w:val="none" w:sz="0" w:space="0" w:color="auto"/>
        <w:bottom w:val="none" w:sz="0" w:space="0" w:color="auto"/>
        <w:right w:val="none" w:sz="0" w:space="0" w:color="auto"/>
      </w:divBdr>
    </w:div>
    <w:div w:id="1567765252">
      <w:bodyDiv w:val="1"/>
      <w:marLeft w:val="0"/>
      <w:marRight w:val="0"/>
      <w:marTop w:val="0"/>
      <w:marBottom w:val="0"/>
      <w:divBdr>
        <w:top w:val="none" w:sz="0" w:space="0" w:color="auto"/>
        <w:left w:val="none" w:sz="0" w:space="0" w:color="auto"/>
        <w:bottom w:val="none" w:sz="0" w:space="0" w:color="auto"/>
        <w:right w:val="none" w:sz="0" w:space="0" w:color="auto"/>
      </w:divBdr>
    </w:div>
    <w:div w:id="1570270083">
      <w:bodyDiv w:val="1"/>
      <w:marLeft w:val="0"/>
      <w:marRight w:val="0"/>
      <w:marTop w:val="0"/>
      <w:marBottom w:val="0"/>
      <w:divBdr>
        <w:top w:val="none" w:sz="0" w:space="0" w:color="auto"/>
        <w:left w:val="none" w:sz="0" w:space="0" w:color="auto"/>
        <w:bottom w:val="none" w:sz="0" w:space="0" w:color="auto"/>
        <w:right w:val="none" w:sz="0" w:space="0" w:color="auto"/>
      </w:divBdr>
    </w:div>
    <w:div w:id="1572496953">
      <w:bodyDiv w:val="1"/>
      <w:marLeft w:val="0"/>
      <w:marRight w:val="0"/>
      <w:marTop w:val="0"/>
      <w:marBottom w:val="0"/>
      <w:divBdr>
        <w:top w:val="none" w:sz="0" w:space="0" w:color="auto"/>
        <w:left w:val="none" w:sz="0" w:space="0" w:color="auto"/>
        <w:bottom w:val="none" w:sz="0" w:space="0" w:color="auto"/>
        <w:right w:val="none" w:sz="0" w:space="0" w:color="auto"/>
      </w:divBdr>
    </w:div>
    <w:div w:id="1572499872">
      <w:bodyDiv w:val="1"/>
      <w:marLeft w:val="0"/>
      <w:marRight w:val="0"/>
      <w:marTop w:val="0"/>
      <w:marBottom w:val="0"/>
      <w:divBdr>
        <w:top w:val="none" w:sz="0" w:space="0" w:color="auto"/>
        <w:left w:val="none" w:sz="0" w:space="0" w:color="auto"/>
        <w:bottom w:val="none" w:sz="0" w:space="0" w:color="auto"/>
        <w:right w:val="none" w:sz="0" w:space="0" w:color="auto"/>
      </w:divBdr>
    </w:div>
    <w:div w:id="1573077464">
      <w:bodyDiv w:val="1"/>
      <w:marLeft w:val="0"/>
      <w:marRight w:val="0"/>
      <w:marTop w:val="0"/>
      <w:marBottom w:val="0"/>
      <w:divBdr>
        <w:top w:val="none" w:sz="0" w:space="0" w:color="auto"/>
        <w:left w:val="none" w:sz="0" w:space="0" w:color="auto"/>
        <w:bottom w:val="none" w:sz="0" w:space="0" w:color="auto"/>
        <w:right w:val="none" w:sz="0" w:space="0" w:color="auto"/>
      </w:divBdr>
    </w:div>
    <w:div w:id="1574118585">
      <w:bodyDiv w:val="1"/>
      <w:marLeft w:val="0"/>
      <w:marRight w:val="0"/>
      <w:marTop w:val="0"/>
      <w:marBottom w:val="0"/>
      <w:divBdr>
        <w:top w:val="none" w:sz="0" w:space="0" w:color="auto"/>
        <w:left w:val="none" w:sz="0" w:space="0" w:color="auto"/>
        <w:bottom w:val="none" w:sz="0" w:space="0" w:color="auto"/>
        <w:right w:val="none" w:sz="0" w:space="0" w:color="auto"/>
      </w:divBdr>
    </w:div>
    <w:div w:id="1574196925">
      <w:bodyDiv w:val="1"/>
      <w:marLeft w:val="0"/>
      <w:marRight w:val="0"/>
      <w:marTop w:val="0"/>
      <w:marBottom w:val="0"/>
      <w:divBdr>
        <w:top w:val="none" w:sz="0" w:space="0" w:color="auto"/>
        <w:left w:val="none" w:sz="0" w:space="0" w:color="auto"/>
        <w:bottom w:val="none" w:sz="0" w:space="0" w:color="auto"/>
        <w:right w:val="none" w:sz="0" w:space="0" w:color="auto"/>
      </w:divBdr>
    </w:div>
    <w:div w:id="1574386418">
      <w:bodyDiv w:val="1"/>
      <w:marLeft w:val="0"/>
      <w:marRight w:val="0"/>
      <w:marTop w:val="0"/>
      <w:marBottom w:val="0"/>
      <w:divBdr>
        <w:top w:val="none" w:sz="0" w:space="0" w:color="auto"/>
        <w:left w:val="none" w:sz="0" w:space="0" w:color="auto"/>
        <w:bottom w:val="none" w:sz="0" w:space="0" w:color="auto"/>
        <w:right w:val="none" w:sz="0" w:space="0" w:color="auto"/>
      </w:divBdr>
    </w:div>
    <w:div w:id="1574581040">
      <w:bodyDiv w:val="1"/>
      <w:marLeft w:val="0"/>
      <w:marRight w:val="0"/>
      <w:marTop w:val="0"/>
      <w:marBottom w:val="0"/>
      <w:divBdr>
        <w:top w:val="none" w:sz="0" w:space="0" w:color="auto"/>
        <w:left w:val="none" w:sz="0" w:space="0" w:color="auto"/>
        <w:bottom w:val="none" w:sz="0" w:space="0" w:color="auto"/>
        <w:right w:val="none" w:sz="0" w:space="0" w:color="auto"/>
      </w:divBdr>
    </w:div>
    <w:div w:id="1575359412">
      <w:bodyDiv w:val="1"/>
      <w:marLeft w:val="0"/>
      <w:marRight w:val="0"/>
      <w:marTop w:val="0"/>
      <w:marBottom w:val="0"/>
      <w:divBdr>
        <w:top w:val="none" w:sz="0" w:space="0" w:color="auto"/>
        <w:left w:val="none" w:sz="0" w:space="0" w:color="auto"/>
        <w:bottom w:val="none" w:sz="0" w:space="0" w:color="auto"/>
        <w:right w:val="none" w:sz="0" w:space="0" w:color="auto"/>
      </w:divBdr>
    </w:div>
    <w:div w:id="1575624116">
      <w:bodyDiv w:val="1"/>
      <w:marLeft w:val="0"/>
      <w:marRight w:val="0"/>
      <w:marTop w:val="0"/>
      <w:marBottom w:val="0"/>
      <w:divBdr>
        <w:top w:val="none" w:sz="0" w:space="0" w:color="auto"/>
        <w:left w:val="none" w:sz="0" w:space="0" w:color="auto"/>
        <w:bottom w:val="none" w:sz="0" w:space="0" w:color="auto"/>
        <w:right w:val="none" w:sz="0" w:space="0" w:color="auto"/>
      </w:divBdr>
    </w:div>
    <w:div w:id="1577546868">
      <w:bodyDiv w:val="1"/>
      <w:marLeft w:val="0"/>
      <w:marRight w:val="0"/>
      <w:marTop w:val="0"/>
      <w:marBottom w:val="0"/>
      <w:divBdr>
        <w:top w:val="none" w:sz="0" w:space="0" w:color="auto"/>
        <w:left w:val="none" w:sz="0" w:space="0" w:color="auto"/>
        <w:bottom w:val="none" w:sz="0" w:space="0" w:color="auto"/>
        <w:right w:val="none" w:sz="0" w:space="0" w:color="auto"/>
      </w:divBdr>
    </w:div>
    <w:div w:id="1578126199">
      <w:bodyDiv w:val="1"/>
      <w:marLeft w:val="0"/>
      <w:marRight w:val="0"/>
      <w:marTop w:val="0"/>
      <w:marBottom w:val="0"/>
      <w:divBdr>
        <w:top w:val="none" w:sz="0" w:space="0" w:color="auto"/>
        <w:left w:val="none" w:sz="0" w:space="0" w:color="auto"/>
        <w:bottom w:val="none" w:sz="0" w:space="0" w:color="auto"/>
        <w:right w:val="none" w:sz="0" w:space="0" w:color="auto"/>
      </w:divBdr>
    </w:div>
    <w:div w:id="1578592499">
      <w:bodyDiv w:val="1"/>
      <w:marLeft w:val="0"/>
      <w:marRight w:val="0"/>
      <w:marTop w:val="0"/>
      <w:marBottom w:val="0"/>
      <w:divBdr>
        <w:top w:val="none" w:sz="0" w:space="0" w:color="auto"/>
        <w:left w:val="none" w:sz="0" w:space="0" w:color="auto"/>
        <w:bottom w:val="none" w:sz="0" w:space="0" w:color="auto"/>
        <w:right w:val="none" w:sz="0" w:space="0" w:color="auto"/>
      </w:divBdr>
    </w:div>
    <w:div w:id="1579166968">
      <w:bodyDiv w:val="1"/>
      <w:marLeft w:val="0"/>
      <w:marRight w:val="0"/>
      <w:marTop w:val="0"/>
      <w:marBottom w:val="0"/>
      <w:divBdr>
        <w:top w:val="none" w:sz="0" w:space="0" w:color="auto"/>
        <w:left w:val="none" w:sz="0" w:space="0" w:color="auto"/>
        <w:bottom w:val="none" w:sz="0" w:space="0" w:color="auto"/>
        <w:right w:val="none" w:sz="0" w:space="0" w:color="auto"/>
      </w:divBdr>
    </w:div>
    <w:div w:id="1581020969">
      <w:bodyDiv w:val="1"/>
      <w:marLeft w:val="0"/>
      <w:marRight w:val="0"/>
      <w:marTop w:val="0"/>
      <w:marBottom w:val="0"/>
      <w:divBdr>
        <w:top w:val="none" w:sz="0" w:space="0" w:color="auto"/>
        <w:left w:val="none" w:sz="0" w:space="0" w:color="auto"/>
        <w:bottom w:val="none" w:sz="0" w:space="0" w:color="auto"/>
        <w:right w:val="none" w:sz="0" w:space="0" w:color="auto"/>
      </w:divBdr>
    </w:div>
    <w:div w:id="1581211242">
      <w:bodyDiv w:val="1"/>
      <w:marLeft w:val="0"/>
      <w:marRight w:val="0"/>
      <w:marTop w:val="0"/>
      <w:marBottom w:val="0"/>
      <w:divBdr>
        <w:top w:val="none" w:sz="0" w:space="0" w:color="auto"/>
        <w:left w:val="none" w:sz="0" w:space="0" w:color="auto"/>
        <w:bottom w:val="none" w:sz="0" w:space="0" w:color="auto"/>
        <w:right w:val="none" w:sz="0" w:space="0" w:color="auto"/>
      </w:divBdr>
    </w:div>
    <w:div w:id="1581598823">
      <w:bodyDiv w:val="1"/>
      <w:marLeft w:val="0"/>
      <w:marRight w:val="0"/>
      <w:marTop w:val="0"/>
      <w:marBottom w:val="0"/>
      <w:divBdr>
        <w:top w:val="none" w:sz="0" w:space="0" w:color="auto"/>
        <w:left w:val="none" w:sz="0" w:space="0" w:color="auto"/>
        <w:bottom w:val="none" w:sz="0" w:space="0" w:color="auto"/>
        <w:right w:val="none" w:sz="0" w:space="0" w:color="auto"/>
      </w:divBdr>
    </w:div>
    <w:div w:id="1581669100">
      <w:bodyDiv w:val="1"/>
      <w:marLeft w:val="0"/>
      <w:marRight w:val="0"/>
      <w:marTop w:val="0"/>
      <w:marBottom w:val="0"/>
      <w:divBdr>
        <w:top w:val="none" w:sz="0" w:space="0" w:color="auto"/>
        <w:left w:val="none" w:sz="0" w:space="0" w:color="auto"/>
        <w:bottom w:val="none" w:sz="0" w:space="0" w:color="auto"/>
        <w:right w:val="none" w:sz="0" w:space="0" w:color="auto"/>
      </w:divBdr>
    </w:div>
    <w:div w:id="1583758513">
      <w:bodyDiv w:val="1"/>
      <w:marLeft w:val="0"/>
      <w:marRight w:val="0"/>
      <w:marTop w:val="0"/>
      <w:marBottom w:val="0"/>
      <w:divBdr>
        <w:top w:val="none" w:sz="0" w:space="0" w:color="auto"/>
        <w:left w:val="none" w:sz="0" w:space="0" w:color="auto"/>
        <w:bottom w:val="none" w:sz="0" w:space="0" w:color="auto"/>
        <w:right w:val="none" w:sz="0" w:space="0" w:color="auto"/>
      </w:divBdr>
    </w:div>
    <w:div w:id="1584490801">
      <w:bodyDiv w:val="1"/>
      <w:marLeft w:val="0"/>
      <w:marRight w:val="0"/>
      <w:marTop w:val="0"/>
      <w:marBottom w:val="0"/>
      <w:divBdr>
        <w:top w:val="none" w:sz="0" w:space="0" w:color="auto"/>
        <w:left w:val="none" w:sz="0" w:space="0" w:color="auto"/>
        <w:bottom w:val="none" w:sz="0" w:space="0" w:color="auto"/>
        <w:right w:val="none" w:sz="0" w:space="0" w:color="auto"/>
      </w:divBdr>
    </w:div>
    <w:div w:id="1585409347">
      <w:bodyDiv w:val="1"/>
      <w:marLeft w:val="0"/>
      <w:marRight w:val="0"/>
      <w:marTop w:val="0"/>
      <w:marBottom w:val="0"/>
      <w:divBdr>
        <w:top w:val="none" w:sz="0" w:space="0" w:color="auto"/>
        <w:left w:val="none" w:sz="0" w:space="0" w:color="auto"/>
        <w:bottom w:val="none" w:sz="0" w:space="0" w:color="auto"/>
        <w:right w:val="none" w:sz="0" w:space="0" w:color="auto"/>
      </w:divBdr>
    </w:div>
    <w:div w:id="1588421308">
      <w:bodyDiv w:val="1"/>
      <w:marLeft w:val="0"/>
      <w:marRight w:val="0"/>
      <w:marTop w:val="0"/>
      <w:marBottom w:val="0"/>
      <w:divBdr>
        <w:top w:val="none" w:sz="0" w:space="0" w:color="auto"/>
        <w:left w:val="none" w:sz="0" w:space="0" w:color="auto"/>
        <w:bottom w:val="none" w:sz="0" w:space="0" w:color="auto"/>
        <w:right w:val="none" w:sz="0" w:space="0" w:color="auto"/>
      </w:divBdr>
    </w:div>
    <w:div w:id="1589391261">
      <w:bodyDiv w:val="1"/>
      <w:marLeft w:val="0"/>
      <w:marRight w:val="0"/>
      <w:marTop w:val="0"/>
      <w:marBottom w:val="0"/>
      <w:divBdr>
        <w:top w:val="none" w:sz="0" w:space="0" w:color="auto"/>
        <w:left w:val="none" w:sz="0" w:space="0" w:color="auto"/>
        <w:bottom w:val="none" w:sz="0" w:space="0" w:color="auto"/>
        <w:right w:val="none" w:sz="0" w:space="0" w:color="auto"/>
      </w:divBdr>
    </w:div>
    <w:div w:id="1591347518">
      <w:bodyDiv w:val="1"/>
      <w:marLeft w:val="0"/>
      <w:marRight w:val="0"/>
      <w:marTop w:val="0"/>
      <w:marBottom w:val="0"/>
      <w:divBdr>
        <w:top w:val="none" w:sz="0" w:space="0" w:color="auto"/>
        <w:left w:val="none" w:sz="0" w:space="0" w:color="auto"/>
        <w:bottom w:val="none" w:sz="0" w:space="0" w:color="auto"/>
        <w:right w:val="none" w:sz="0" w:space="0" w:color="auto"/>
      </w:divBdr>
    </w:div>
    <w:div w:id="1591351890">
      <w:bodyDiv w:val="1"/>
      <w:marLeft w:val="0"/>
      <w:marRight w:val="0"/>
      <w:marTop w:val="0"/>
      <w:marBottom w:val="0"/>
      <w:divBdr>
        <w:top w:val="none" w:sz="0" w:space="0" w:color="auto"/>
        <w:left w:val="none" w:sz="0" w:space="0" w:color="auto"/>
        <w:bottom w:val="none" w:sz="0" w:space="0" w:color="auto"/>
        <w:right w:val="none" w:sz="0" w:space="0" w:color="auto"/>
      </w:divBdr>
    </w:div>
    <w:div w:id="1591965643">
      <w:bodyDiv w:val="1"/>
      <w:marLeft w:val="0"/>
      <w:marRight w:val="0"/>
      <w:marTop w:val="0"/>
      <w:marBottom w:val="0"/>
      <w:divBdr>
        <w:top w:val="none" w:sz="0" w:space="0" w:color="auto"/>
        <w:left w:val="none" w:sz="0" w:space="0" w:color="auto"/>
        <w:bottom w:val="none" w:sz="0" w:space="0" w:color="auto"/>
        <w:right w:val="none" w:sz="0" w:space="0" w:color="auto"/>
      </w:divBdr>
    </w:div>
    <w:div w:id="1592079126">
      <w:bodyDiv w:val="1"/>
      <w:marLeft w:val="0"/>
      <w:marRight w:val="0"/>
      <w:marTop w:val="0"/>
      <w:marBottom w:val="0"/>
      <w:divBdr>
        <w:top w:val="none" w:sz="0" w:space="0" w:color="auto"/>
        <w:left w:val="none" w:sz="0" w:space="0" w:color="auto"/>
        <w:bottom w:val="none" w:sz="0" w:space="0" w:color="auto"/>
        <w:right w:val="none" w:sz="0" w:space="0" w:color="auto"/>
      </w:divBdr>
    </w:div>
    <w:div w:id="1592467691">
      <w:bodyDiv w:val="1"/>
      <w:marLeft w:val="0"/>
      <w:marRight w:val="0"/>
      <w:marTop w:val="0"/>
      <w:marBottom w:val="0"/>
      <w:divBdr>
        <w:top w:val="none" w:sz="0" w:space="0" w:color="auto"/>
        <w:left w:val="none" w:sz="0" w:space="0" w:color="auto"/>
        <w:bottom w:val="none" w:sz="0" w:space="0" w:color="auto"/>
        <w:right w:val="none" w:sz="0" w:space="0" w:color="auto"/>
      </w:divBdr>
    </w:div>
    <w:div w:id="1592592292">
      <w:bodyDiv w:val="1"/>
      <w:marLeft w:val="0"/>
      <w:marRight w:val="0"/>
      <w:marTop w:val="0"/>
      <w:marBottom w:val="0"/>
      <w:divBdr>
        <w:top w:val="none" w:sz="0" w:space="0" w:color="auto"/>
        <w:left w:val="none" w:sz="0" w:space="0" w:color="auto"/>
        <w:bottom w:val="none" w:sz="0" w:space="0" w:color="auto"/>
        <w:right w:val="none" w:sz="0" w:space="0" w:color="auto"/>
      </w:divBdr>
    </w:div>
    <w:div w:id="1593270837">
      <w:bodyDiv w:val="1"/>
      <w:marLeft w:val="0"/>
      <w:marRight w:val="0"/>
      <w:marTop w:val="0"/>
      <w:marBottom w:val="0"/>
      <w:divBdr>
        <w:top w:val="none" w:sz="0" w:space="0" w:color="auto"/>
        <w:left w:val="none" w:sz="0" w:space="0" w:color="auto"/>
        <w:bottom w:val="none" w:sz="0" w:space="0" w:color="auto"/>
        <w:right w:val="none" w:sz="0" w:space="0" w:color="auto"/>
      </w:divBdr>
    </w:div>
    <w:div w:id="1593586592">
      <w:bodyDiv w:val="1"/>
      <w:marLeft w:val="0"/>
      <w:marRight w:val="0"/>
      <w:marTop w:val="0"/>
      <w:marBottom w:val="0"/>
      <w:divBdr>
        <w:top w:val="none" w:sz="0" w:space="0" w:color="auto"/>
        <w:left w:val="none" w:sz="0" w:space="0" w:color="auto"/>
        <w:bottom w:val="none" w:sz="0" w:space="0" w:color="auto"/>
        <w:right w:val="none" w:sz="0" w:space="0" w:color="auto"/>
      </w:divBdr>
    </w:div>
    <w:div w:id="1593777019">
      <w:bodyDiv w:val="1"/>
      <w:marLeft w:val="0"/>
      <w:marRight w:val="0"/>
      <w:marTop w:val="0"/>
      <w:marBottom w:val="0"/>
      <w:divBdr>
        <w:top w:val="none" w:sz="0" w:space="0" w:color="auto"/>
        <w:left w:val="none" w:sz="0" w:space="0" w:color="auto"/>
        <w:bottom w:val="none" w:sz="0" w:space="0" w:color="auto"/>
        <w:right w:val="none" w:sz="0" w:space="0" w:color="auto"/>
      </w:divBdr>
    </w:div>
    <w:div w:id="1594195683">
      <w:bodyDiv w:val="1"/>
      <w:marLeft w:val="0"/>
      <w:marRight w:val="0"/>
      <w:marTop w:val="0"/>
      <w:marBottom w:val="0"/>
      <w:divBdr>
        <w:top w:val="none" w:sz="0" w:space="0" w:color="auto"/>
        <w:left w:val="none" w:sz="0" w:space="0" w:color="auto"/>
        <w:bottom w:val="none" w:sz="0" w:space="0" w:color="auto"/>
        <w:right w:val="none" w:sz="0" w:space="0" w:color="auto"/>
      </w:divBdr>
    </w:div>
    <w:div w:id="1594320558">
      <w:bodyDiv w:val="1"/>
      <w:marLeft w:val="0"/>
      <w:marRight w:val="0"/>
      <w:marTop w:val="0"/>
      <w:marBottom w:val="0"/>
      <w:divBdr>
        <w:top w:val="none" w:sz="0" w:space="0" w:color="auto"/>
        <w:left w:val="none" w:sz="0" w:space="0" w:color="auto"/>
        <w:bottom w:val="none" w:sz="0" w:space="0" w:color="auto"/>
        <w:right w:val="none" w:sz="0" w:space="0" w:color="auto"/>
      </w:divBdr>
    </w:div>
    <w:div w:id="1594434303">
      <w:bodyDiv w:val="1"/>
      <w:marLeft w:val="0"/>
      <w:marRight w:val="0"/>
      <w:marTop w:val="0"/>
      <w:marBottom w:val="0"/>
      <w:divBdr>
        <w:top w:val="none" w:sz="0" w:space="0" w:color="auto"/>
        <w:left w:val="none" w:sz="0" w:space="0" w:color="auto"/>
        <w:bottom w:val="none" w:sz="0" w:space="0" w:color="auto"/>
        <w:right w:val="none" w:sz="0" w:space="0" w:color="auto"/>
      </w:divBdr>
    </w:div>
    <w:div w:id="1594777652">
      <w:bodyDiv w:val="1"/>
      <w:marLeft w:val="0"/>
      <w:marRight w:val="0"/>
      <w:marTop w:val="0"/>
      <w:marBottom w:val="0"/>
      <w:divBdr>
        <w:top w:val="none" w:sz="0" w:space="0" w:color="auto"/>
        <w:left w:val="none" w:sz="0" w:space="0" w:color="auto"/>
        <w:bottom w:val="none" w:sz="0" w:space="0" w:color="auto"/>
        <w:right w:val="none" w:sz="0" w:space="0" w:color="auto"/>
      </w:divBdr>
    </w:div>
    <w:div w:id="1595170849">
      <w:bodyDiv w:val="1"/>
      <w:marLeft w:val="0"/>
      <w:marRight w:val="0"/>
      <w:marTop w:val="0"/>
      <w:marBottom w:val="0"/>
      <w:divBdr>
        <w:top w:val="none" w:sz="0" w:space="0" w:color="auto"/>
        <w:left w:val="none" w:sz="0" w:space="0" w:color="auto"/>
        <w:bottom w:val="none" w:sz="0" w:space="0" w:color="auto"/>
        <w:right w:val="none" w:sz="0" w:space="0" w:color="auto"/>
      </w:divBdr>
    </w:div>
    <w:div w:id="1595359284">
      <w:bodyDiv w:val="1"/>
      <w:marLeft w:val="0"/>
      <w:marRight w:val="0"/>
      <w:marTop w:val="0"/>
      <w:marBottom w:val="0"/>
      <w:divBdr>
        <w:top w:val="none" w:sz="0" w:space="0" w:color="auto"/>
        <w:left w:val="none" w:sz="0" w:space="0" w:color="auto"/>
        <w:bottom w:val="none" w:sz="0" w:space="0" w:color="auto"/>
        <w:right w:val="none" w:sz="0" w:space="0" w:color="auto"/>
      </w:divBdr>
    </w:div>
    <w:div w:id="1596594623">
      <w:bodyDiv w:val="1"/>
      <w:marLeft w:val="0"/>
      <w:marRight w:val="0"/>
      <w:marTop w:val="0"/>
      <w:marBottom w:val="0"/>
      <w:divBdr>
        <w:top w:val="none" w:sz="0" w:space="0" w:color="auto"/>
        <w:left w:val="none" w:sz="0" w:space="0" w:color="auto"/>
        <w:bottom w:val="none" w:sz="0" w:space="0" w:color="auto"/>
        <w:right w:val="none" w:sz="0" w:space="0" w:color="auto"/>
      </w:divBdr>
    </w:div>
    <w:div w:id="1597252144">
      <w:bodyDiv w:val="1"/>
      <w:marLeft w:val="0"/>
      <w:marRight w:val="0"/>
      <w:marTop w:val="0"/>
      <w:marBottom w:val="0"/>
      <w:divBdr>
        <w:top w:val="none" w:sz="0" w:space="0" w:color="auto"/>
        <w:left w:val="none" w:sz="0" w:space="0" w:color="auto"/>
        <w:bottom w:val="none" w:sz="0" w:space="0" w:color="auto"/>
        <w:right w:val="none" w:sz="0" w:space="0" w:color="auto"/>
      </w:divBdr>
    </w:div>
    <w:div w:id="1597591101">
      <w:bodyDiv w:val="1"/>
      <w:marLeft w:val="0"/>
      <w:marRight w:val="0"/>
      <w:marTop w:val="0"/>
      <w:marBottom w:val="0"/>
      <w:divBdr>
        <w:top w:val="none" w:sz="0" w:space="0" w:color="auto"/>
        <w:left w:val="none" w:sz="0" w:space="0" w:color="auto"/>
        <w:bottom w:val="none" w:sz="0" w:space="0" w:color="auto"/>
        <w:right w:val="none" w:sz="0" w:space="0" w:color="auto"/>
      </w:divBdr>
    </w:div>
    <w:div w:id="1597592459">
      <w:bodyDiv w:val="1"/>
      <w:marLeft w:val="0"/>
      <w:marRight w:val="0"/>
      <w:marTop w:val="0"/>
      <w:marBottom w:val="0"/>
      <w:divBdr>
        <w:top w:val="none" w:sz="0" w:space="0" w:color="auto"/>
        <w:left w:val="none" w:sz="0" w:space="0" w:color="auto"/>
        <w:bottom w:val="none" w:sz="0" w:space="0" w:color="auto"/>
        <w:right w:val="none" w:sz="0" w:space="0" w:color="auto"/>
      </w:divBdr>
    </w:div>
    <w:div w:id="1597984983">
      <w:bodyDiv w:val="1"/>
      <w:marLeft w:val="0"/>
      <w:marRight w:val="0"/>
      <w:marTop w:val="0"/>
      <w:marBottom w:val="0"/>
      <w:divBdr>
        <w:top w:val="none" w:sz="0" w:space="0" w:color="auto"/>
        <w:left w:val="none" w:sz="0" w:space="0" w:color="auto"/>
        <w:bottom w:val="none" w:sz="0" w:space="0" w:color="auto"/>
        <w:right w:val="none" w:sz="0" w:space="0" w:color="auto"/>
      </w:divBdr>
    </w:div>
    <w:div w:id="1598754588">
      <w:bodyDiv w:val="1"/>
      <w:marLeft w:val="0"/>
      <w:marRight w:val="0"/>
      <w:marTop w:val="0"/>
      <w:marBottom w:val="0"/>
      <w:divBdr>
        <w:top w:val="none" w:sz="0" w:space="0" w:color="auto"/>
        <w:left w:val="none" w:sz="0" w:space="0" w:color="auto"/>
        <w:bottom w:val="none" w:sz="0" w:space="0" w:color="auto"/>
        <w:right w:val="none" w:sz="0" w:space="0" w:color="auto"/>
      </w:divBdr>
    </w:div>
    <w:div w:id="1598901346">
      <w:bodyDiv w:val="1"/>
      <w:marLeft w:val="0"/>
      <w:marRight w:val="0"/>
      <w:marTop w:val="0"/>
      <w:marBottom w:val="0"/>
      <w:divBdr>
        <w:top w:val="none" w:sz="0" w:space="0" w:color="auto"/>
        <w:left w:val="none" w:sz="0" w:space="0" w:color="auto"/>
        <w:bottom w:val="none" w:sz="0" w:space="0" w:color="auto"/>
        <w:right w:val="none" w:sz="0" w:space="0" w:color="auto"/>
      </w:divBdr>
    </w:div>
    <w:div w:id="1598903898">
      <w:bodyDiv w:val="1"/>
      <w:marLeft w:val="0"/>
      <w:marRight w:val="0"/>
      <w:marTop w:val="0"/>
      <w:marBottom w:val="0"/>
      <w:divBdr>
        <w:top w:val="none" w:sz="0" w:space="0" w:color="auto"/>
        <w:left w:val="none" w:sz="0" w:space="0" w:color="auto"/>
        <w:bottom w:val="none" w:sz="0" w:space="0" w:color="auto"/>
        <w:right w:val="none" w:sz="0" w:space="0" w:color="auto"/>
      </w:divBdr>
    </w:div>
    <w:div w:id="1598978945">
      <w:bodyDiv w:val="1"/>
      <w:marLeft w:val="0"/>
      <w:marRight w:val="0"/>
      <w:marTop w:val="0"/>
      <w:marBottom w:val="0"/>
      <w:divBdr>
        <w:top w:val="none" w:sz="0" w:space="0" w:color="auto"/>
        <w:left w:val="none" w:sz="0" w:space="0" w:color="auto"/>
        <w:bottom w:val="none" w:sz="0" w:space="0" w:color="auto"/>
        <w:right w:val="none" w:sz="0" w:space="0" w:color="auto"/>
      </w:divBdr>
    </w:div>
    <w:div w:id="1599025527">
      <w:bodyDiv w:val="1"/>
      <w:marLeft w:val="0"/>
      <w:marRight w:val="0"/>
      <w:marTop w:val="0"/>
      <w:marBottom w:val="0"/>
      <w:divBdr>
        <w:top w:val="none" w:sz="0" w:space="0" w:color="auto"/>
        <w:left w:val="none" w:sz="0" w:space="0" w:color="auto"/>
        <w:bottom w:val="none" w:sz="0" w:space="0" w:color="auto"/>
        <w:right w:val="none" w:sz="0" w:space="0" w:color="auto"/>
      </w:divBdr>
    </w:div>
    <w:div w:id="1599557132">
      <w:bodyDiv w:val="1"/>
      <w:marLeft w:val="0"/>
      <w:marRight w:val="0"/>
      <w:marTop w:val="0"/>
      <w:marBottom w:val="0"/>
      <w:divBdr>
        <w:top w:val="none" w:sz="0" w:space="0" w:color="auto"/>
        <w:left w:val="none" w:sz="0" w:space="0" w:color="auto"/>
        <w:bottom w:val="none" w:sz="0" w:space="0" w:color="auto"/>
        <w:right w:val="none" w:sz="0" w:space="0" w:color="auto"/>
      </w:divBdr>
    </w:div>
    <w:div w:id="1600216062">
      <w:bodyDiv w:val="1"/>
      <w:marLeft w:val="0"/>
      <w:marRight w:val="0"/>
      <w:marTop w:val="0"/>
      <w:marBottom w:val="0"/>
      <w:divBdr>
        <w:top w:val="none" w:sz="0" w:space="0" w:color="auto"/>
        <w:left w:val="none" w:sz="0" w:space="0" w:color="auto"/>
        <w:bottom w:val="none" w:sz="0" w:space="0" w:color="auto"/>
        <w:right w:val="none" w:sz="0" w:space="0" w:color="auto"/>
      </w:divBdr>
    </w:div>
    <w:div w:id="1600410787">
      <w:bodyDiv w:val="1"/>
      <w:marLeft w:val="0"/>
      <w:marRight w:val="0"/>
      <w:marTop w:val="0"/>
      <w:marBottom w:val="0"/>
      <w:divBdr>
        <w:top w:val="none" w:sz="0" w:space="0" w:color="auto"/>
        <w:left w:val="none" w:sz="0" w:space="0" w:color="auto"/>
        <w:bottom w:val="none" w:sz="0" w:space="0" w:color="auto"/>
        <w:right w:val="none" w:sz="0" w:space="0" w:color="auto"/>
      </w:divBdr>
    </w:div>
    <w:div w:id="1600599060">
      <w:bodyDiv w:val="1"/>
      <w:marLeft w:val="0"/>
      <w:marRight w:val="0"/>
      <w:marTop w:val="0"/>
      <w:marBottom w:val="0"/>
      <w:divBdr>
        <w:top w:val="none" w:sz="0" w:space="0" w:color="auto"/>
        <w:left w:val="none" w:sz="0" w:space="0" w:color="auto"/>
        <w:bottom w:val="none" w:sz="0" w:space="0" w:color="auto"/>
        <w:right w:val="none" w:sz="0" w:space="0" w:color="auto"/>
      </w:divBdr>
    </w:div>
    <w:div w:id="1600914611">
      <w:bodyDiv w:val="1"/>
      <w:marLeft w:val="0"/>
      <w:marRight w:val="0"/>
      <w:marTop w:val="0"/>
      <w:marBottom w:val="0"/>
      <w:divBdr>
        <w:top w:val="none" w:sz="0" w:space="0" w:color="auto"/>
        <w:left w:val="none" w:sz="0" w:space="0" w:color="auto"/>
        <w:bottom w:val="none" w:sz="0" w:space="0" w:color="auto"/>
        <w:right w:val="none" w:sz="0" w:space="0" w:color="auto"/>
      </w:divBdr>
    </w:div>
    <w:div w:id="1601141183">
      <w:bodyDiv w:val="1"/>
      <w:marLeft w:val="0"/>
      <w:marRight w:val="0"/>
      <w:marTop w:val="0"/>
      <w:marBottom w:val="0"/>
      <w:divBdr>
        <w:top w:val="none" w:sz="0" w:space="0" w:color="auto"/>
        <w:left w:val="none" w:sz="0" w:space="0" w:color="auto"/>
        <w:bottom w:val="none" w:sz="0" w:space="0" w:color="auto"/>
        <w:right w:val="none" w:sz="0" w:space="0" w:color="auto"/>
      </w:divBdr>
    </w:div>
    <w:div w:id="1601178713">
      <w:bodyDiv w:val="1"/>
      <w:marLeft w:val="0"/>
      <w:marRight w:val="0"/>
      <w:marTop w:val="0"/>
      <w:marBottom w:val="0"/>
      <w:divBdr>
        <w:top w:val="none" w:sz="0" w:space="0" w:color="auto"/>
        <w:left w:val="none" w:sz="0" w:space="0" w:color="auto"/>
        <w:bottom w:val="none" w:sz="0" w:space="0" w:color="auto"/>
        <w:right w:val="none" w:sz="0" w:space="0" w:color="auto"/>
      </w:divBdr>
    </w:div>
    <w:div w:id="1601983504">
      <w:bodyDiv w:val="1"/>
      <w:marLeft w:val="0"/>
      <w:marRight w:val="0"/>
      <w:marTop w:val="0"/>
      <w:marBottom w:val="0"/>
      <w:divBdr>
        <w:top w:val="none" w:sz="0" w:space="0" w:color="auto"/>
        <w:left w:val="none" w:sz="0" w:space="0" w:color="auto"/>
        <w:bottom w:val="none" w:sz="0" w:space="0" w:color="auto"/>
        <w:right w:val="none" w:sz="0" w:space="0" w:color="auto"/>
      </w:divBdr>
    </w:div>
    <w:div w:id="1601985795">
      <w:bodyDiv w:val="1"/>
      <w:marLeft w:val="0"/>
      <w:marRight w:val="0"/>
      <w:marTop w:val="0"/>
      <w:marBottom w:val="0"/>
      <w:divBdr>
        <w:top w:val="none" w:sz="0" w:space="0" w:color="auto"/>
        <w:left w:val="none" w:sz="0" w:space="0" w:color="auto"/>
        <w:bottom w:val="none" w:sz="0" w:space="0" w:color="auto"/>
        <w:right w:val="none" w:sz="0" w:space="0" w:color="auto"/>
      </w:divBdr>
    </w:div>
    <w:div w:id="1603609655">
      <w:bodyDiv w:val="1"/>
      <w:marLeft w:val="0"/>
      <w:marRight w:val="0"/>
      <w:marTop w:val="0"/>
      <w:marBottom w:val="0"/>
      <w:divBdr>
        <w:top w:val="none" w:sz="0" w:space="0" w:color="auto"/>
        <w:left w:val="none" w:sz="0" w:space="0" w:color="auto"/>
        <w:bottom w:val="none" w:sz="0" w:space="0" w:color="auto"/>
        <w:right w:val="none" w:sz="0" w:space="0" w:color="auto"/>
      </w:divBdr>
    </w:div>
    <w:div w:id="1603805905">
      <w:bodyDiv w:val="1"/>
      <w:marLeft w:val="0"/>
      <w:marRight w:val="0"/>
      <w:marTop w:val="0"/>
      <w:marBottom w:val="0"/>
      <w:divBdr>
        <w:top w:val="none" w:sz="0" w:space="0" w:color="auto"/>
        <w:left w:val="none" w:sz="0" w:space="0" w:color="auto"/>
        <w:bottom w:val="none" w:sz="0" w:space="0" w:color="auto"/>
        <w:right w:val="none" w:sz="0" w:space="0" w:color="auto"/>
      </w:divBdr>
    </w:div>
    <w:div w:id="1605185417">
      <w:bodyDiv w:val="1"/>
      <w:marLeft w:val="0"/>
      <w:marRight w:val="0"/>
      <w:marTop w:val="0"/>
      <w:marBottom w:val="0"/>
      <w:divBdr>
        <w:top w:val="none" w:sz="0" w:space="0" w:color="auto"/>
        <w:left w:val="none" w:sz="0" w:space="0" w:color="auto"/>
        <w:bottom w:val="none" w:sz="0" w:space="0" w:color="auto"/>
        <w:right w:val="none" w:sz="0" w:space="0" w:color="auto"/>
      </w:divBdr>
    </w:div>
    <w:div w:id="1605259406">
      <w:bodyDiv w:val="1"/>
      <w:marLeft w:val="0"/>
      <w:marRight w:val="0"/>
      <w:marTop w:val="0"/>
      <w:marBottom w:val="0"/>
      <w:divBdr>
        <w:top w:val="none" w:sz="0" w:space="0" w:color="auto"/>
        <w:left w:val="none" w:sz="0" w:space="0" w:color="auto"/>
        <w:bottom w:val="none" w:sz="0" w:space="0" w:color="auto"/>
        <w:right w:val="none" w:sz="0" w:space="0" w:color="auto"/>
      </w:divBdr>
    </w:div>
    <w:div w:id="1605304469">
      <w:bodyDiv w:val="1"/>
      <w:marLeft w:val="0"/>
      <w:marRight w:val="0"/>
      <w:marTop w:val="0"/>
      <w:marBottom w:val="0"/>
      <w:divBdr>
        <w:top w:val="none" w:sz="0" w:space="0" w:color="auto"/>
        <w:left w:val="none" w:sz="0" w:space="0" w:color="auto"/>
        <w:bottom w:val="none" w:sz="0" w:space="0" w:color="auto"/>
        <w:right w:val="none" w:sz="0" w:space="0" w:color="auto"/>
      </w:divBdr>
    </w:div>
    <w:div w:id="1605458169">
      <w:bodyDiv w:val="1"/>
      <w:marLeft w:val="0"/>
      <w:marRight w:val="0"/>
      <w:marTop w:val="0"/>
      <w:marBottom w:val="0"/>
      <w:divBdr>
        <w:top w:val="none" w:sz="0" w:space="0" w:color="auto"/>
        <w:left w:val="none" w:sz="0" w:space="0" w:color="auto"/>
        <w:bottom w:val="none" w:sz="0" w:space="0" w:color="auto"/>
        <w:right w:val="none" w:sz="0" w:space="0" w:color="auto"/>
      </w:divBdr>
    </w:div>
    <w:div w:id="1607686770">
      <w:bodyDiv w:val="1"/>
      <w:marLeft w:val="0"/>
      <w:marRight w:val="0"/>
      <w:marTop w:val="0"/>
      <w:marBottom w:val="0"/>
      <w:divBdr>
        <w:top w:val="none" w:sz="0" w:space="0" w:color="auto"/>
        <w:left w:val="none" w:sz="0" w:space="0" w:color="auto"/>
        <w:bottom w:val="none" w:sz="0" w:space="0" w:color="auto"/>
        <w:right w:val="none" w:sz="0" w:space="0" w:color="auto"/>
      </w:divBdr>
    </w:div>
    <w:div w:id="1609044777">
      <w:bodyDiv w:val="1"/>
      <w:marLeft w:val="0"/>
      <w:marRight w:val="0"/>
      <w:marTop w:val="0"/>
      <w:marBottom w:val="0"/>
      <w:divBdr>
        <w:top w:val="none" w:sz="0" w:space="0" w:color="auto"/>
        <w:left w:val="none" w:sz="0" w:space="0" w:color="auto"/>
        <w:bottom w:val="none" w:sz="0" w:space="0" w:color="auto"/>
        <w:right w:val="none" w:sz="0" w:space="0" w:color="auto"/>
      </w:divBdr>
    </w:div>
    <w:div w:id="1609124406">
      <w:bodyDiv w:val="1"/>
      <w:marLeft w:val="0"/>
      <w:marRight w:val="0"/>
      <w:marTop w:val="0"/>
      <w:marBottom w:val="0"/>
      <w:divBdr>
        <w:top w:val="none" w:sz="0" w:space="0" w:color="auto"/>
        <w:left w:val="none" w:sz="0" w:space="0" w:color="auto"/>
        <w:bottom w:val="none" w:sz="0" w:space="0" w:color="auto"/>
        <w:right w:val="none" w:sz="0" w:space="0" w:color="auto"/>
      </w:divBdr>
    </w:div>
    <w:div w:id="1609269229">
      <w:bodyDiv w:val="1"/>
      <w:marLeft w:val="0"/>
      <w:marRight w:val="0"/>
      <w:marTop w:val="0"/>
      <w:marBottom w:val="0"/>
      <w:divBdr>
        <w:top w:val="none" w:sz="0" w:space="0" w:color="auto"/>
        <w:left w:val="none" w:sz="0" w:space="0" w:color="auto"/>
        <w:bottom w:val="none" w:sz="0" w:space="0" w:color="auto"/>
        <w:right w:val="none" w:sz="0" w:space="0" w:color="auto"/>
      </w:divBdr>
    </w:div>
    <w:div w:id="1609971222">
      <w:bodyDiv w:val="1"/>
      <w:marLeft w:val="0"/>
      <w:marRight w:val="0"/>
      <w:marTop w:val="0"/>
      <w:marBottom w:val="0"/>
      <w:divBdr>
        <w:top w:val="none" w:sz="0" w:space="0" w:color="auto"/>
        <w:left w:val="none" w:sz="0" w:space="0" w:color="auto"/>
        <w:bottom w:val="none" w:sz="0" w:space="0" w:color="auto"/>
        <w:right w:val="none" w:sz="0" w:space="0" w:color="auto"/>
      </w:divBdr>
    </w:div>
    <w:div w:id="1610237461">
      <w:bodyDiv w:val="1"/>
      <w:marLeft w:val="0"/>
      <w:marRight w:val="0"/>
      <w:marTop w:val="0"/>
      <w:marBottom w:val="0"/>
      <w:divBdr>
        <w:top w:val="none" w:sz="0" w:space="0" w:color="auto"/>
        <w:left w:val="none" w:sz="0" w:space="0" w:color="auto"/>
        <w:bottom w:val="none" w:sz="0" w:space="0" w:color="auto"/>
        <w:right w:val="none" w:sz="0" w:space="0" w:color="auto"/>
      </w:divBdr>
    </w:div>
    <w:div w:id="1610619950">
      <w:bodyDiv w:val="1"/>
      <w:marLeft w:val="0"/>
      <w:marRight w:val="0"/>
      <w:marTop w:val="0"/>
      <w:marBottom w:val="0"/>
      <w:divBdr>
        <w:top w:val="none" w:sz="0" w:space="0" w:color="auto"/>
        <w:left w:val="none" w:sz="0" w:space="0" w:color="auto"/>
        <w:bottom w:val="none" w:sz="0" w:space="0" w:color="auto"/>
        <w:right w:val="none" w:sz="0" w:space="0" w:color="auto"/>
      </w:divBdr>
    </w:div>
    <w:div w:id="1610703962">
      <w:bodyDiv w:val="1"/>
      <w:marLeft w:val="0"/>
      <w:marRight w:val="0"/>
      <w:marTop w:val="0"/>
      <w:marBottom w:val="0"/>
      <w:divBdr>
        <w:top w:val="none" w:sz="0" w:space="0" w:color="auto"/>
        <w:left w:val="none" w:sz="0" w:space="0" w:color="auto"/>
        <w:bottom w:val="none" w:sz="0" w:space="0" w:color="auto"/>
        <w:right w:val="none" w:sz="0" w:space="0" w:color="auto"/>
      </w:divBdr>
    </w:div>
    <w:div w:id="1611476974">
      <w:bodyDiv w:val="1"/>
      <w:marLeft w:val="0"/>
      <w:marRight w:val="0"/>
      <w:marTop w:val="0"/>
      <w:marBottom w:val="0"/>
      <w:divBdr>
        <w:top w:val="none" w:sz="0" w:space="0" w:color="auto"/>
        <w:left w:val="none" w:sz="0" w:space="0" w:color="auto"/>
        <w:bottom w:val="none" w:sz="0" w:space="0" w:color="auto"/>
        <w:right w:val="none" w:sz="0" w:space="0" w:color="auto"/>
      </w:divBdr>
    </w:div>
    <w:div w:id="1614438678">
      <w:bodyDiv w:val="1"/>
      <w:marLeft w:val="0"/>
      <w:marRight w:val="0"/>
      <w:marTop w:val="0"/>
      <w:marBottom w:val="0"/>
      <w:divBdr>
        <w:top w:val="none" w:sz="0" w:space="0" w:color="auto"/>
        <w:left w:val="none" w:sz="0" w:space="0" w:color="auto"/>
        <w:bottom w:val="none" w:sz="0" w:space="0" w:color="auto"/>
        <w:right w:val="none" w:sz="0" w:space="0" w:color="auto"/>
      </w:divBdr>
    </w:div>
    <w:div w:id="1614703263">
      <w:bodyDiv w:val="1"/>
      <w:marLeft w:val="0"/>
      <w:marRight w:val="0"/>
      <w:marTop w:val="0"/>
      <w:marBottom w:val="0"/>
      <w:divBdr>
        <w:top w:val="none" w:sz="0" w:space="0" w:color="auto"/>
        <w:left w:val="none" w:sz="0" w:space="0" w:color="auto"/>
        <w:bottom w:val="none" w:sz="0" w:space="0" w:color="auto"/>
        <w:right w:val="none" w:sz="0" w:space="0" w:color="auto"/>
      </w:divBdr>
    </w:div>
    <w:div w:id="1614748285">
      <w:bodyDiv w:val="1"/>
      <w:marLeft w:val="0"/>
      <w:marRight w:val="0"/>
      <w:marTop w:val="0"/>
      <w:marBottom w:val="0"/>
      <w:divBdr>
        <w:top w:val="none" w:sz="0" w:space="0" w:color="auto"/>
        <w:left w:val="none" w:sz="0" w:space="0" w:color="auto"/>
        <w:bottom w:val="none" w:sz="0" w:space="0" w:color="auto"/>
        <w:right w:val="none" w:sz="0" w:space="0" w:color="auto"/>
      </w:divBdr>
    </w:div>
    <w:div w:id="1614748685">
      <w:bodyDiv w:val="1"/>
      <w:marLeft w:val="0"/>
      <w:marRight w:val="0"/>
      <w:marTop w:val="0"/>
      <w:marBottom w:val="0"/>
      <w:divBdr>
        <w:top w:val="none" w:sz="0" w:space="0" w:color="auto"/>
        <w:left w:val="none" w:sz="0" w:space="0" w:color="auto"/>
        <w:bottom w:val="none" w:sz="0" w:space="0" w:color="auto"/>
        <w:right w:val="none" w:sz="0" w:space="0" w:color="auto"/>
      </w:divBdr>
    </w:div>
    <w:div w:id="1615017965">
      <w:bodyDiv w:val="1"/>
      <w:marLeft w:val="0"/>
      <w:marRight w:val="0"/>
      <w:marTop w:val="0"/>
      <w:marBottom w:val="0"/>
      <w:divBdr>
        <w:top w:val="none" w:sz="0" w:space="0" w:color="auto"/>
        <w:left w:val="none" w:sz="0" w:space="0" w:color="auto"/>
        <w:bottom w:val="none" w:sz="0" w:space="0" w:color="auto"/>
        <w:right w:val="none" w:sz="0" w:space="0" w:color="auto"/>
      </w:divBdr>
    </w:div>
    <w:div w:id="1615097538">
      <w:bodyDiv w:val="1"/>
      <w:marLeft w:val="0"/>
      <w:marRight w:val="0"/>
      <w:marTop w:val="0"/>
      <w:marBottom w:val="0"/>
      <w:divBdr>
        <w:top w:val="none" w:sz="0" w:space="0" w:color="auto"/>
        <w:left w:val="none" w:sz="0" w:space="0" w:color="auto"/>
        <w:bottom w:val="none" w:sz="0" w:space="0" w:color="auto"/>
        <w:right w:val="none" w:sz="0" w:space="0" w:color="auto"/>
      </w:divBdr>
    </w:div>
    <w:div w:id="1615166007">
      <w:bodyDiv w:val="1"/>
      <w:marLeft w:val="0"/>
      <w:marRight w:val="0"/>
      <w:marTop w:val="0"/>
      <w:marBottom w:val="0"/>
      <w:divBdr>
        <w:top w:val="none" w:sz="0" w:space="0" w:color="auto"/>
        <w:left w:val="none" w:sz="0" w:space="0" w:color="auto"/>
        <w:bottom w:val="none" w:sz="0" w:space="0" w:color="auto"/>
        <w:right w:val="none" w:sz="0" w:space="0" w:color="auto"/>
      </w:divBdr>
    </w:div>
    <w:div w:id="1616062235">
      <w:bodyDiv w:val="1"/>
      <w:marLeft w:val="0"/>
      <w:marRight w:val="0"/>
      <w:marTop w:val="0"/>
      <w:marBottom w:val="0"/>
      <w:divBdr>
        <w:top w:val="none" w:sz="0" w:space="0" w:color="auto"/>
        <w:left w:val="none" w:sz="0" w:space="0" w:color="auto"/>
        <w:bottom w:val="none" w:sz="0" w:space="0" w:color="auto"/>
        <w:right w:val="none" w:sz="0" w:space="0" w:color="auto"/>
      </w:divBdr>
    </w:div>
    <w:div w:id="1616447603">
      <w:bodyDiv w:val="1"/>
      <w:marLeft w:val="0"/>
      <w:marRight w:val="0"/>
      <w:marTop w:val="0"/>
      <w:marBottom w:val="0"/>
      <w:divBdr>
        <w:top w:val="none" w:sz="0" w:space="0" w:color="auto"/>
        <w:left w:val="none" w:sz="0" w:space="0" w:color="auto"/>
        <w:bottom w:val="none" w:sz="0" w:space="0" w:color="auto"/>
        <w:right w:val="none" w:sz="0" w:space="0" w:color="auto"/>
      </w:divBdr>
    </w:div>
    <w:div w:id="1616787681">
      <w:bodyDiv w:val="1"/>
      <w:marLeft w:val="0"/>
      <w:marRight w:val="0"/>
      <w:marTop w:val="0"/>
      <w:marBottom w:val="0"/>
      <w:divBdr>
        <w:top w:val="none" w:sz="0" w:space="0" w:color="auto"/>
        <w:left w:val="none" w:sz="0" w:space="0" w:color="auto"/>
        <w:bottom w:val="none" w:sz="0" w:space="0" w:color="auto"/>
        <w:right w:val="none" w:sz="0" w:space="0" w:color="auto"/>
      </w:divBdr>
    </w:div>
    <w:div w:id="1617057632">
      <w:bodyDiv w:val="1"/>
      <w:marLeft w:val="0"/>
      <w:marRight w:val="0"/>
      <w:marTop w:val="0"/>
      <w:marBottom w:val="0"/>
      <w:divBdr>
        <w:top w:val="none" w:sz="0" w:space="0" w:color="auto"/>
        <w:left w:val="none" w:sz="0" w:space="0" w:color="auto"/>
        <w:bottom w:val="none" w:sz="0" w:space="0" w:color="auto"/>
        <w:right w:val="none" w:sz="0" w:space="0" w:color="auto"/>
      </w:divBdr>
    </w:div>
    <w:div w:id="1617366882">
      <w:bodyDiv w:val="1"/>
      <w:marLeft w:val="0"/>
      <w:marRight w:val="0"/>
      <w:marTop w:val="0"/>
      <w:marBottom w:val="0"/>
      <w:divBdr>
        <w:top w:val="none" w:sz="0" w:space="0" w:color="auto"/>
        <w:left w:val="none" w:sz="0" w:space="0" w:color="auto"/>
        <w:bottom w:val="none" w:sz="0" w:space="0" w:color="auto"/>
        <w:right w:val="none" w:sz="0" w:space="0" w:color="auto"/>
      </w:divBdr>
    </w:div>
    <w:div w:id="1618490663">
      <w:bodyDiv w:val="1"/>
      <w:marLeft w:val="0"/>
      <w:marRight w:val="0"/>
      <w:marTop w:val="0"/>
      <w:marBottom w:val="0"/>
      <w:divBdr>
        <w:top w:val="none" w:sz="0" w:space="0" w:color="auto"/>
        <w:left w:val="none" w:sz="0" w:space="0" w:color="auto"/>
        <w:bottom w:val="none" w:sz="0" w:space="0" w:color="auto"/>
        <w:right w:val="none" w:sz="0" w:space="0" w:color="auto"/>
      </w:divBdr>
    </w:div>
    <w:div w:id="1618564869">
      <w:bodyDiv w:val="1"/>
      <w:marLeft w:val="0"/>
      <w:marRight w:val="0"/>
      <w:marTop w:val="0"/>
      <w:marBottom w:val="0"/>
      <w:divBdr>
        <w:top w:val="none" w:sz="0" w:space="0" w:color="auto"/>
        <w:left w:val="none" w:sz="0" w:space="0" w:color="auto"/>
        <w:bottom w:val="none" w:sz="0" w:space="0" w:color="auto"/>
        <w:right w:val="none" w:sz="0" w:space="0" w:color="auto"/>
      </w:divBdr>
    </w:div>
    <w:div w:id="1619071752">
      <w:bodyDiv w:val="1"/>
      <w:marLeft w:val="0"/>
      <w:marRight w:val="0"/>
      <w:marTop w:val="0"/>
      <w:marBottom w:val="0"/>
      <w:divBdr>
        <w:top w:val="none" w:sz="0" w:space="0" w:color="auto"/>
        <w:left w:val="none" w:sz="0" w:space="0" w:color="auto"/>
        <w:bottom w:val="none" w:sz="0" w:space="0" w:color="auto"/>
        <w:right w:val="none" w:sz="0" w:space="0" w:color="auto"/>
      </w:divBdr>
    </w:div>
    <w:div w:id="1619947995">
      <w:bodyDiv w:val="1"/>
      <w:marLeft w:val="0"/>
      <w:marRight w:val="0"/>
      <w:marTop w:val="0"/>
      <w:marBottom w:val="0"/>
      <w:divBdr>
        <w:top w:val="none" w:sz="0" w:space="0" w:color="auto"/>
        <w:left w:val="none" w:sz="0" w:space="0" w:color="auto"/>
        <w:bottom w:val="none" w:sz="0" w:space="0" w:color="auto"/>
        <w:right w:val="none" w:sz="0" w:space="0" w:color="auto"/>
      </w:divBdr>
    </w:div>
    <w:div w:id="1620137221">
      <w:bodyDiv w:val="1"/>
      <w:marLeft w:val="0"/>
      <w:marRight w:val="0"/>
      <w:marTop w:val="0"/>
      <w:marBottom w:val="0"/>
      <w:divBdr>
        <w:top w:val="none" w:sz="0" w:space="0" w:color="auto"/>
        <w:left w:val="none" w:sz="0" w:space="0" w:color="auto"/>
        <w:bottom w:val="none" w:sz="0" w:space="0" w:color="auto"/>
        <w:right w:val="none" w:sz="0" w:space="0" w:color="auto"/>
      </w:divBdr>
    </w:div>
    <w:div w:id="1620598917">
      <w:bodyDiv w:val="1"/>
      <w:marLeft w:val="0"/>
      <w:marRight w:val="0"/>
      <w:marTop w:val="0"/>
      <w:marBottom w:val="0"/>
      <w:divBdr>
        <w:top w:val="none" w:sz="0" w:space="0" w:color="auto"/>
        <w:left w:val="none" w:sz="0" w:space="0" w:color="auto"/>
        <w:bottom w:val="none" w:sz="0" w:space="0" w:color="auto"/>
        <w:right w:val="none" w:sz="0" w:space="0" w:color="auto"/>
      </w:divBdr>
    </w:div>
    <w:div w:id="1621571857">
      <w:bodyDiv w:val="1"/>
      <w:marLeft w:val="0"/>
      <w:marRight w:val="0"/>
      <w:marTop w:val="0"/>
      <w:marBottom w:val="0"/>
      <w:divBdr>
        <w:top w:val="none" w:sz="0" w:space="0" w:color="auto"/>
        <w:left w:val="none" w:sz="0" w:space="0" w:color="auto"/>
        <w:bottom w:val="none" w:sz="0" w:space="0" w:color="auto"/>
        <w:right w:val="none" w:sz="0" w:space="0" w:color="auto"/>
      </w:divBdr>
    </w:div>
    <w:div w:id="1621910408">
      <w:bodyDiv w:val="1"/>
      <w:marLeft w:val="0"/>
      <w:marRight w:val="0"/>
      <w:marTop w:val="0"/>
      <w:marBottom w:val="0"/>
      <w:divBdr>
        <w:top w:val="none" w:sz="0" w:space="0" w:color="auto"/>
        <w:left w:val="none" w:sz="0" w:space="0" w:color="auto"/>
        <w:bottom w:val="none" w:sz="0" w:space="0" w:color="auto"/>
        <w:right w:val="none" w:sz="0" w:space="0" w:color="auto"/>
      </w:divBdr>
    </w:div>
    <w:div w:id="1622497875">
      <w:bodyDiv w:val="1"/>
      <w:marLeft w:val="0"/>
      <w:marRight w:val="0"/>
      <w:marTop w:val="0"/>
      <w:marBottom w:val="0"/>
      <w:divBdr>
        <w:top w:val="none" w:sz="0" w:space="0" w:color="auto"/>
        <w:left w:val="none" w:sz="0" w:space="0" w:color="auto"/>
        <w:bottom w:val="none" w:sz="0" w:space="0" w:color="auto"/>
        <w:right w:val="none" w:sz="0" w:space="0" w:color="auto"/>
      </w:divBdr>
    </w:div>
    <w:div w:id="1624068488">
      <w:bodyDiv w:val="1"/>
      <w:marLeft w:val="0"/>
      <w:marRight w:val="0"/>
      <w:marTop w:val="0"/>
      <w:marBottom w:val="0"/>
      <w:divBdr>
        <w:top w:val="none" w:sz="0" w:space="0" w:color="auto"/>
        <w:left w:val="none" w:sz="0" w:space="0" w:color="auto"/>
        <w:bottom w:val="none" w:sz="0" w:space="0" w:color="auto"/>
        <w:right w:val="none" w:sz="0" w:space="0" w:color="auto"/>
      </w:divBdr>
    </w:div>
    <w:div w:id="1625891783">
      <w:bodyDiv w:val="1"/>
      <w:marLeft w:val="0"/>
      <w:marRight w:val="0"/>
      <w:marTop w:val="0"/>
      <w:marBottom w:val="0"/>
      <w:divBdr>
        <w:top w:val="none" w:sz="0" w:space="0" w:color="auto"/>
        <w:left w:val="none" w:sz="0" w:space="0" w:color="auto"/>
        <w:bottom w:val="none" w:sz="0" w:space="0" w:color="auto"/>
        <w:right w:val="none" w:sz="0" w:space="0" w:color="auto"/>
      </w:divBdr>
    </w:div>
    <w:div w:id="1626156616">
      <w:bodyDiv w:val="1"/>
      <w:marLeft w:val="0"/>
      <w:marRight w:val="0"/>
      <w:marTop w:val="0"/>
      <w:marBottom w:val="0"/>
      <w:divBdr>
        <w:top w:val="none" w:sz="0" w:space="0" w:color="auto"/>
        <w:left w:val="none" w:sz="0" w:space="0" w:color="auto"/>
        <w:bottom w:val="none" w:sz="0" w:space="0" w:color="auto"/>
        <w:right w:val="none" w:sz="0" w:space="0" w:color="auto"/>
      </w:divBdr>
    </w:div>
    <w:div w:id="1626620952">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28004317">
      <w:bodyDiv w:val="1"/>
      <w:marLeft w:val="0"/>
      <w:marRight w:val="0"/>
      <w:marTop w:val="0"/>
      <w:marBottom w:val="0"/>
      <w:divBdr>
        <w:top w:val="none" w:sz="0" w:space="0" w:color="auto"/>
        <w:left w:val="none" w:sz="0" w:space="0" w:color="auto"/>
        <w:bottom w:val="none" w:sz="0" w:space="0" w:color="auto"/>
        <w:right w:val="none" w:sz="0" w:space="0" w:color="auto"/>
      </w:divBdr>
    </w:div>
    <w:div w:id="1628273394">
      <w:bodyDiv w:val="1"/>
      <w:marLeft w:val="0"/>
      <w:marRight w:val="0"/>
      <w:marTop w:val="0"/>
      <w:marBottom w:val="0"/>
      <w:divBdr>
        <w:top w:val="none" w:sz="0" w:space="0" w:color="auto"/>
        <w:left w:val="none" w:sz="0" w:space="0" w:color="auto"/>
        <w:bottom w:val="none" w:sz="0" w:space="0" w:color="auto"/>
        <w:right w:val="none" w:sz="0" w:space="0" w:color="auto"/>
      </w:divBdr>
    </w:div>
    <w:div w:id="1628588637">
      <w:bodyDiv w:val="1"/>
      <w:marLeft w:val="0"/>
      <w:marRight w:val="0"/>
      <w:marTop w:val="0"/>
      <w:marBottom w:val="0"/>
      <w:divBdr>
        <w:top w:val="none" w:sz="0" w:space="0" w:color="auto"/>
        <w:left w:val="none" w:sz="0" w:space="0" w:color="auto"/>
        <w:bottom w:val="none" w:sz="0" w:space="0" w:color="auto"/>
        <w:right w:val="none" w:sz="0" w:space="0" w:color="auto"/>
      </w:divBdr>
    </w:div>
    <w:div w:id="1628857324">
      <w:bodyDiv w:val="1"/>
      <w:marLeft w:val="0"/>
      <w:marRight w:val="0"/>
      <w:marTop w:val="0"/>
      <w:marBottom w:val="0"/>
      <w:divBdr>
        <w:top w:val="none" w:sz="0" w:space="0" w:color="auto"/>
        <w:left w:val="none" w:sz="0" w:space="0" w:color="auto"/>
        <w:bottom w:val="none" w:sz="0" w:space="0" w:color="auto"/>
        <w:right w:val="none" w:sz="0" w:space="0" w:color="auto"/>
      </w:divBdr>
    </w:div>
    <w:div w:id="1630428808">
      <w:bodyDiv w:val="1"/>
      <w:marLeft w:val="0"/>
      <w:marRight w:val="0"/>
      <w:marTop w:val="0"/>
      <w:marBottom w:val="0"/>
      <w:divBdr>
        <w:top w:val="none" w:sz="0" w:space="0" w:color="auto"/>
        <w:left w:val="none" w:sz="0" w:space="0" w:color="auto"/>
        <w:bottom w:val="none" w:sz="0" w:space="0" w:color="auto"/>
        <w:right w:val="none" w:sz="0" w:space="0" w:color="auto"/>
      </w:divBdr>
    </w:div>
    <w:div w:id="1630818916">
      <w:bodyDiv w:val="1"/>
      <w:marLeft w:val="0"/>
      <w:marRight w:val="0"/>
      <w:marTop w:val="0"/>
      <w:marBottom w:val="0"/>
      <w:divBdr>
        <w:top w:val="none" w:sz="0" w:space="0" w:color="auto"/>
        <w:left w:val="none" w:sz="0" w:space="0" w:color="auto"/>
        <w:bottom w:val="none" w:sz="0" w:space="0" w:color="auto"/>
        <w:right w:val="none" w:sz="0" w:space="0" w:color="auto"/>
      </w:divBdr>
    </w:div>
    <w:div w:id="1631322820">
      <w:bodyDiv w:val="1"/>
      <w:marLeft w:val="0"/>
      <w:marRight w:val="0"/>
      <w:marTop w:val="0"/>
      <w:marBottom w:val="0"/>
      <w:divBdr>
        <w:top w:val="none" w:sz="0" w:space="0" w:color="auto"/>
        <w:left w:val="none" w:sz="0" w:space="0" w:color="auto"/>
        <w:bottom w:val="none" w:sz="0" w:space="0" w:color="auto"/>
        <w:right w:val="none" w:sz="0" w:space="0" w:color="auto"/>
      </w:divBdr>
    </w:div>
    <w:div w:id="1631549286">
      <w:bodyDiv w:val="1"/>
      <w:marLeft w:val="0"/>
      <w:marRight w:val="0"/>
      <w:marTop w:val="0"/>
      <w:marBottom w:val="0"/>
      <w:divBdr>
        <w:top w:val="none" w:sz="0" w:space="0" w:color="auto"/>
        <w:left w:val="none" w:sz="0" w:space="0" w:color="auto"/>
        <w:bottom w:val="none" w:sz="0" w:space="0" w:color="auto"/>
        <w:right w:val="none" w:sz="0" w:space="0" w:color="auto"/>
      </w:divBdr>
    </w:div>
    <w:div w:id="1632247616">
      <w:bodyDiv w:val="1"/>
      <w:marLeft w:val="0"/>
      <w:marRight w:val="0"/>
      <w:marTop w:val="0"/>
      <w:marBottom w:val="0"/>
      <w:divBdr>
        <w:top w:val="none" w:sz="0" w:space="0" w:color="auto"/>
        <w:left w:val="none" w:sz="0" w:space="0" w:color="auto"/>
        <w:bottom w:val="none" w:sz="0" w:space="0" w:color="auto"/>
        <w:right w:val="none" w:sz="0" w:space="0" w:color="auto"/>
      </w:divBdr>
    </w:div>
    <w:div w:id="1633637636">
      <w:bodyDiv w:val="1"/>
      <w:marLeft w:val="0"/>
      <w:marRight w:val="0"/>
      <w:marTop w:val="0"/>
      <w:marBottom w:val="0"/>
      <w:divBdr>
        <w:top w:val="none" w:sz="0" w:space="0" w:color="auto"/>
        <w:left w:val="none" w:sz="0" w:space="0" w:color="auto"/>
        <w:bottom w:val="none" w:sz="0" w:space="0" w:color="auto"/>
        <w:right w:val="none" w:sz="0" w:space="0" w:color="auto"/>
      </w:divBdr>
    </w:div>
    <w:div w:id="1634023239">
      <w:bodyDiv w:val="1"/>
      <w:marLeft w:val="0"/>
      <w:marRight w:val="0"/>
      <w:marTop w:val="0"/>
      <w:marBottom w:val="0"/>
      <w:divBdr>
        <w:top w:val="none" w:sz="0" w:space="0" w:color="auto"/>
        <w:left w:val="none" w:sz="0" w:space="0" w:color="auto"/>
        <w:bottom w:val="none" w:sz="0" w:space="0" w:color="auto"/>
        <w:right w:val="none" w:sz="0" w:space="0" w:color="auto"/>
      </w:divBdr>
    </w:div>
    <w:div w:id="1634213483">
      <w:bodyDiv w:val="1"/>
      <w:marLeft w:val="0"/>
      <w:marRight w:val="0"/>
      <w:marTop w:val="0"/>
      <w:marBottom w:val="0"/>
      <w:divBdr>
        <w:top w:val="none" w:sz="0" w:space="0" w:color="auto"/>
        <w:left w:val="none" w:sz="0" w:space="0" w:color="auto"/>
        <w:bottom w:val="none" w:sz="0" w:space="0" w:color="auto"/>
        <w:right w:val="none" w:sz="0" w:space="0" w:color="auto"/>
      </w:divBdr>
    </w:div>
    <w:div w:id="1634285776">
      <w:bodyDiv w:val="1"/>
      <w:marLeft w:val="0"/>
      <w:marRight w:val="0"/>
      <w:marTop w:val="0"/>
      <w:marBottom w:val="0"/>
      <w:divBdr>
        <w:top w:val="none" w:sz="0" w:space="0" w:color="auto"/>
        <w:left w:val="none" w:sz="0" w:space="0" w:color="auto"/>
        <w:bottom w:val="none" w:sz="0" w:space="0" w:color="auto"/>
        <w:right w:val="none" w:sz="0" w:space="0" w:color="auto"/>
      </w:divBdr>
    </w:div>
    <w:div w:id="1634486454">
      <w:bodyDiv w:val="1"/>
      <w:marLeft w:val="0"/>
      <w:marRight w:val="0"/>
      <w:marTop w:val="0"/>
      <w:marBottom w:val="0"/>
      <w:divBdr>
        <w:top w:val="none" w:sz="0" w:space="0" w:color="auto"/>
        <w:left w:val="none" w:sz="0" w:space="0" w:color="auto"/>
        <w:bottom w:val="none" w:sz="0" w:space="0" w:color="auto"/>
        <w:right w:val="none" w:sz="0" w:space="0" w:color="auto"/>
      </w:divBdr>
    </w:div>
    <w:div w:id="1634673608">
      <w:bodyDiv w:val="1"/>
      <w:marLeft w:val="0"/>
      <w:marRight w:val="0"/>
      <w:marTop w:val="0"/>
      <w:marBottom w:val="0"/>
      <w:divBdr>
        <w:top w:val="none" w:sz="0" w:space="0" w:color="auto"/>
        <w:left w:val="none" w:sz="0" w:space="0" w:color="auto"/>
        <w:bottom w:val="none" w:sz="0" w:space="0" w:color="auto"/>
        <w:right w:val="none" w:sz="0" w:space="0" w:color="auto"/>
      </w:divBdr>
    </w:div>
    <w:div w:id="1635410873">
      <w:bodyDiv w:val="1"/>
      <w:marLeft w:val="0"/>
      <w:marRight w:val="0"/>
      <w:marTop w:val="0"/>
      <w:marBottom w:val="0"/>
      <w:divBdr>
        <w:top w:val="none" w:sz="0" w:space="0" w:color="auto"/>
        <w:left w:val="none" w:sz="0" w:space="0" w:color="auto"/>
        <w:bottom w:val="none" w:sz="0" w:space="0" w:color="auto"/>
        <w:right w:val="none" w:sz="0" w:space="0" w:color="auto"/>
      </w:divBdr>
    </w:div>
    <w:div w:id="1636643251">
      <w:bodyDiv w:val="1"/>
      <w:marLeft w:val="0"/>
      <w:marRight w:val="0"/>
      <w:marTop w:val="0"/>
      <w:marBottom w:val="0"/>
      <w:divBdr>
        <w:top w:val="none" w:sz="0" w:space="0" w:color="auto"/>
        <w:left w:val="none" w:sz="0" w:space="0" w:color="auto"/>
        <w:bottom w:val="none" w:sz="0" w:space="0" w:color="auto"/>
        <w:right w:val="none" w:sz="0" w:space="0" w:color="auto"/>
      </w:divBdr>
    </w:div>
    <w:div w:id="1636832483">
      <w:bodyDiv w:val="1"/>
      <w:marLeft w:val="0"/>
      <w:marRight w:val="0"/>
      <w:marTop w:val="0"/>
      <w:marBottom w:val="0"/>
      <w:divBdr>
        <w:top w:val="none" w:sz="0" w:space="0" w:color="auto"/>
        <w:left w:val="none" w:sz="0" w:space="0" w:color="auto"/>
        <w:bottom w:val="none" w:sz="0" w:space="0" w:color="auto"/>
        <w:right w:val="none" w:sz="0" w:space="0" w:color="auto"/>
      </w:divBdr>
    </w:div>
    <w:div w:id="1637832502">
      <w:bodyDiv w:val="1"/>
      <w:marLeft w:val="0"/>
      <w:marRight w:val="0"/>
      <w:marTop w:val="0"/>
      <w:marBottom w:val="0"/>
      <w:divBdr>
        <w:top w:val="none" w:sz="0" w:space="0" w:color="auto"/>
        <w:left w:val="none" w:sz="0" w:space="0" w:color="auto"/>
        <w:bottom w:val="none" w:sz="0" w:space="0" w:color="auto"/>
        <w:right w:val="none" w:sz="0" w:space="0" w:color="auto"/>
      </w:divBdr>
    </w:div>
    <w:div w:id="1637905227">
      <w:bodyDiv w:val="1"/>
      <w:marLeft w:val="0"/>
      <w:marRight w:val="0"/>
      <w:marTop w:val="0"/>
      <w:marBottom w:val="0"/>
      <w:divBdr>
        <w:top w:val="none" w:sz="0" w:space="0" w:color="auto"/>
        <w:left w:val="none" w:sz="0" w:space="0" w:color="auto"/>
        <w:bottom w:val="none" w:sz="0" w:space="0" w:color="auto"/>
        <w:right w:val="none" w:sz="0" w:space="0" w:color="auto"/>
      </w:divBdr>
    </w:div>
    <w:div w:id="1638216867">
      <w:bodyDiv w:val="1"/>
      <w:marLeft w:val="0"/>
      <w:marRight w:val="0"/>
      <w:marTop w:val="0"/>
      <w:marBottom w:val="0"/>
      <w:divBdr>
        <w:top w:val="none" w:sz="0" w:space="0" w:color="auto"/>
        <w:left w:val="none" w:sz="0" w:space="0" w:color="auto"/>
        <w:bottom w:val="none" w:sz="0" w:space="0" w:color="auto"/>
        <w:right w:val="none" w:sz="0" w:space="0" w:color="auto"/>
      </w:divBdr>
    </w:div>
    <w:div w:id="1639266164">
      <w:bodyDiv w:val="1"/>
      <w:marLeft w:val="0"/>
      <w:marRight w:val="0"/>
      <w:marTop w:val="0"/>
      <w:marBottom w:val="0"/>
      <w:divBdr>
        <w:top w:val="none" w:sz="0" w:space="0" w:color="auto"/>
        <w:left w:val="none" w:sz="0" w:space="0" w:color="auto"/>
        <w:bottom w:val="none" w:sz="0" w:space="0" w:color="auto"/>
        <w:right w:val="none" w:sz="0" w:space="0" w:color="auto"/>
      </w:divBdr>
    </w:div>
    <w:div w:id="1640383083">
      <w:bodyDiv w:val="1"/>
      <w:marLeft w:val="0"/>
      <w:marRight w:val="0"/>
      <w:marTop w:val="0"/>
      <w:marBottom w:val="0"/>
      <w:divBdr>
        <w:top w:val="none" w:sz="0" w:space="0" w:color="auto"/>
        <w:left w:val="none" w:sz="0" w:space="0" w:color="auto"/>
        <w:bottom w:val="none" w:sz="0" w:space="0" w:color="auto"/>
        <w:right w:val="none" w:sz="0" w:space="0" w:color="auto"/>
      </w:divBdr>
    </w:div>
    <w:div w:id="1641232049">
      <w:bodyDiv w:val="1"/>
      <w:marLeft w:val="0"/>
      <w:marRight w:val="0"/>
      <w:marTop w:val="0"/>
      <w:marBottom w:val="0"/>
      <w:divBdr>
        <w:top w:val="none" w:sz="0" w:space="0" w:color="auto"/>
        <w:left w:val="none" w:sz="0" w:space="0" w:color="auto"/>
        <w:bottom w:val="none" w:sz="0" w:space="0" w:color="auto"/>
        <w:right w:val="none" w:sz="0" w:space="0" w:color="auto"/>
      </w:divBdr>
    </w:div>
    <w:div w:id="1642419435">
      <w:bodyDiv w:val="1"/>
      <w:marLeft w:val="0"/>
      <w:marRight w:val="0"/>
      <w:marTop w:val="0"/>
      <w:marBottom w:val="0"/>
      <w:divBdr>
        <w:top w:val="none" w:sz="0" w:space="0" w:color="auto"/>
        <w:left w:val="none" w:sz="0" w:space="0" w:color="auto"/>
        <w:bottom w:val="none" w:sz="0" w:space="0" w:color="auto"/>
        <w:right w:val="none" w:sz="0" w:space="0" w:color="auto"/>
      </w:divBdr>
    </w:div>
    <w:div w:id="1642734134">
      <w:bodyDiv w:val="1"/>
      <w:marLeft w:val="0"/>
      <w:marRight w:val="0"/>
      <w:marTop w:val="0"/>
      <w:marBottom w:val="0"/>
      <w:divBdr>
        <w:top w:val="none" w:sz="0" w:space="0" w:color="auto"/>
        <w:left w:val="none" w:sz="0" w:space="0" w:color="auto"/>
        <w:bottom w:val="none" w:sz="0" w:space="0" w:color="auto"/>
        <w:right w:val="none" w:sz="0" w:space="0" w:color="auto"/>
      </w:divBdr>
    </w:div>
    <w:div w:id="1643970983">
      <w:bodyDiv w:val="1"/>
      <w:marLeft w:val="0"/>
      <w:marRight w:val="0"/>
      <w:marTop w:val="0"/>
      <w:marBottom w:val="0"/>
      <w:divBdr>
        <w:top w:val="none" w:sz="0" w:space="0" w:color="auto"/>
        <w:left w:val="none" w:sz="0" w:space="0" w:color="auto"/>
        <w:bottom w:val="none" w:sz="0" w:space="0" w:color="auto"/>
        <w:right w:val="none" w:sz="0" w:space="0" w:color="auto"/>
      </w:divBdr>
    </w:div>
    <w:div w:id="1644307464">
      <w:bodyDiv w:val="1"/>
      <w:marLeft w:val="0"/>
      <w:marRight w:val="0"/>
      <w:marTop w:val="0"/>
      <w:marBottom w:val="0"/>
      <w:divBdr>
        <w:top w:val="none" w:sz="0" w:space="0" w:color="auto"/>
        <w:left w:val="none" w:sz="0" w:space="0" w:color="auto"/>
        <w:bottom w:val="none" w:sz="0" w:space="0" w:color="auto"/>
        <w:right w:val="none" w:sz="0" w:space="0" w:color="auto"/>
      </w:divBdr>
    </w:div>
    <w:div w:id="1645044262">
      <w:bodyDiv w:val="1"/>
      <w:marLeft w:val="0"/>
      <w:marRight w:val="0"/>
      <w:marTop w:val="0"/>
      <w:marBottom w:val="0"/>
      <w:divBdr>
        <w:top w:val="none" w:sz="0" w:space="0" w:color="auto"/>
        <w:left w:val="none" w:sz="0" w:space="0" w:color="auto"/>
        <w:bottom w:val="none" w:sz="0" w:space="0" w:color="auto"/>
        <w:right w:val="none" w:sz="0" w:space="0" w:color="auto"/>
      </w:divBdr>
    </w:div>
    <w:div w:id="1646617141">
      <w:bodyDiv w:val="1"/>
      <w:marLeft w:val="0"/>
      <w:marRight w:val="0"/>
      <w:marTop w:val="0"/>
      <w:marBottom w:val="0"/>
      <w:divBdr>
        <w:top w:val="none" w:sz="0" w:space="0" w:color="auto"/>
        <w:left w:val="none" w:sz="0" w:space="0" w:color="auto"/>
        <w:bottom w:val="none" w:sz="0" w:space="0" w:color="auto"/>
        <w:right w:val="none" w:sz="0" w:space="0" w:color="auto"/>
      </w:divBdr>
    </w:div>
    <w:div w:id="1646929264">
      <w:bodyDiv w:val="1"/>
      <w:marLeft w:val="0"/>
      <w:marRight w:val="0"/>
      <w:marTop w:val="0"/>
      <w:marBottom w:val="0"/>
      <w:divBdr>
        <w:top w:val="none" w:sz="0" w:space="0" w:color="auto"/>
        <w:left w:val="none" w:sz="0" w:space="0" w:color="auto"/>
        <w:bottom w:val="none" w:sz="0" w:space="0" w:color="auto"/>
        <w:right w:val="none" w:sz="0" w:space="0" w:color="auto"/>
      </w:divBdr>
    </w:div>
    <w:div w:id="1647541188">
      <w:bodyDiv w:val="1"/>
      <w:marLeft w:val="0"/>
      <w:marRight w:val="0"/>
      <w:marTop w:val="0"/>
      <w:marBottom w:val="0"/>
      <w:divBdr>
        <w:top w:val="none" w:sz="0" w:space="0" w:color="auto"/>
        <w:left w:val="none" w:sz="0" w:space="0" w:color="auto"/>
        <w:bottom w:val="none" w:sz="0" w:space="0" w:color="auto"/>
        <w:right w:val="none" w:sz="0" w:space="0" w:color="auto"/>
      </w:divBdr>
    </w:div>
    <w:div w:id="1647589096">
      <w:bodyDiv w:val="1"/>
      <w:marLeft w:val="0"/>
      <w:marRight w:val="0"/>
      <w:marTop w:val="0"/>
      <w:marBottom w:val="0"/>
      <w:divBdr>
        <w:top w:val="none" w:sz="0" w:space="0" w:color="auto"/>
        <w:left w:val="none" w:sz="0" w:space="0" w:color="auto"/>
        <w:bottom w:val="none" w:sz="0" w:space="0" w:color="auto"/>
        <w:right w:val="none" w:sz="0" w:space="0" w:color="auto"/>
      </w:divBdr>
    </w:div>
    <w:div w:id="1649237611">
      <w:bodyDiv w:val="1"/>
      <w:marLeft w:val="0"/>
      <w:marRight w:val="0"/>
      <w:marTop w:val="0"/>
      <w:marBottom w:val="0"/>
      <w:divBdr>
        <w:top w:val="none" w:sz="0" w:space="0" w:color="auto"/>
        <w:left w:val="none" w:sz="0" w:space="0" w:color="auto"/>
        <w:bottom w:val="none" w:sz="0" w:space="0" w:color="auto"/>
        <w:right w:val="none" w:sz="0" w:space="0" w:color="auto"/>
      </w:divBdr>
    </w:div>
    <w:div w:id="1650405577">
      <w:bodyDiv w:val="1"/>
      <w:marLeft w:val="0"/>
      <w:marRight w:val="0"/>
      <w:marTop w:val="0"/>
      <w:marBottom w:val="0"/>
      <w:divBdr>
        <w:top w:val="none" w:sz="0" w:space="0" w:color="auto"/>
        <w:left w:val="none" w:sz="0" w:space="0" w:color="auto"/>
        <w:bottom w:val="none" w:sz="0" w:space="0" w:color="auto"/>
        <w:right w:val="none" w:sz="0" w:space="0" w:color="auto"/>
      </w:divBdr>
    </w:div>
    <w:div w:id="1650590939">
      <w:bodyDiv w:val="1"/>
      <w:marLeft w:val="0"/>
      <w:marRight w:val="0"/>
      <w:marTop w:val="0"/>
      <w:marBottom w:val="0"/>
      <w:divBdr>
        <w:top w:val="none" w:sz="0" w:space="0" w:color="auto"/>
        <w:left w:val="none" w:sz="0" w:space="0" w:color="auto"/>
        <w:bottom w:val="none" w:sz="0" w:space="0" w:color="auto"/>
        <w:right w:val="none" w:sz="0" w:space="0" w:color="auto"/>
      </w:divBdr>
    </w:div>
    <w:div w:id="1651639136">
      <w:bodyDiv w:val="1"/>
      <w:marLeft w:val="0"/>
      <w:marRight w:val="0"/>
      <w:marTop w:val="0"/>
      <w:marBottom w:val="0"/>
      <w:divBdr>
        <w:top w:val="none" w:sz="0" w:space="0" w:color="auto"/>
        <w:left w:val="none" w:sz="0" w:space="0" w:color="auto"/>
        <w:bottom w:val="none" w:sz="0" w:space="0" w:color="auto"/>
        <w:right w:val="none" w:sz="0" w:space="0" w:color="auto"/>
      </w:divBdr>
    </w:div>
    <w:div w:id="1652057793">
      <w:bodyDiv w:val="1"/>
      <w:marLeft w:val="0"/>
      <w:marRight w:val="0"/>
      <w:marTop w:val="0"/>
      <w:marBottom w:val="0"/>
      <w:divBdr>
        <w:top w:val="none" w:sz="0" w:space="0" w:color="auto"/>
        <w:left w:val="none" w:sz="0" w:space="0" w:color="auto"/>
        <w:bottom w:val="none" w:sz="0" w:space="0" w:color="auto"/>
        <w:right w:val="none" w:sz="0" w:space="0" w:color="auto"/>
      </w:divBdr>
    </w:div>
    <w:div w:id="1652173395">
      <w:bodyDiv w:val="1"/>
      <w:marLeft w:val="0"/>
      <w:marRight w:val="0"/>
      <w:marTop w:val="0"/>
      <w:marBottom w:val="0"/>
      <w:divBdr>
        <w:top w:val="none" w:sz="0" w:space="0" w:color="auto"/>
        <w:left w:val="none" w:sz="0" w:space="0" w:color="auto"/>
        <w:bottom w:val="none" w:sz="0" w:space="0" w:color="auto"/>
        <w:right w:val="none" w:sz="0" w:space="0" w:color="auto"/>
      </w:divBdr>
    </w:div>
    <w:div w:id="1652715435">
      <w:bodyDiv w:val="1"/>
      <w:marLeft w:val="0"/>
      <w:marRight w:val="0"/>
      <w:marTop w:val="0"/>
      <w:marBottom w:val="0"/>
      <w:divBdr>
        <w:top w:val="none" w:sz="0" w:space="0" w:color="auto"/>
        <w:left w:val="none" w:sz="0" w:space="0" w:color="auto"/>
        <w:bottom w:val="none" w:sz="0" w:space="0" w:color="auto"/>
        <w:right w:val="none" w:sz="0" w:space="0" w:color="auto"/>
      </w:divBdr>
    </w:div>
    <w:div w:id="1653606392">
      <w:bodyDiv w:val="1"/>
      <w:marLeft w:val="0"/>
      <w:marRight w:val="0"/>
      <w:marTop w:val="0"/>
      <w:marBottom w:val="0"/>
      <w:divBdr>
        <w:top w:val="none" w:sz="0" w:space="0" w:color="auto"/>
        <w:left w:val="none" w:sz="0" w:space="0" w:color="auto"/>
        <w:bottom w:val="none" w:sz="0" w:space="0" w:color="auto"/>
        <w:right w:val="none" w:sz="0" w:space="0" w:color="auto"/>
      </w:divBdr>
    </w:div>
    <w:div w:id="1653681667">
      <w:bodyDiv w:val="1"/>
      <w:marLeft w:val="0"/>
      <w:marRight w:val="0"/>
      <w:marTop w:val="0"/>
      <w:marBottom w:val="0"/>
      <w:divBdr>
        <w:top w:val="none" w:sz="0" w:space="0" w:color="auto"/>
        <w:left w:val="none" w:sz="0" w:space="0" w:color="auto"/>
        <w:bottom w:val="none" w:sz="0" w:space="0" w:color="auto"/>
        <w:right w:val="none" w:sz="0" w:space="0" w:color="auto"/>
      </w:divBdr>
    </w:div>
    <w:div w:id="1654065555">
      <w:bodyDiv w:val="1"/>
      <w:marLeft w:val="0"/>
      <w:marRight w:val="0"/>
      <w:marTop w:val="0"/>
      <w:marBottom w:val="0"/>
      <w:divBdr>
        <w:top w:val="none" w:sz="0" w:space="0" w:color="auto"/>
        <w:left w:val="none" w:sz="0" w:space="0" w:color="auto"/>
        <w:bottom w:val="none" w:sz="0" w:space="0" w:color="auto"/>
        <w:right w:val="none" w:sz="0" w:space="0" w:color="auto"/>
      </w:divBdr>
    </w:div>
    <w:div w:id="1654216356">
      <w:bodyDiv w:val="1"/>
      <w:marLeft w:val="0"/>
      <w:marRight w:val="0"/>
      <w:marTop w:val="0"/>
      <w:marBottom w:val="0"/>
      <w:divBdr>
        <w:top w:val="none" w:sz="0" w:space="0" w:color="auto"/>
        <w:left w:val="none" w:sz="0" w:space="0" w:color="auto"/>
        <w:bottom w:val="none" w:sz="0" w:space="0" w:color="auto"/>
        <w:right w:val="none" w:sz="0" w:space="0" w:color="auto"/>
      </w:divBdr>
    </w:div>
    <w:div w:id="1655064513">
      <w:bodyDiv w:val="1"/>
      <w:marLeft w:val="0"/>
      <w:marRight w:val="0"/>
      <w:marTop w:val="0"/>
      <w:marBottom w:val="0"/>
      <w:divBdr>
        <w:top w:val="none" w:sz="0" w:space="0" w:color="auto"/>
        <w:left w:val="none" w:sz="0" w:space="0" w:color="auto"/>
        <w:bottom w:val="none" w:sz="0" w:space="0" w:color="auto"/>
        <w:right w:val="none" w:sz="0" w:space="0" w:color="auto"/>
      </w:divBdr>
    </w:div>
    <w:div w:id="1655255958">
      <w:bodyDiv w:val="1"/>
      <w:marLeft w:val="0"/>
      <w:marRight w:val="0"/>
      <w:marTop w:val="0"/>
      <w:marBottom w:val="0"/>
      <w:divBdr>
        <w:top w:val="none" w:sz="0" w:space="0" w:color="auto"/>
        <w:left w:val="none" w:sz="0" w:space="0" w:color="auto"/>
        <w:bottom w:val="none" w:sz="0" w:space="0" w:color="auto"/>
        <w:right w:val="none" w:sz="0" w:space="0" w:color="auto"/>
      </w:divBdr>
    </w:div>
    <w:div w:id="1655451957">
      <w:bodyDiv w:val="1"/>
      <w:marLeft w:val="0"/>
      <w:marRight w:val="0"/>
      <w:marTop w:val="0"/>
      <w:marBottom w:val="0"/>
      <w:divBdr>
        <w:top w:val="none" w:sz="0" w:space="0" w:color="auto"/>
        <w:left w:val="none" w:sz="0" w:space="0" w:color="auto"/>
        <w:bottom w:val="none" w:sz="0" w:space="0" w:color="auto"/>
        <w:right w:val="none" w:sz="0" w:space="0" w:color="auto"/>
      </w:divBdr>
    </w:div>
    <w:div w:id="1657564910">
      <w:bodyDiv w:val="1"/>
      <w:marLeft w:val="0"/>
      <w:marRight w:val="0"/>
      <w:marTop w:val="0"/>
      <w:marBottom w:val="0"/>
      <w:divBdr>
        <w:top w:val="none" w:sz="0" w:space="0" w:color="auto"/>
        <w:left w:val="none" w:sz="0" w:space="0" w:color="auto"/>
        <w:bottom w:val="none" w:sz="0" w:space="0" w:color="auto"/>
        <w:right w:val="none" w:sz="0" w:space="0" w:color="auto"/>
      </w:divBdr>
    </w:div>
    <w:div w:id="1657688180">
      <w:bodyDiv w:val="1"/>
      <w:marLeft w:val="0"/>
      <w:marRight w:val="0"/>
      <w:marTop w:val="0"/>
      <w:marBottom w:val="0"/>
      <w:divBdr>
        <w:top w:val="none" w:sz="0" w:space="0" w:color="auto"/>
        <w:left w:val="none" w:sz="0" w:space="0" w:color="auto"/>
        <w:bottom w:val="none" w:sz="0" w:space="0" w:color="auto"/>
        <w:right w:val="none" w:sz="0" w:space="0" w:color="auto"/>
      </w:divBdr>
    </w:div>
    <w:div w:id="1658991235">
      <w:bodyDiv w:val="1"/>
      <w:marLeft w:val="0"/>
      <w:marRight w:val="0"/>
      <w:marTop w:val="0"/>
      <w:marBottom w:val="0"/>
      <w:divBdr>
        <w:top w:val="none" w:sz="0" w:space="0" w:color="auto"/>
        <w:left w:val="none" w:sz="0" w:space="0" w:color="auto"/>
        <w:bottom w:val="none" w:sz="0" w:space="0" w:color="auto"/>
        <w:right w:val="none" w:sz="0" w:space="0" w:color="auto"/>
      </w:divBdr>
    </w:div>
    <w:div w:id="1659574532">
      <w:bodyDiv w:val="1"/>
      <w:marLeft w:val="0"/>
      <w:marRight w:val="0"/>
      <w:marTop w:val="0"/>
      <w:marBottom w:val="0"/>
      <w:divBdr>
        <w:top w:val="none" w:sz="0" w:space="0" w:color="auto"/>
        <w:left w:val="none" w:sz="0" w:space="0" w:color="auto"/>
        <w:bottom w:val="none" w:sz="0" w:space="0" w:color="auto"/>
        <w:right w:val="none" w:sz="0" w:space="0" w:color="auto"/>
      </w:divBdr>
    </w:div>
    <w:div w:id="1660385096">
      <w:bodyDiv w:val="1"/>
      <w:marLeft w:val="0"/>
      <w:marRight w:val="0"/>
      <w:marTop w:val="0"/>
      <w:marBottom w:val="0"/>
      <w:divBdr>
        <w:top w:val="none" w:sz="0" w:space="0" w:color="auto"/>
        <w:left w:val="none" w:sz="0" w:space="0" w:color="auto"/>
        <w:bottom w:val="none" w:sz="0" w:space="0" w:color="auto"/>
        <w:right w:val="none" w:sz="0" w:space="0" w:color="auto"/>
      </w:divBdr>
    </w:div>
    <w:div w:id="1661037992">
      <w:bodyDiv w:val="1"/>
      <w:marLeft w:val="0"/>
      <w:marRight w:val="0"/>
      <w:marTop w:val="0"/>
      <w:marBottom w:val="0"/>
      <w:divBdr>
        <w:top w:val="none" w:sz="0" w:space="0" w:color="auto"/>
        <w:left w:val="none" w:sz="0" w:space="0" w:color="auto"/>
        <w:bottom w:val="none" w:sz="0" w:space="0" w:color="auto"/>
        <w:right w:val="none" w:sz="0" w:space="0" w:color="auto"/>
      </w:divBdr>
    </w:div>
    <w:div w:id="1661303254">
      <w:bodyDiv w:val="1"/>
      <w:marLeft w:val="0"/>
      <w:marRight w:val="0"/>
      <w:marTop w:val="0"/>
      <w:marBottom w:val="0"/>
      <w:divBdr>
        <w:top w:val="none" w:sz="0" w:space="0" w:color="auto"/>
        <w:left w:val="none" w:sz="0" w:space="0" w:color="auto"/>
        <w:bottom w:val="none" w:sz="0" w:space="0" w:color="auto"/>
        <w:right w:val="none" w:sz="0" w:space="0" w:color="auto"/>
      </w:divBdr>
    </w:div>
    <w:div w:id="1661538078">
      <w:bodyDiv w:val="1"/>
      <w:marLeft w:val="0"/>
      <w:marRight w:val="0"/>
      <w:marTop w:val="0"/>
      <w:marBottom w:val="0"/>
      <w:divBdr>
        <w:top w:val="none" w:sz="0" w:space="0" w:color="auto"/>
        <w:left w:val="none" w:sz="0" w:space="0" w:color="auto"/>
        <w:bottom w:val="none" w:sz="0" w:space="0" w:color="auto"/>
        <w:right w:val="none" w:sz="0" w:space="0" w:color="auto"/>
      </w:divBdr>
    </w:div>
    <w:div w:id="1662392774">
      <w:bodyDiv w:val="1"/>
      <w:marLeft w:val="0"/>
      <w:marRight w:val="0"/>
      <w:marTop w:val="0"/>
      <w:marBottom w:val="0"/>
      <w:divBdr>
        <w:top w:val="none" w:sz="0" w:space="0" w:color="auto"/>
        <w:left w:val="none" w:sz="0" w:space="0" w:color="auto"/>
        <w:bottom w:val="none" w:sz="0" w:space="0" w:color="auto"/>
        <w:right w:val="none" w:sz="0" w:space="0" w:color="auto"/>
      </w:divBdr>
    </w:div>
    <w:div w:id="1662811928">
      <w:bodyDiv w:val="1"/>
      <w:marLeft w:val="0"/>
      <w:marRight w:val="0"/>
      <w:marTop w:val="0"/>
      <w:marBottom w:val="0"/>
      <w:divBdr>
        <w:top w:val="none" w:sz="0" w:space="0" w:color="auto"/>
        <w:left w:val="none" w:sz="0" w:space="0" w:color="auto"/>
        <w:bottom w:val="none" w:sz="0" w:space="0" w:color="auto"/>
        <w:right w:val="none" w:sz="0" w:space="0" w:color="auto"/>
      </w:divBdr>
    </w:div>
    <w:div w:id="1662855442">
      <w:bodyDiv w:val="1"/>
      <w:marLeft w:val="0"/>
      <w:marRight w:val="0"/>
      <w:marTop w:val="0"/>
      <w:marBottom w:val="0"/>
      <w:divBdr>
        <w:top w:val="none" w:sz="0" w:space="0" w:color="auto"/>
        <w:left w:val="none" w:sz="0" w:space="0" w:color="auto"/>
        <w:bottom w:val="none" w:sz="0" w:space="0" w:color="auto"/>
        <w:right w:val="none" w:sz="0" w:space="0" w:color="auto"/>
      </w:divBdr>
    </w:div>
    <w:div w:id="1664703362">
      <w:bodyDiv w:val="1"/>
      <w:marLeft w:val="0"/>
      <w:marRight w:val="0"/>
      <w:marTop w:val="0"/>
      <w:marBottom w:val="0"/>
      <w:divBdr>
        <w:top w:val="none" w:sz="0" w:space="0" w:color="auto"/>
        <w:left w:val="none" w:sz="0" w:space="0" w:color="auto"/>
        <w:bottom w:val="none" w:sz="0" w:space="0" w:color="auto"/>
        <w:right w:val="none" w:sz="0" w:space="0" w:color="auto"/>
      </w:divBdr>
    </w:div>
    <w:div w:id="1664891011">
      <w:bodyDiv w:val="1"/>
      <w:marLeft w:val="0"/>
      <w:marRight w:val="0"/>
      <w:marTop w:val="0"/>
      <w:marBottom w:val="0"/>
      <w:divBdr>
        <w:top w:val="none" w:sz="0" w:space="0" w:color="auto"/>
        <w:left w:val="none" w:sz="0" w:space="0" w:color="auto"/>
        <w:bottom w:val="none" w:sz="0" w:space="0" w:color="auto"/>
        <w:right w:val="none" w:sz="0" w:space="0" w:color="auto"/>
      </w:divBdr>
    </w:div>
    <w:div w:id="1665276156">
      <w:bodyDiv w:val="1"/>
      <w:marLeft w:val="0"/>
      <w:marRight w:val="0"/>
      <w:marTop w:val="0"/>
      <w:marBottom w:val="0"/>
      <w:divBdr>
        <w:top w:val="none" w:sz="0" w:space="0" w:color="auto"/>
        <w:left w:val="none" w:sz="0" w:space="0" w:color="auto"/>
        <w:bottom w:val="none" w:sz="0" w:space="0" w:color="auto"/>
        <w:right w:val="none" w:sz="0" w:space="0" w:color="auto"/>
      </w:divBdr>
    </w:div>
    <w:div w:id="1665475974">
      <w:bodyDiv w:val="1"/>
      <w:marLeft w:val="0"/>
      <w:marRight w:val="0"/>
      <w:marTop w:val="0"/>
      <w:marBottom w:val="0"/>
      <w:divBdr>
        <w:top w:val="none" w:sz="0" w:space="0" w:color="auto"/>
        <w:left w:val="none" w:sz="0" w:space="0" w:color="auto"/>
        <w:bottom w:val="none" w:sz="0" w:space="0" w:color="auto"/>
        <w:right w:val="none" w:sz="0" w:space="0" w:color="auto"/>
      </w:divBdr>
    </w:div>
    <w:div w:id="1667319502">
      <w:bodyDiv w:val="1"/>
      <w:marLeft w:val="0"/>
      <w:marRight w:val="0"/>
      <w:marTop w:val="0"/>
      <w:marBottom w:val="0"/>
      <w:divBdr>
        <w:top w:val="none" w:sz="0" w:space="0" w:color="auto"/>
        <w:left w:val="none" w:sz="0" w:space="0" w:color="auto"/>
        <w:bottom w:val="none" w:sz="0" w:space="0" w:color="auto"/>
        <w:right w:val="none" w:sz="0" w:space="0" w:color="auto"/>
      </w:divBdr>
    </w:div>
    <w:div w:id="1667322850">
      <w:bodyDiv w:val="1"/>
      <w:marLeft w:val="0"/>
      <w:marRight w:val="0"/>
      <w:marTop w:val="0"/>
      <w:marBottom w:val="0"/>
      <w:divBdr>
        <w:top w:val="none" w:sz="0" w:space="0" w:color="auto"/>
        <w:left w:val="none" w:sz="0" w:space="0" w:color="auto"/>
        <w:bottom w:val="none" w:sz="0" w:space="0" w:color="auto"/>
        <w:right w:val="none" w:sz="0" w:space="0" w:color="auto"/>
      </w:divBdr>
    </w:div>
    <w:div w:id="1667437195">
      <w:bodyDiv w:val="1"/>
      <w:marLeft w:val="0"/>
      <w:marRight w:val="0"/>
      <w:marTop w:val="0"/>
      <w:marBottom w:val="0"/>
      <w:divBdr>
        <w:top w:val="none" w:sz="0" w:space="0" w:color="auto"/>
        <w:left w:val="none" w:sz="0" w:space="0" w:color="auto"/>
        <w:bottom w:val="none" w:sz="0" w:space="0" w:color="auto"/>
        <w:right w:val="none" w:sz="0" w:space="0" w:color="auto"/>
      </w:divBdr>
    </w:div>
    <w:div w:id="1667703664">
      <w:bodyDiv w:val="1"/>
      <w:marLeft w:val="0"/>
      <w:marRight w:val="0"/>
      <w:marTop w:val="0"/>
      <w:marBottom w:val="0"/>
      <w:divBdr>
        <w:top w:val="none" w:sz="0" w:space="0" w:color="auto"/>
        <w:left w:val="none" w:sz="0" w:space="0" w:color="auto"/>
        <w:bottom w:val="none" w:sz="0" w:space="0" w:color="auto"/>
        <w:right w:val="none" w:sz="0" w:space="0" w:color="auto"/>
      </w:divBdr>
    </w:div>
    <w:div w:id="1670328628">
      <w:bodyDiv w:val="1"/>
      <w:marLeft w:val="0"/>
      <w:marRight w:val="0"/>
      <w:marTop w:val="0"/>
      <w:marBottom w:val="0"/>
      <w:divBdr>
        <w:top w:val="none" w:sz="0" w:space="0" w:color="auto"/>
        <w:left w:val="none" w:sz="0" w:space="0" w:color="auto"/>
        <w:bottom w:val="none" w:sz="0" w:space="0" w:color="auto"/>
        <w:right w:val="none" w:sz="0" w:space="0" w:color="auto"/>
      </w:divBdr>
    </w:div>
    <w:div w:id="1670477985">
      <w:bodyDiv w:val="1"/>
      <w:marLeft w:val="0"/>
      <w:marRight w:val="0"/>
      <w:marTop w:val="0"/>
      <w:marBottom w:val="0"/>
      <w:divBdr>
        <w:top w:val="none" w:sz="0" w:space="0" w:color="auto"/>
        <w:left w:val="none" w:sz="0" w:space="0" w:color="auto"/>
        <w:bottom w:val="none" w:sz="0" w:space="0" w:color="auto"/>
        <w:right w:val="none" w:sz="0" w:space="0" w:color="auto"/>
      </w:divBdr>
    </w:div>
    <w:div w:id="1670711976">
      <w:bodyDiv w:val="1"/>
      <w:marLeft w:val="0"/>
      <w:marRight w:val="0"/>
      <w:marTop w:val="0"/>
      <w:marBottom w:val="0"/>
      <w:divBdr>
        <w:top w:val="none" w:sz="0" w:space="0" w:color="auto"/>
        <w:left w:val="none" w:sz="0" w:space="0" w:color="auto"/>
        <w:bottom w:val="none" w:sz="0" w:space="0" w:color="auto"/>
        <w:right w:val="none" w:sz="0" w:space="0" w:color="auto"/>
      </w:divBdr>
    </w:div>
    <w:div w:id="1670861627">
      <w:bodyDiv w:val="1"/>
      <w:marLeft w:val="0"/>
      <w:marRight w:val="0"/>
      <w:marTop w:val="0"/>
      <w:marBottom w:val="0"/>
      <w:divBdr>
        <w:top w:val="none" w:sz="0" w:space="0" w:color="auto"/>
        <w:left w:val="none" w:sz="0" w:space="0" w:color="auto"/>
        <w:bottom w:val="none" w:sz="0" w:space="0" w:color="auto"/>
        <w:right w:val="none" w:sz="0" w:space="0" w:color="auto"/>
      </w:divBdr>
    </w:div>
    <w:div w:id="1672487250">
      <w:bodyDiv w:val="1"/>
      <w:marLeft w:val="0"/>
      <w:marRight w:val="0"/>
      <w:marTop w:val="0"/>
      <w:marBottom w:val="0"/>
      <w:divBdr>
        <w:top w:val="none" w:sz="0" w:space="0" w:color="auto"/>
        <w:left w:val="none" w:sz="0" w:space="0" w:color="auto"/>
        <w:bottom w:val="none" w:sz="0" w:space="0" w:color="auto"/>
        <w:right w:val="none" w:sz="0" w:space="0" w:color="auto"/>
      </w:divBdr>
    </w:div>
    <w:div w:id="1673528759">
      <w:bodyDiv w:val="1"/>
      <w:marLeft w:val="0"/>
      <w:marRight w:val="0"/>
      <w:marTop w:val="0"/>
      <w:marBottom w:val="0"/>
      <w:divBdr>
        <w:top w:val="none" w:sz="0" w:space="0" w:color="auto"/>
        <w:left w:val="none" w:sz="0" w:space="0" w:color="auto"/>
        <w:bottom w:val="none" w:sz="0" w:space="0" w:color="auto"/>
        <w:right w:val="none" w:sz="0" w:space="0" w:color="auto"/>
      </w:divBdr>
    </w:div>
    <w:div w:id="1674333414">
      <w:bodyDiv w:val="1"/>
      <w:marLeft w:val="0"/>
      <w:marRight w:val="0"/>
      <w:marTop w:val="0"/>
      <w:marBottom w:val="0"/>
      <w:divBdr>
        <w:top w:val="none" w:sz="0" w:space="0" w:color="auto"/>
        <w:left w:val="none" w:sz="0" w:space="0" w:color="auto"/>
        <w:bottom w:val="none" w:sz="0" w:space="0" w:color="auto"/>
        <w:right w:val="none" w:sz="0" w:space="0" w:color="auto"/>
      </w:divBdr>
    </w:div>
    <w:div w:id="1675382153">
      <w:bodyDiv w:val="1"/>
      <w:marLeft w:val="0"/>
      <w:marRight w:val="0"/>
      <w:marTop w:val="0"/>
      <w:marBottom w:val="0"/>
      <w:divBdr>
        <w:top w:val="none" w:sz="0" w:space="0" w:color="auto"/>
        <w:left w:val="none" w:sz="0" w:space="0" w:color="auto"/>
        <w:bottom w:val="none" w:sz="0" w:space="0" w:color="auto"/>
        <w:right w:val="none" w:sz="0" w:space="0" w:color="auto"/>
      </w:divBdr>
    </w:div>
    <w:div w:id="1676491059">
      <w:bodyDiv w:val="1"/>
      <w:marLeft w:val="0"/>
      <w:marRight w:val="0"/>
      <w:marTop w:val="0"/>
      <w:marBottom w:val="0"/>
      <w:divBdr>
        <w:top w:val="none" w:sz="0" w:space="0" w:color="auto"/>
        <w:left w:val="none" w:sz="0" w:space="0" w:color="auto"/>
        <w:bottom w:val="none" w:sz="0" w:space="0" w:color="auto"/>
        <w:right w:val="none" w:sz="0" w:space="0" w:color="auto"/>
      </w:divBdr>
    </w:div>
    <w:div w:id="1677032863">
      <w:bodyDiv w:val="1"/>
      <w:marLeft w:val="0"/>
      <w:marRight w:val="0"/>
      <w:marTop w:val="0"/>
      <w:marBottom w:val="0"/>
      <w:divBdr>
        <w:top w:val="none" w:sz="0" w:space="0" w:color="auto"/>
        <w:left w:val="none" w:sz="0" w:space="0" w:color="auto"/>
        <w:bottom w:val="none" w:sz="0" w:space="0" w:color="auto"/>
        <w:right w:val="none" w:sz="0" w:space="0" w:color="auto"/>
      </w:divBdr>
    </w:div>
    <w:div w:id="1677265073">
      <w:bodyDiv w:val="1"/>
      <w:marLeft w:val="0"/>
      <w:marRight w:val="0"/>
      <w:marTop w:val="0"/>
      <w:marBottom w:val="0"/>
      <w:divBdr>
        <w:top w:val="none" w:sz="0" w:space="0" w:color="auto"/>
        <w:left w:val="none" w:sz="0" w:space="0" w:color="auto"/>
        <w:bottom w:val="none" w:sz="0" w:space="0" w:color="auto"/>
        <w:right w:val="none" w:sz="0" w:space="0" w:color="auto"/>
      </w:divBdr>
    </w:div>
    <w:div w:id="1677265089">
      <w:bodyDiv w:val="1"/>
      <w:marLeft w:val="0"/>
      <w:marRight w:val="0"/>
      <w:marTop w:val="0"/>
      <w:marBottom w:val="0"/>
      <w:divBdr>
        <w:top w:val="none" w:sz="0" w:space="0" w:color="auto"/>
        <w:left w:val="none" w:sz="0" w:space="0" w:color="auto"/>
        <w:bottom w:val="none" w:sz="0" w:space="0" w:color="auto"/>
        <w:right w:val="none" w:sz="0" w:space="0" w:color="auto"/>
      </w:divBdr>
    </w:div>
    <w:div w:id="1677998196">
      <w:bodyDiv w:val="1"/>
      <w:marLeft w:val="0"/>
      <w:marRight w:val="0"/>
      <w:marTop w:val="0"/>
      <w:marBottom w:val="0"/>
      <w:divBdr>
        <w:top w:val="none" w:sz="0" w:space="0" w:color="auto"/>
        <w:left w:val="none" w:sz="0" w:space="0" w:color="auto"/>
        <w:bottom w:val="none" w:sz="0" w:space="0" w:color="auto"/>
        <w:right w:val="none" w:sz="0" w:space="0" w:color="auto"/>
      </w:divBdr>
    </w:div>
    <w:div w:id="1679850741">
      <w:bodyDiv w:val="1"/>
      <w:marLeft w:val="0"/>
      <w:marRight w:val="0"/>
      <w:marTop w:val="0"/>
      <w:marBottom w:val="0"/>
      <w:divBdr>
        <w:top w:val="none" w:sz="0" w:space="0" w:color="auto"/>
        <w:left w:val="none" w:sz="0" w:space="0" w:color="auto"/>
        <w:bottom w:val="none" w:sz="0" w:space="0" w:color="auto"/>
        <w:right w:val="none" w:sz="0" w:space="0" w:color="auto"/>
      </w:divBdr>
    </w:div>
    <w:div w:id="1680426395">
      <w:bodyDiv w:val="1"/>
      <w:marLeft w:val="0"/>
      <w:marRight w:val="0"/>
      <w:marTop w:val="0"/>
      <w:marBottom w:val="0"/>
      <w:divBdr>
        <w:top w:val="none" w:sz="0" w:space="0" w:color="auto"/>
        <w:left w:val="none" w:sz="0" w:space="0" w:color="auto"/>
        <w:bottom w:val="none" w:sz="0" w:space="0" w:color="auto"/>
        <w:right w:val="none" w:sz="0" w:space="0" w:color="auto"/>
      </w:divBdr>
    </w:div>
    <w:div w:id="1680502091">
      <w:bodyDiv w:val="1"/>
      <w:marLeft w:val="0"/>
      <w:marRight w:val="0"/>
      <w:marTop w:val="0"/>
      <w:marBottom w:val="0"/>
      <w:divBdr>
        <w:top w:val="none" w:sz="0" w:space="0" w:color="auto"/>
        <w:left w:val="none" w:sz="0" w:space="0" w:color="auto"/>
        <w:bottom w:val="none" w:sz="0" w:space="0" w:color="auto"/>
        <w:right w:val="none" w:sz="0" w:space="0" w:color="auto"/>
      </w:divBdr>
    </w:div>
    <w:div w:id="1680540156">
      <w:bodyDiv w:val="1"/>
      <w:marLeft w:val="0"/>
      <w:marRight w:val="0"/>
      <w:marTop w:val="0"/>
      <w:marBottom w:val="0"/>
      <w:divBdr>
        <w:top w:val="none" w:sz="0" w:space="0" w:color="auto"/>
        <w:left w:val="none" w:sz="0" w:space="0" w:color="auto"/>
        <w:bottom w:val="none" w:sz="0" w:space="0" w:color="auto"/>
        <w:right w:val="none" w:sz="0" w:space="0" w:color="auto"/>
      </w:divBdr>
    </w:div>
    <w:div w:id="1681157169">
      <w:bodyDiv w:val="1"/>
      <w:marLeft w:val="0"/>
      <w:marRight w:val="0"/>
      <w:marTop w:val="0"/>
      <w:marBottom w:val="0"/>
      <w:divBdr>
        <w:top w:val="none" w:sz="0" w:space="0" w:color="auto"/>
        <w:left w:val="none" w:sz="0" w:space="0" w:color="auto"/>
        <w:bottom w:val="none" w:sz="0" w:space="0" w:color="auto"/>
        <w:right w:val="none" w:sz="0" w:space="0" w:color="auto"/>
      </w:divBdr>
    </w:div>
    <w:div w:id="1681204345">
      <w:bodyDiv w:val="1"/>
      <w:marLeft w:val="0"/>
      <w:marRight w:val="0"/>
      <w:marTop w:val="0"/>
      <w:marBottom w:val="0"/>
      <w:divBdr>
        <w:top w:val="none" w:sz="0" w:space="0" w:color="auto"/>
        <w:left w:val="none" w:sz="0" w:space="0" w:color="auto"/>
        <w:bottom w:val="none" w:sz="0" w:space="0" w:color="auto"/>
        <w:right w:val="none" w:sz="0" w:space="0" w:color="auto"/>
      </w:divBdr>
    </w:div>
    <w:div w:id="1682123841">
      <w:bodyDiv w:val="1"/>
      <w:marLeft w:val="0"/>
      <w:marRight w:val="0"/>
      <w:marTop w:val="0"/>
      <w:marBottom w:val="0"/>
      <w:divBdr>
        <w:top w:val="none" w:sz="0" w:space="0" w:color="auto"/>
        <w:left w:val="none" w:sz="0" w:space="0" w:color="auto"/>
        <w:bottom w:val="none" w:sz="0" w:space="0" w:color="auto"/>
        <w:right w:val="none" w:sz="0" w:space="0" w:color="auto"/>
      </w:divBdr>
    </w:div>
    <w:div w:id="1682512733">
      <w:bodyDiv w:val="1"/>
      <w:marLeft w:val="0"/>
      <w:marRight w:val="0"/>
      <w:marTop w:val="0"/>
      <w:marBottom w:val="0"/>
      <w:divBdr>
        <w:top w:val="none" w:sz="0" w:space="0" w:color="auto"/>
        <w:left w:val="none" w:sz="0" w:space="0" w:color="auto"/>
        <w:bottom w:val="none" w:sz="0" w:space="0" w:color="auto"/>
        <w:right w:val="none" w:sz="0" w:space="0" w:color="auto"/>
      </w:divBdr>
    </w:div>
    <w:div w:id="1683042883">
      <w:bodyDiv w:val="1"/>
      <w:marLeft w:val="0"/>
      <w:marRight w:val="0"/>
      <w:marTop w:val="0"/>
      <w:marBottom w:val="0"/>
      <w:divBdr>
        <w:top w:val="none" w:sz="0" w:space="0" w:color="auto"/>
        <w:left w:val="none" w:sz="0" w:space="0" w:color="auto"/>
        <w:bottom w:val="none" w:sz="0" w:space="0" w:color="auto"/>
        <w:right w:val="none" w:sz="0" w:space="0" w:color="auto"/>
      </w:divBdr>
    </w:div>
    <w:div w:id="1683125567">
      <w:bodyDiv w:val="1"/>
      <w:marLeft w:val="0"/>
      <w:marRight w:val="0"/>
      <w:marTop w:val="0"/>
      <w:marBottom w:val="0"/>
      <w:divBdr>
        <w:top w:val="none" w:sz="0" w:space="0" w:color="auto"/>
        <w:left w:val="none" w:sz="0" w:space="0" w:color="auto"/>
        <w:bottom w:val="none" w:sz="0" w:space="0" w:color="auto"/>
        <w:right w:val="none" w:sz="0" w:space="0" w:color="auto"/>
      </w:divBdr>
    </w:div>
    <w:div w:id="1683435893">
      <w:bodyDiv w:val="1"/>
      <w:marLeft w:val="0"/>
      <w:marRight w:val="0"/>
      <w:marTop w:val="0"/>
      <w:marBottom w:val="0"/>
      <w:divBdr>
        <w:top w:val="none" w:sz="0" w:space="0" w:color="auto"/>
        <w:left w:val="none" w:sz="0" w:space="0" w:color="auto"/>
        <w:bottom w:val="none" w:sz="0" w:space="0" w:color="auto"/>
        <w:right w:val="none" w:sz="0" w:space="0" w:color="auto"/>
      </w:divBdr>
    </w:div>
    <w:div w:id="1683701292">
      <w:bodyDiv w:val="1"/>
      <w:marLeft w:val="0"/>
      <w:marRight w:val="0"/>
      <w:marTop w:val="0"/>
      <w:marBottom w:val="0"/>
      <w:divBdr>
        <w:top w:val="none" w:sz="0" w:space="0" w:color="auto"/>
        <w:left w:val="none" w:sz="0" w:space="0" w:color="auto"/>
        <w:bottom w:val="none" w:sz="0" w:space="0" w:color="auto"/>
        <w:right w:val="none" w:sz="0" w:space="0" w:color="auto"/>
      </w:divBdr>
    </w:div>
    <w:div w:id="1684622738">
      <w:bodyDiv w:val="1"/>
      <w:marLeft w:val="0"/>
      <w:marRight w:val="0"/>
      <w:marTop w:val="0"/>
      <w:marBottom w:val="0"/>
      <w:divBdr>
        <w:top w:val="none" w:sz="0" w:space="0" w:color="auto"/>
        <w:left w:val="none" w:sz="0" w:space="0" w:color="auto"/>
        <w:bottom w:val="none" w:sz="0" w:space="0" w:color="auto"/>
        <w:right w:val="none" w:sz="0" w:space="0" w:color="auto"/>
      </w:divBdr>
    </w:div>
    <w:div w:id="1684623783">
      <w:bodyDiv w:val="1"/>
      <w:marLeft w:val="0"/>
      <w:marRight w:val="0"/>
      <w:marTop w:val="0"/>
      <w:marBottom w:val="0"/>
      <w:divBdr>
        <w:top w:val="none" w:sz="0" w:space="0" w:color="auto"/>
        <w:left w:val="none" w:sz="0" w:space="0" w:color="auto"/>
        <w:bottom w:val="none" w:sz="0" w:space="0" w:color="auto"/>
        <w:right w:val="none" w:sz="0" w:space="0" w:color="auto"/>
      </w:divBdr>
    </w:div>
    <w:div w:id="1685473159">
      <w:bodyDiv w:val="1"/>
      <w:marLeft w:val="0"/>
      <w:marRight w:val="0"/>
      <w:marTop w:val="0"/>
      <w:marBottom w:val="0"/>
      <w:divBdr>
        <w:top w:val="none" w:sz="0" w:space="0" w:color="auto"/>
        <w:left w:val="none" w:sz="0" w:space="0" w:color="auto"/>
        <w:bottom w:val="none" w:sz="0" w:space="0" w:color="auto"/>
        <w:right w:val="none" w:sz="0" w:space="0" w:color="auto"/>
      </w:divBdr>
    </w:div>
    <w:div w:id="1685552137">
      <w:bodyDiv w:val="1"/>
      <w:marLeft w:val="0"/>
      <w:marRight w:val="0"/>
      <w:marTop w:val="0"/>
      <w:marBottom w:val="0"/>
      <w:divBdr>
        <w:top w:val="none" w:sz="0" w:space="0" w:color="auto"/>
        <w:left w:val="none" w:sz="0" w:space="0" w:color="auto"/>
        <w:bottom w:val="none" w:sz="0" w:space="0" w:color="auto"/>
        <w:right w:val="none" w:sz="0" w:space="0" w:color="auto"/>
      </w:divBdr>
    </w:div>
    <w:div w:id="1689091873">
      <w:bodyDiv w:val="1"/>
      <w:marLeft w:val="0"/>
      <w:marRight w:val="0"/>
      <w:marTop w:val="0"/>
      <w:marBottom w:val="0"/>
      <w:divBdr>
        <w:top w:val="none" w:sz="0" w:space="0" w:color="auto"/>
        <w:left w:val="none" w:sz="0" w:space="0" w:color="auto"/>
        <w:bottom w:val="none" w:sz="0" w:space="0" w:color="auto"/>
        <w:right w:val="none" w:sz="0" w:space="0" w:color="auto"/>
      </w:divBdr>
    </w:div>
    <w:div w:id="1689863841">
      <w:bodyDiv w:val="1"/>
      <w:marLeft w:val="0"/>
      <w:marRight w:val="0"/>
      <w:marTop w:val="0"/>
      <w:marBottom w:val="0"/>
      <w:divBdr>
        <w:top w:val="none" w:sz="0" w:space="0" w:color="auto"/>
        <w:left w:val="none" w:sz="0" w:space="0" w:color="auto"/>
        <w:bottom w:val="none" w:sz="0" w:space="0" w:color="auto"/>
        <w:right w:val="none" w:sz="0" w:space="0" w:color="auto"/>
      </w:divBdr>
    </w:div>
    <w:div w:id="1689982201">
      <w:bodyDiv w:val="1"/>
      <w:marLeft w:val="0"/>
      <w:marRight w:val="0"/>
      <w:marTop w:val="0"/>
      <w:marBottom w:val="0"/>
      <w:divBdr>
        <w:top w:val="none" w:sz="0" w:space="0" w:color="auto"/>
        <w:left w:val="none" w:sz="0" w:space="0" w:color="auto"/>
        <w:bottom w:val="none" w:sz="0" w:space="0" w:color="auto"/>
        <w:right w:val="none" w:sz="0" w:space="0" w:color="auto"/>
      </w:divBdr>
    </w:div>
    <w:div w:id="1690522500">
      <w:bodyDiv w:val="1"/>
      <w:marLeft w:val="0"/>
      <w:marRight w:val="0"/>
      <w:marTop w:val="0"/>
      <w:marBottom w:val="0"/>
      <w:divBdr>
        <w:top w:val="none" w:sz="0" w:space="0" w:color="auto"/>
        <w:left w:val="none" w:sz="0" w:space="0" w:color="auto"/>
        <w:bottom w:val="none" w:sz="0" w:space="0" w:color="auto"/>
        <w:right w:val="none" w:sz="0" w:space="0" w:color="auto"/>
      </w:divBdr>
    </w:div>
    <w:div w:id="1690567035">
      <w:bodyDiv w:val="1"/>
      <w:marLeft w:val="0"/>
      <w:marRight w:val="0"/>
      <w:marTop w:val="0"/>
      <w:marBottom w:val="0"/>
      <w:divBdr>
        <w:top w:val="none" w:sz="0" w:space="0" w:color="auto"/>
        <w:left w:val="none" w:sz="0" w:space="0" w:color="auto"/>
        <w:bottom w:val="none" w:sz="0" w:space="0" w:color="auto"/>
        <w:right w:val="none" w:sz="0" w:space="0" w:color="auto"/>
      </w:divBdr>
    </w:div>
    <w:div w:id="1691226666">
      <w:bodyDiv w:val="1"/>
      <w:marLeft w:val="0"/>
      <w:marRight w:val="0"/>
      <w:marTop w:val="0"/>
      <w:marBottom w:val="0"/>
      <w:divBdr>
        <w:top w:val="none" w:sz="0" w:space="0" w:color="auto"/>
        <w:left w:val="none" w:sz="0" w:space="0" w:color="auto"/>
        <w:bottom w:val="none" w:sz="0" w:space="0" w:color="auto"/>
        <w:right w:val="none" w:sz="0" w:space="0" w:color="auto"/>
      </w:divBdr>
    </w:div>
    <w:div w:id="1691758115">
      <w:bodyDiv w:val="1"/>
      <w:marLeft w:val="0"/>
      <w:marRight w:val="0"/>
      <w:marTop w:val="0"/>
      <w:marBottom w:val="0"/>
      <w:divBdr>
        <w:top w:val="none" w:sz="0" w:space="0" w:color="auto"/>
        <w:left w:val="none" w:sz="0" w:space="0" w:color="auto"/>
        <w:bottom w:val="none" w:sz="0" w:space="0" w:color="auto"/>
        <w:right w:val="none" w:sz="0" w:space="0" w:color="auto"/>
      </w:divBdr>
    </w:div>
    <w:div w:id="1692679774">
      <w:bodyDiv w:val="1"/>
      <w:marLeft w:val="0"/>
      <w:marRight w:val="0"/>
      <w:marTop w:val="0"/>
      <w:marBottom w:val="0"/>
      <w:divBdr>
        <w:top w:val="none" w:sz="0" w:space="0" w:color="auto"/>
        <w:left w:val="none" w:sz="0" w:space="0" w:color="auto"/>
        <w:bottom w:val="none" w:sz="0" w:space="0" w:color="auto"/>
        <w:right w:val="none" w:sz="0" w:space="0" w:color="auto"/>
      </w:divBdr>
    </w:div>
    <w:div w:id="1693721658">
      <w:bodyDiv w:val="1"/>
      <w:marLeft w:val="0"/>
      <w:marRight w:val="0"/>
      <w:marTop w:val="0"/>
      <w:marBottom w:val="0"/>
      <w:divBdr>
        <w:top w:val="none" w:sz="0" w:space="0" w:color="auto"/>
        <w:left w:val="none" w:sz="0" w:space="0" w:color="auto"/>
        <w:bottom w:val="none" w:sz="0" w:space="0" w:color="auto"/>
        <w:right w:val="none" w:sz="0" w:space="0" w:color="auto"/>
      </w:divBdr>
    </w:div>
    <w:div w:id="1693728853">
      <w:bodyDiv w:val="1"/>
      <w:marLeft w:val="0"/>
      <w:marRight w:val="0"/>
      <w:marTop w:val="0"/>
      <w:marBottom w:val="0"/>
      <w:divBdr>
        <w:top w:val="none" w:sz="0" w:space="0" w:color="auto"/>
        <w:left w:val="none" w:sz="0" w:space="0" w:color="auto"/>
        <w:bottom w:val="none" w:sz="0" w:space="0" w:color="auto"/>
        <w:right w:val="none" w:sz="0" w:space="0" w:color="auto"/>
      </w:divBdr>
    </w:div>
    <w:div w:id="1695299916">
      <w:bodyDiv w:val="1"/>
      <w:marLeft w:val="0"/>
      <w:marRight w:val="0"/>
      <w:marTop w:val="0"/>
      <w:marBottom w:val="0"/>
      <w:divBdr>
        <w:top w:val="none" w:sz="0" w:space="0" w:color="auto"/>
        <w:left w:val="none" w:sz="0" w:space="0" w:color="auto"/>
        <w:bottom w:val="none" w:sz="0" w:space="0" w:color="auto"/>
        <w:right w:val="none" w:sz="0" w:space="0" w:color="auto"/>
      </w:divBdr>
    </w:div>
    <w:div w:id="1695888253">
      <w:bodyDiv w:val="1"/>
      <w:marLeft w:val="0"/>
      <w:marRight w:val="0"/>
      <w:marTop w:val="0"/>
      <w:marBottom w:val="0"/>
      <w:divBdr>
        <w:top w:val="none" w:sz="0" w:space="0" w:color="auto"/>
        <w:left w:val="none" w:sz="0" w:space="0" w:color="auto"/>
        <w:bottom w:val="none" w:sz="0" w:space="0" w:color="auto"/>
        <w:right w:val="none" w:sz="0" w:space="0" w:color="auto"/>
      </w:divBdr>
    </w:div>
    <w:div w:id="1696735147">
      <w:bodyDiv w:val="1"/>
      <w:marLeft w:val="0"/>
      <w:marRight w:val="0"/>
      <w:marTop w:val="0"/>
      <w:marBottom w:val="0"/>
      <w:divBdr>
        <w:top w:val="none" w:sz="0" w:space="0" w:color="auto"/>
        <w:left w:val="none" w:sz="0" w:space="0" w:color="auto"/>
        <w:bottom w:val="none" w:sz="0" w:space="0" w:color="auto"/>
        <w:right w:val="none" w:sz="0" w:space="0" w:color="auto"/>
      </w:divBdr>
    </w:div>
    <w:div w:id="1697197105">
      <w:bodyDiv w:val="1"/>
      <w:marLeft w:val="0"/>
      <w:marRight w:val="0"/>
      <w:marTop w:val="0"/>
      <w:marBottom w:val="0"/>
      <w:divBdr>
        <w:top w:val="none" w:sz="0" w:space="0" w:color="auto"/>
        <w:left w:val="none" w:sz="0" w:space="0" w:color="auto"/>
        <w:bottom w:val="none" w:sz="0" w:space="0" w:color="auto"/>
        <w:right w:val="none" w:sz="0" w:space="0" w:color="auto"/>
      </w:divBdr>
    </w:div>
    <w:div w:id="1698043584">
      <w:bodyDiv w:val="1"/>
      <w:marLeft w:val="0"/>
      <w:marRight w:val="0"/>
      <w:marTop w:val="0"/>
      <w:marBottom w:val="0"/>
      <w:divBdr>
        <w:top w:val="none" w:sz="0" w:space="0" w:color="auto"/>
        <w:left w:val="none" w:sz="0" w:space="0" w:color="auto"/>
        <w:bottom w:val="none" w:sz="0" w:space="0" w:color="auto"/>
        <w:right w:val="none" w:sz="0" w:space="0" w:color="auto"/>
      </w:divBdr>
    </w:div>
    <w:div w:id="1700230661">
      <w:bodyDiv w:val="1"/>
      <w:marLeft w:val="0"/>
      <w:marRight w:val="0"/>
      <w:marTop w:val="0"/>
      <w:marBottom w:val="0"/>
      <w:divBdr>
        <w:top w:val="none" w:sz="0" w:space="0" w:color="auto"/>
        <w:left w:val="none" w:sz="0" w:space="0" w:color="auto"/>
        <w:bottom w:val="none" w:sz="0" w:space="0" w:color="auto"/>
        <w:right w:val="none" w:sz="0" w:space="0" w:color="auto"/>
      </w:divBdr>
    </w:div>
    <w:div w:id="1701082389">
      <w:bodyDiv w:val="1"/>
      <w:marLeft w:val="0"/>
      <w:marRight w:val="0"/>
      <w:marTop w:val="0"/>
      <w:marBottom w:val="0"/>
      <w:divBdr>
        <w:top w:val="none" w:sz="0" w:space="0" w:color="auto"/>
        <w:left w:val="none" w:sz="0" w:space="0" w:color="auto"/>
        <w:bottom w:val="none" w:sz="0" w:space="0" w:color="auto"/>
        <w:right w:val="none" w:sz="0" w:space="0" w:color="auto"/>
      </w:divBdr>
    </w:div>
    <w:div w:id="1701121806">
      <w:bodyDiv w:val="1"/>
      <w:marLeft w:val="0"/>
      <w:marRight w:val="0"/>
      <w:marTop w:val="0"/>
      <w:marBottom w:val="0"/>
      <w:divBdr>
        <w:top w:val="none" w:sz="0" w:space="0" w:color="auto"/>
        <w:left w:val="none" w:sz="0" w:space="0" w:color="auto"/>
        <w:bottom w:val="none" w:sz="0" w:space="0" w:color="auto"/>
        <w:right w:val="none" w:sz="0" w:space="0" w:color="auto"/>
      </w:divBdr>
    </w:div>
    <w:div w:id="1701320481">
      <w:bodyDiv w:val="1"/>
      <w:marLeft w:val="0"/>
      <w:marRight w:val="0"/>
      <w:marTop w:val="0"/>
      <w:marBottom w:val="0"/>
      <w:divBdr>
        <w:top w:val="none" w:sz="0" w:space="0" w:color="auto"/>
        <w:left w:val="none" w:sz="0" w:space="0" w:color="auto"/>
        <w:bottom w:val="none" w:sz="0" w:space="0" w:color="auto"/>
        <w:right w:val="none" w:sz="0" w:space="0" w:color="auto"/>
      </w:divBdr>
    </w:div>
    <w:div w:id="1703437179">
      <w:bodyDiv w:val="1"/>
      <w:marLeft w:val="0"/>
      <w:marRight w:val="0"/>
      <w:marTop w:val="0"/>
      <w:marBottom w:val="0"/>
      <w:divBdr>
        <w:top w:val="none" w:sz="0" w:space="0" w:color="auto"/>
        <w:left w:val="none" w:sz="0" w:space="0" w:color="auto"/>
        <w:bottom w:val="none" w:sz="0" w:space="0" w:color="auto"/>
        <w:right w:val="none" w:sz="0" w:space="0" w:color="auto"/>
      </w:divBdr>
    </w:div>
    <w:div w:id="1704212877">
      <w:bodyDiv w:val="1"/>
      <w:marLeft w:val="0"/>
      <w:marRight w:val="0"/>
      <w:marTop w:val="0"/>
      <w:marBottom w:val="0"/>
      <w:divBdr>
        <w:top w:val="none" w:sz="0" w:space="0" w:color="auto"/>
        <w:left w:val="none" w:sz="0" w:space="0" w:color="auto"/>
        <w:bottom w:val="none" w:sz="0" w:space="0" w:color="auto"/>
        <w:right w:val="none" w:sz="0" w:space="0" w:color="auto"/>
      </w:divBdr>
    </w:div>
    <w:div w:id="1704358886">
      <w:bodyDiv w:val="1"/>
      <w:marLeft w:val="0"/>
      <w:marRight w:val="0"/>
      <w:marTop w:val="0"/>
      <w:marBottom w:val="0"/>
      <w:divBdr>
        <w:top w:val="none" w:sz="0" w:space="0" w:color="auto"/>
        <w:left w:val="none" w:sz="0" w:space="0" w:color="auto"/>
        <w:bottom w:val="none" w:sz="0" w:space="0" w:color="auto"/>
        <w:right w:val="none" w:sz="0" w:space="0" w:color="auto"/>
      </w:divBdr>
    </w:div>
    <w:div w:id="1705443477">
      <w:bodyDiv w:val="1"/>
      <w:marLeft w:val="0"/>
      <w:marRight w:val="0"/>
      <w:marTop w:val="0"/>
      <w:marBottom w:val="0"/>
      <w:divBdr>
        <w:top w:val="none" w:sz="0" w:space="0" w:color="auto"/>
        <w:left w:val="none" w:sz="0" w:space="0" w:color="auto"/>
        <w:bottom w:val="none" w:sz="0" w:space="0" w:color="auto"/>
        <w:right w:val="none" w:sz="0" w:space="0" w:color="auto"/>
      </w:divBdr>
    </w:div>
    <w:div w:id="1705668219">
      <w:bodyDiv w:val="1"/>
      <w:marLeft w:val="0"/>
      <w:marRight w:val="0"/>
      <w:marTop w:val="0"/>
      <w:marBottom w:val="0"/>
      <w:divBdr>
        <w:top w:val="none" w:sz="0" w:space="0" w:color="auto"/>
        <w:left w:val="none" w:sz="0" w:space="0" w:color="auto"/>
        <w:bottom w:val="none" w:sz="0" w:space="0" w:color="auto"/>
        <w:right w:val="none" w:sz="0" w:space="0" w:color="auto"/>
      </w:divBdr>
    </w:div>
    <w:div w:id="1705858948">
      <w:bodyDiv w:val="1"/>
      <w:marLeft w:val="0"/>
      <w:marRight w:val="0"/>
      <w:marTop w:val="0"/>
      <w:marBottom w:val="0"/>
      <w:divBdr>
        <w:top w:val="none" w:sz="0" w:space="0" w:color="auto"/>
        <w:left w:val="none" w:sz="0" w:space="0" w:color="auto"/>
        <w:bottom w:val="none" w:sz="0" w:space="0" w:color="auto"/>
        <w:right w:val="none" w:sz="0" w:space="0" w:color="auto"/>
      </w:divBdr>
    </w:div>
    <w:div w:id="1706564871">
      <w:bodyDiv w:val="1"/>
      <w:marLeft w:val="0"/>
      <w:marRight w:val="0"/>
      <w:marTop w:val="0"/>
      <w:marBottom w:val="0"/>
      <w:divBdr>
        <w:top w:val="none" w:sz="0" w:space="0" w:color="auto"/>
        <w:left w:val="none" w:sz="0" w:space="0" w:color="auto"/>
        <w:bottom w:val="none" w:sz="0" w:space="0" w:color="auto"/>
        <w:right w:val="none" w:sz="0" w:space="0" w:color="auto"/>
      </w:divBdr>
    </w:div>
    <w:div w:id="1708289410">
      <w:bodyDiv w:val="1"/>
      <w:marLeft w:val="0"/>
      <w:marRight w:val="0"/>
      <w:marTop w:val="0"/>
      <w:marBottom w:val="0"/>
      <w:divBdr>
        <w:top w:val="none" w:sz="0" w:space="0" w:color="auto"/>
        <w:left w:val="none" w:sz="0" w:space="0" w:color="auto"/>
        <w:bottom w:val="none" w:sz="0" w:space="0" w:color="auto"/>
        <w:right w:val="none" w:sz="0" w:space="0" w:color="auto"/>
      </w:divBdr>
    </w:div>
    <w:div w:id="1708799814">
      <w:bodyDiv w:val="1"/>
      <w:marLeft w:val="0"/>
      <w:marRight w:val="0"/>
      <w:marTop w:val="0"/>
      <w:marBottom w:val="0"/>
      <w:divBdr>
        <w:top w:val="none" w:sz="0" w:space="0" w:color="auto"/>
        <w:left w:val="none" w:sz="0" w:space="0" w:color="auto"/>
        <w:bottom w:val="none" w:sz="0" w:space="0" w:color="auto"/>
        <w:right w:val="none" w:sz="0" w:space="0" w:color="auto"/>
      </w:divBdr>
    </w:div>
    <w:div w:id="1709142828">
      <w:bodyDiv w:val="1"/>
      <w:marLeft w:val="0"/>
      <w:marRight w:val="0"/>
      <w:marTop w:val="0"/>
      <w:marBottom w:val="0"/>
      <w:divBdr>
        <w:top w:val="none" w:sz="0" w:space="0" w:color="auto"/>
        <w:left w:val="none" w:sz="0" w:space="0" w:color="auto"/>
        <w:bottom w:val="none" w:sz="0" w:space="0" w:color="auto"/>
        <w:right w:val="none" w:sz="0" w:space="0" w:color="auto"/>
      </w:divBdr>
    </w:div>
    <w:div w:id="1709376460">
      <w:bodyDiv w:val="1"/>
      <w:marLeft w:val="0"/>
      <w:marRight w:val="0"/>
      <w:marTop w:val="0"/>
      <w:marBottom w:val="0"/>
      <w:divBdr>
        <w:top w:val="none" w:sz="0" w:space="0" w:color="auto"/>
        <w:left w:val="none" w:sz="0" w:space="0" w:color="auto"/>
        <w:bottom w:val="none" w:sz="0" w:space="0" w:color="auto"/>
        <w:right w:val="none" w:sz="0" w:space="0" w:color="auto"/>
      </w:divBdr>
    </w:div>
    <w:div w:id="1709835474">
      <w:bodyDiv w:val="1"/>
      <w:marLeft w:val="0"/>
      <w:marRight w:val="0"/>
      <w:marTop w:val="0"/>
      <w:marBottom w:val="0"/>
      <w:divBdr>
        <w:top w:val="none" w:sz="0" w:space="0" w:color="auto"/>
        <w:left w:val="none" w:sz="0" w:space="0" w:color="auto"/>
        <w:bottom w:val="none" w:sz="0" w:space="0" w:color="auto"/>
        <w:right w:val="none" w:sz="0" w:space="0" w:color="auto"/>
      </w:divBdr>
    </w:div>
    <w:div w:id="1710101910">
      <w:bodyDiv w:val="1"/>
      <w:marLeft w:val="0"/>
      <w:marRight w:val="0"/>
      <w:marTop w:val="0"/>
      <w:marBottom w:val="0"/>
      <w:divBdr>
        <w:top w:val="none" w:sz="0" w:space="0" w:color="auto"/>
        <w:left w:val="none" w:sz="0" w:space="0" w:color="auto"/>
        <w:bottom w:val="none" w:sz="0" w:space="0" w:color="auto"/>
        <w:right w:val="none" w:sz="0" w:space="0" w:color="auto"/>
      </w:divBdr>
    </w:div>
    <w:div w:id="1710375532">
      <w:bodyDiv w:val="1"/>
      <w:marLeft w:val="0"/>
      <w:marRight w:val="0"/>
      <w:marTop w:val="0"/>
      <w:marBottom w:val="0"/>
      <w:divBdr>
        <w:top w:val="none" w:sz="0" w:space="0" w:color="auto"/>
        <w:left w:val="none" w:sz="0" w:space="0" w:color="auto"/>
        <w:bottom w:val="none" w:sz="0" w:space="0" w:color="auto"/>
        <w:right w:val="none" w:sz="0" w:space="0" w:color="auto"/>
      </w:divBdr>
    </w:div>
    <w:div w:id="1712612177">
      <w:bodyDiv w:val="1"/>
      <w:marLeft w:val="0"/>
      <w:marRight w:val="0"/>
      <w:marTop w:val="0"/>
      <w:marBottom w:val="0"/>
      <w:divBdr>
        <w:top w:val="none" w:sz="0" w:space="0" w:color="auto"/>
        <w:left w:val="none" w:sz="0" w:space="0" w:color="auto"/>
        <w:bottom w:val="none" w:sz="0" w:space="0" w:color="auto"/>
        <w:right w:val="none" w:sz="0" w:space="0" w:color="auto"/>
      </w:divBdr>
    </w:div>
    <w:div w:id="1713075415">
      <w:bodyDiv w:val="1"/>
      <w:marLeft w:val="0"/>
      <w:marRight w:val="0"/>
      <w:marTop w:val="0"/>
      <w:marBottom w:val="0"/>
      <w:divBdr>
        <w:top w:val="none" w:sz="0" w:space="0" w:color="auto"/>
        <w:left w:val="none" w:sz="0" w:space="0" w:color="auto"/>
        <w:bottom w:val="none" w:sz="0" w:space="0" w:color="auto"/>
        <w:right w:val="none" w:sz="0" w:space="0" w:color="auto"/>
      </w:divBdr>
    </w:div>
    <w:div w:id="1713263257">
      <w:bodyDiv w:val="1"/>
      <w:marLeft w:val="0"/>
      <w:marRight w:val="0"/>
      <w:marTop w:val="0"/>
      <w:marBottom w:val="0"/>
      <w:divBdr>
        <w:top w:val="none" w:sz="0" w:space="0" w:color="auto"/>
        <w:left w:val="none" w:sz="0" w:space="0" w:color="auto"/>
        <w:bottom w:val="none" w:sz="0" w:space="0" w:color="auto"/>
        <w:right w:val="none" w:sz="0" w:space="0" w:color="auto"/>
      </w:divBdr>
    </w:div>
    <w:div w:id="1713308184">
      <w:bodyDiv w:val="1"/>
      <w:marLeft w:val="0"/>
      <w:marRight w:val="0"/>
      <w:marTop w:val="0"/>
      <w:marBottom w:val="0"/>
      <w:divBdr>
        <w:top w:val="none" w:sz="0" w:space="0" w:color="auto"/>
        <w:left w:val="none" w:sz="0" w:space="0" w:color="auto"/>
        <w:bottom w:val="none" w:sz="0" w:space="0" w:color="auto"/>
        <w:right w:val="none" w:sz="0" w:space="0" w:color="auto"/>
      </w:divBdr>
    </w:div>
    <w:div w:id="1714618912">
      <w:bodyDiv w:val="1"/>
      <w:marLeft w:val="0"/>
      <w:marRight w:val="0"/>
      <w:marTop w:val="0"/>
      <w:marBottom w:val="0"/>
      <w:divBdr>
        <w:top w:val="none" w:sz="0" w:space="0" w:color="auto"/>
        <w:left w:val="none" w:sz="0" w:space="0" w:color="auto"/>
        <w:bottom w:val="none" w:sz="0" w:space="0" w:color="auto"/>
        <w:right w:val="none" w:sz="0" w:space="0" w:color="auto"/>
      </w:divBdr>
    </w:div>
    <w:div w:id="1716849553">
      <w:bodyDiv w:val="1"/>
      <w:marLeft w:val="0"/>
      <w:marRight w:val="0"/>
      <w:marTop w:val="0"/>
      <w:marBottom w:val="0"/>
      <w:divBdr>
        <w:top w:val="none" w:sz="0" w:space="0" w:color="auto"/>
        <w:left w:val="none" w:sz="0" w:space="0" w:color="auto"/>
        <w:bottom w:val="none" w:sz="0" w:space="0" w:color="auto"/>
        <w:right w:val="none" w:sz="0" w:space="0" w:color="auto"/>
      </w:divBdr>
    </w:div>
    <w:div w:id="1716856165">
      <w:bodyDiv w:val="1"/>
      <w:marLeft w:val="0"/>
      <w:marRight w:val="0"/>
      <w:marTop w:val="0"/>
      <w:marBottom w:val="0"/>
      <w:divBdr>
        <w:top w:val="none" w:sz="0" w:space="0" w:color="auto"/>
        <w:left w:val="none" w:sz="0" w:space="0" w:color="auto"/>
        <w:bottom w:val="none" w:sz="0" w:space="0" w:color="auto"/>
        <w:right w:val="none" w:sz="0" w:space="0" w:color="auto"/>
      </w:divBdr>
    </w:div>
    <w:div w:id="1717319327">
      <w:bodyDiv w:val="1"/>
      <w:marLeft w:val="0"/>
      <w:marRight w:val="0"/>
      <w:marTop w:val="0"/>
      <w:marBottom w:val="0"/>
      <w:divBdr>
        <w:top w:val="none" w:sz="0" w:space="0" w:color="auto"/>
        <w:left w:val="none" w:sz="0" w:space="0" w:color="auto"/>
        <w:bottom w:val="none" w:sz="0" w:space="0" w:color="auto"/>
        <w:right w:val="none" w:sz="0" w:space="0" w:color="auto"/>
      </w:divBdr>
    </w:div>
    <w:div w:id="1719940380">
      <w:bodyDiv w:val="1"/>
      <w:marLeft w:val="0"/>
      <w:marRight w:val="0"/>
      <w:marTop w:val="0"/>
      <w:marBottom w:val="0"/>
      <w:divBdr>
        <w:top w:val="none" w:sz="0" w:space="0" w:color="auto"/>
        <w:left w:val="none" w:sz="0" w:space="0" w:color="auto"/>
        <w:bottom w:val="none" w:sz="0" w:space="0" w:color="auto"/>
        <w:right w:val="none" w:sz="0" w:space="0" w:color="auto"/>
      </w:divBdr>
    </w:div>
    <w:div w:id="1721392373">
      <w:bodyDiv w:val="1"/>
      <w:marLeft w:val="0"/>
      <w:marRight w:val="0"/>
      <w:marTop w:val="0"/>
      <w:marBottom w:val="0"/>
      <w:divBdr>
        <w:top w:val="none" w:sz="0" w:space="0" w:color="auto"/>
        <w:left w:val="none" w:sz="0" w:space="0" w:color="auto"/>
        <w:bottom w:val="none" w:sz="0" w:space="0" w:color="auto"/>
        <w:right w:val="none" w:sz="0" w:space="0" w:color="auto"/>
      </w:divBdr>
    </w:div>
    <w:div w:id="1721514264">
      <w:bodyDiv w:val="1"/>
      <w:marLeft w:val="0"/>
      <w:marRight w:val="0"/>
      <w:marTop w:val="0"/>
      <w:marBottom w:val="0"/>
      <w:divBdr>
        <w:top w:val="none" w:sz="0" w:space="0" w:color="auto"/>
        <w:left w:val="none" w:sz="0" w:space="0" w:color="auto"/>
        <w:bottom w:val="none" w:sz="0" w:space="0" w:color="auto"/>
        <w:right w:val="none" w:sz="0" w:space="0" w:color="auto"/>
      </w:divBdr>
    </w:div>
    <w:div w:id="1722092417">
      <w:bodyDiv w:val="1"/>
      <w:marLeft w:val="0"/>
      <w:marRight w:val="0"/>
      <w:marTop w:val="0"/>
      <w:marBottom w:val="0"/>
      <w:divBdr>
        <w:top w:val="none" w:sz="0" w:space="0" w:color="auto"/>
        <w:left w:val="none" w:sz="0" w:space="0" w:color="auto"/>
        <w:bottom w:val="none" w:sz="0" w:space="0" w:color="auto"/>
        <w:right w:val="none" w:sz="0" w:space="0" w:color="auto"/>
      </w:divBdr>
    </w:div>
    <w:div w:id="1723404191">
      <w:bodyDiv w:val="1"/>
      <w:marLeft w:val="0"/>
      <w:marRight w:val="0"/>
      <w:marTop w:val="0"/>
      <w:marBottom w:val="0"/>
      <w:divBdr>
        <w:top w:val="none" w:sz="0" w:space="0" w:color="auto"/>
        <w:left w:val="none" w:sz="0" w:space="0" w:color="auto"/>
        <w:bottom w:val="none" w:sz="0" w:space="0" w:color="auto"/>
        <w:right w:val="none" w:sz="0" w:space="0" w:color="auto"/>
      </w:divBdr>
    </w:div>
    <w:div w:id="1723481177">
      <w:bodyDiv w:val="1"/>
      <w:marLeft w:val="0"/>
      <w:marRight w:val="0"/>
      <w:marTop w:val="0"/>
      <w:marBottom w:val="0"/>
      <w:divBdr>
        <w:top w:val="none" w:sz="0" w:space="0" w:color="auto"/>
        <w:left w:val="none" w:sz="0" w:space="0" w:color="auto"/>
        <w:bottom w:val="none" w:sz="0" w:space="0" w:color="auto"/>
        <w:right w:val="none" w:sz="0" w:space="0" w:color="auto"/>
      </w:divBdr>
    </w:div>
    <w:div w:id="1723556507">
      <w:bodyDiv w:val="1"/>
      <w:marLeft w:val="0"/>
      <w:marRight w:val="0"/>
      <w:marTop w:val="0"/>
      <w:marBottom w:val="0"/>
      <w:divBdr>
        <w:top w:val="none" w:sz="0" w:space="0" w:color="auto"/>
        <w:left w:val="none" w:sz="0" w:space="0" w:color="auto"/>
        <w:bottom w:val="none" w:sz="0" w:space="0" w:color="auto"/>
        <w:right w:val="none" w:sz="0" w:space="0" w:color="auto"/>
      </w:divBdr>
    </w:div>
    <w:div w:id="1723597099">
      <w:bodyDiv w:val="1"/>
      <w:marLeft w:val="0"/>
      <w:marRight w:val="0"/>
      <w:marTop w:val="0"/>
      <w:marBottom w:val="0"/>
      <w:divBdr>
        <w:top w:val="none" w:sz="0" w:space="0" w:color="auto"/>
        <w:left w:val="none" w:sz="0" w:space="0" w:color="auto"/>
        <w:bottom w:val="none" w:sz="0" w:space="0" w:color="auto"/>
        <w:right w:val="none" w:sz="0" w:space="0" w:color="auto"/>
      </w:divBdr>
    </w:div>
    <w:div w:id="1724013770">
      <w:bodyDiv w:val="1"/>
      <w:marLeft w:val="0"/>
      <w:marRight w:val="0"/>
      <w:marTop w:val="0"/>
      <w:marBottom w:val="0"/>
      <w:divBdr>
        <w:top w:val="none" w:sz="0" w:space="0" w:color="auto"/>
        <w:left w:val="none" w:sz="0" w:space="0" w:color="auto"/>
        <w:bottom w:val="none" w:sz="0" w:space="0" w:color="auto"/>
        <w:right w:val="none" w:sz="0" w:space="0" w:color="auto"/>
      </w:divBdr>
    </w:div>
    <w:div w:id="1724676916">
      <w:bodyDiv w:val="1"/>
      <w:marLeft w:val="0"/>
      <w:marRight w:val="0"/>
      <w:marTop w:val="0"/>
      <w:marBottom w:val="0"/>
      <w:divBdr>
        <w:top w:val="none" w:sz="0" w:space="0" w:color="auto"/>
        <w:left w:val="none" w:sz="0" w:space="0" w:color="auto"/>
        <w:bottom w:val="none" w:sz="0" w:space="0" w:color="auto"/>
        <w:right w:val="none" w:sz="0" w:space="0" w:color="auto"/>
      </w:divBdr>
    </w:div>
    <w:div w:id="1726566126">
      <w:bodyDiv w:val="1"/>
      <w:marLeft w:val="0"/>
      <w:marRight w:val="0"/>
      <w:marTop w:val="0"/>
      <w:marBottom w:val="0"/>
      <w:divBdr>
        <w:top w:val="none" w:sz="0" w:space="0" w:color="auto"/>
        <w:left w:val="none" w:sz="0" w:space="0" w:color="auto"/>
        <w:bottom w:val="none" w:sz="0" w:space="0" w:color="auto"/>
        <w:right w:val="none" w:sz="0" w:space="0" w:color="auto"/>
      </w:divBdr>
    </w:div>
    <w:div w:id="1726950665">
      <w:bodyDiv w:val="1"/>
      <w:marLeft w:val="0"/>
      <w:marRight w:val="0"/>
      <w:marTop w:val="0"/>
      <w:marBottom w:val="0"/>
      <w:divBdr>
        <w:top w:val="none" w:sz="0" w:space="0" w:color="auto"/>
        <w:left w:val="none" w:sz="0" w:space="0" w:color="auto"/>
        <w:bottom w:val="none" w:sz="0" w:space="0" w:color="auto"/>
        <w:right w:val="none" w:sz="0" w:space="0" w:color="auto"/>
      </w:divBdr>
    </w:div>
    <w:div w:id="1727726455">
      <w:bodyDiv w:val="1"/>
      <w:marLeft w:val="0"/>
      <w:marRight w:val="0"/>
      <w:marTop w:val="0"/>
      <w:marBottom w:val="0"/>
      <w:divBdr>
        <w:top w:val="none" w:sz="0" w:space="0" w:color="auto"/>
        <w:left w:val="none" w:sz="0" w:space="0" w:color="auto"/>
        <w:bottom w:val="none" w:sz="0" w:space="0" w:color="auto"/>
        <w:right w:val="none" w:sz="0" w:space="0" w:color="auto"/>
      </w:divBdr>
    </w:div>
    <w:div w:id="1728412335">
      <w:bodyDiv w:val="1"/>
      <w:marLeft w:val="0"/>
      <w:marRight w:val="0"/>
      <w:marTop w:val="0"/>
      <w:marBottom w:val="0"/>
      <w:divBdr>
        <w:top w:val="none" w:sz="0" w:space="0" w:color="auto"/>
        <w:left w:val="none" w:sz="0" w:space="0" w:color="auto"/>
        <w:bottom w:val="none" w:sz="0" w:space="0" w:color="auto"/>
        <w:right w:val="none" w:sz="0" w:space="0" w:color="auto"/>
      </w:divBdr>
    </w:div>
    <w:div w:id="1730423966">
      <w:bodyDiv w:val="1"/>
      <w:marLeft w:val="0"/>
      <w:marRight w:val="0"/>
      <w:marTop w:val="0"/>
      <w:marBottom w:val="0"/>
      <w:divBdr>
        <w:top w:val="none" w:sz="0" w:space="0" w:color="auto"/>
        <w:left w:val="none" w:sz="0" w:space="0" w:color="auto"/>
        <w:bottom w:val="none" w:sz="0" w:space="0" w:color="auto"/>
        <w:right w:val="none" w:sz="0" w:space="0" w:color="auto"/>
      </w:divBdr>
    </w:div>
    <w:div w:id="1730684672">
      <w:bodyDiv w:val="1"/>
      <w:marLeft w:val="0"/>
      <w:marRight w:val="0"/>
      <w:marTop w:val="0"/>
      <w:marBottom w:val="0"/>
      <w:divBdr>
        <w:top w:val="none" w:sz="0" w:space="0" w:color="auto"/>
        <w:left w:val="none" w:sz="0" w:space="0" w:color="auto"/>
        <w:bottom w:val="none" w:sz="0" w:space="0" w:color="auto"/>
        <w:right w:val="none" w:sz="0" w:space="0" w:color="auto"/>
      </w:divBdr>
    </w:div>
    <w:div w:id="1731029329">
      <w:bodyDiv w:val="1"/>
      <w:marLeft w:val="0"/>
      <w:marRight w:val="0"/>
      <w:marTop w:val="0"/>
      <w:marBottom w:val="0"/>
      <w:divBdr>
        <w:top w:val="none" w:sz="0" w:space="0" w:color="auto"/>
        <w:left w:val="none" w:sz="0" w:space="0" w:color="auto"/>
        <w:bottom w:val="none" w:sz="0" w:space="0" w:color="auto"/>
        <w:right w:val="none" w:sz="0" w:space="0" w:color="auto"/>
      </w:divBdr>
    </w:div>
    <w:div w:id="1732541177">
      <w:bodyDiv w:val="1"/>
      <w:marLeft w:val="0"/>
      <w:marRight w:val="0"/>
      <w:marTop w:val="0"/>
      <w:marBottom w:val="0"/>
      <w:divBdr>
        <w:top w:val="none" w:sz="0" w:space="0" w:color="auto"/>
        <w:left w:val="none" w:sz="0" w:space="0" w:color="auto"/>
        <w:bottom w:val="none" w:sz="0" w:space="0" w:color="auto"/>
        <w:right w:val="none" w:sz="0" w:space="0" w:color="auto"/>
      </w:divBdr>
    </w:div>
    <w:div w:id="1733114308">
      <w:bodyDiv w:val="1"/>
      <w:marLeft w:val="0"/>
      <w:marRight w:val="0"/>
      <w:marTop w:val="0"/>
      <w:marBottom w:val="0"/>
      <w:divBdr>
        <w:top w:val="none" w:sz="0" w:space="0" w:color="auto"/>
        <w:left w:val="none" w:sz="0" w:space="0" w:color="auto"/>
        <w:bottom w:val="none" w:sz="0" w:space="0" w:color="auto"/>
        <w:right w:val="none" w:sz="0" w:space="0" w:color="auto"/>
      </w:divBdr>
    </w:div>
    <w:div w:id="1734161657">
      <w:bodyDiv w:val="1"/>
      <w:marLeft w:val="0"/>
      <w:marRight w:val="0"/>
      <w:marTop w:val="0"/>
      <w:marBottom w:val="0"/>
      <w:divBdr>
        <w:top w:val="none" w:sz="0" w:space="0" w:color="auto"/>
        <w:left w:val="none" w:sz="0" w:space="0" w:color="auto"/>
        <w:bottom w:val="none" w:sz="0" w:space="0" w:color="auto"/>
        <w:right w:val="none" w:sz="0" w:space="0" w:color="auto"/>
      </w:divBdr>
    </w:div>
    <w:div w:id="1735007188">
      <w:bodyDiv w:val="1"/>
      <w:marLeft w:val="0"/>
      <w:marRight w:val="0"/>
      <w:marTop w:val="0"/>
      <w:marBottom w:val="0"/>
      <w:divBdr>
        <w:top w:val="none" w:sz="0" w:space="0" w:color="auto"/>
        <w:left w:val="none" w:sz="0" w:space="0" w:color="auto"/>
        <w:bottom w:val="none" w:sz="0" w:space="0" w:color="auto"/>
        <w:right w:val="none" w:sz="0" w:space="0" w:color="auto"/>
      </w:divBdr>
    </w:div>
    <w:div w:id="1736051258">
      <w:bodyDiv w:val="1"/>
      <w:marLeft w:val="0"/>
      <w:marRight w:val="0"/>
      <w:marTop w:val="0"/>
      <w:marBottom w:val="0"/>
      <w:divBdr>
        <w:top w:val="none" w:sz="0" w:space="0" w:color="auto"/>
        <w:left w:val="none" w:sz="0" w:space="0" w:color="auto"/>
        <w:bottom w:val="none" w:sz="0" w:space="0" w:color="auto"/>
        <w:right w:val="none" w:sz="0" w:space="0" w:color="auto"/>
      </w:divBdr>
    </w:div>
    <w:div w:id="1736390428">
      <w:bodyDiv w:val="1"/>
      <w:marLeft w:val="0"/>
      <w:marRight w:val="0"/>
      <w:marTop w:val="0"/>
      <w:marBottom w:val="0"/>
      <w:divBdr>
        <w:top w:val="none" w:sz="0" w:space="0" w:color="auto"/>
        <w:left w:val="none" w:sz="0" w:space="0" w:color="auto"/>
        <w:bottom w:val="none" w:sz="0" w:space="0" w:color="auto"/>
        <w:right w:val="none" w:sz="0" w:space="0" w:color="auto"/>
      </w:divBdr>
    </w:div>
    <w:div w:id="1736472464">
      <w:bodyDiv w:val="1"/>
      <w:marLeft w:val="0"/>
      <w:marRight w:val="0"/>
      <w:marTop w:val="0"/>
      <w:marBottom w:val="0"/>
      <w:divBdr>
        <w:top w:val="none" w:sz="0" w:space="0" w:color="auto"/>
        <w:left w:val="none" w:sz="0" w:space="0" w:color="auto"/>
        <w:bottom w:val="none" w:sz="0" w:space="0" w:color="auto"/>
        <w:right w:val="none" w:sz="0" w:space="0" w:color="auto"/>
      </w:divBdr>
    </w:div>
    <w:div w:id="1736585576">
      <w:bodyDiv w:val="1"/>
      <w:marLeft w:val="0"/>
      <w:marRight w:val="0"/>
      <w:marTop w:val="0"/>
      <w:marBottom w:val="0"/>
      <w:divBdr>
        <w:top w:val="none" w:sz="0" w:space="0" w:color="auto"/>
        <w:left w:val="none" w:sz="0" w:space="0" w:color="auto"/>
        <w:bottom w:val="none" w:sz="0" w:space="0" w:color="auto"/>
        <w:right w:val="none" w:sz="0" w:space="0" w:color="auto"/>
      </w:divBdr>
    </w:div>
    <w:div w:id="1738551288">
      <w:bodyDiv w:val="1"/>
      <w:marLeft w:val="0"/>
      <w:marRight w:val="0"/>
      <w:marTop w:val="0"/>
      <w:marBottom w:val="0"/>
      <w:divBdr>
        <w:top w:val="none" w:sz="0" w:space="0" w:color="auto"/>
        <w:left w:val="none" w:sz="0" w:space="0" w:color="auto"/>
        <w:bottom w:val="none" w:sz="0" w:space="0" w:color="auto"/>
        <w:right w:val="none" w:sz="0" w:space="0" w:color="auto"/>
      </w:divBdr>
    </w:div>
    <w:div w:id="1739089883">
      <w:bodyDiv w:val="1"/>
      <w:marLeft w:val="0"/>
      <w:marRight w:val="0"/>
      <w:marTop w:val="0"/>
      <w:marBottom w:val="0"/>
      <w:divBdr>
        <w:top w:val="none" w:sz="0" w:space="0" w:color="auto"/>
        <w:left w:val="none" w:sz="0" w:space="0" w:color="auto"/>
        <w:bottom w:val="none" w:sz="0" w:space="0" w:color="auto"/>
        <w:right w:val="none" w:sz="0" w:space="0" w:color="auto"/>
      </w:divBdr>
    </w:div>
    <w:div w:id="1740202887">
      <w:bodyDiv w:val="1"/>
      <w:marLeft w:val="0"/>
      <w:marRight w:val="0"/>
      <w:marTop w:val="0"/>
      <w:marBottom w:val="0"/>
      <w:divBdr>
        <w:top w:val="none" w:sz="0" w:space="0" w:color="auto"/>
        <w:left w:val="none" w:sz="0" w:space="0" w:color="auto"/>
        <w:bottom w:val="none" w:sz="0" w:space="0" w:color="auto"/>
        <w:right w:val="none" w:sz="0" w:space="0" w:color="auto"/>
      </w:divBdr>
    </w:div>
    <w:div w:id="1740206841">
      <w:bodyDiv w:val="1"/>
      <w:marLeft w:val="0"/>
      <w:marRight w:val="0"/>
      <w:marTop w:val="0"/>
      <w:marBottom w:val="0"/>
      <w:divBdr>
        <w:top w:val="none" w:sz="0" w:space="0" w:color="auto"/>
        <w:left w:val="none" w:sz="0" w:space="0" w:color="auto"/>
        <w:bottom w:val="none" w:sz="0" w:space="0" w:color="auto"/>
        <w:right w:val="none" w:sz="0" w:space="0" w:color="auto"/>
      </w:divBdr>
    </w:div>
    <w:div w:id="1740400436">
      <w:bodyDiv w:val="1"/>
      <w:marLeft w:val="0"/>
      <w:marRight w:val="0"/>
      <w:marTop w:val="0"/>
      <w:marBottom w:val="0"/>
      <w:divBdr>
        <w:top w:val="none" w:sz="0" w:space="0" w:color="auto"/>
        <w:left w:val="none" w:sz="0" w:space="0" w:color="auto"/>
        <w:bottom w:val="none" w:sz="0" w:space="0" w:color="auto"/>
        <w:right w:val="none" w:sz="0" w:space="0" w:color="auto"/>
      </w:divBdr>
    </w:div>
    <w:div w:id="1740442138">
      <w:bodyDiv w:val="1"/>
      <w:marLeft w:val="0"/>
      <w:marRight w:val="0"/>
      <w:marTop w:val="0"/>
      <w:marBottom w:val="0"/>
      <w:divBdr>
        <w:top w:val="none" w:sz="0" w:space="0" w:color="auto"/>
        <w:left w:val="none" w:sz="0" w:space="0" w:color="auto"/>
        <w:bottom w:val="none" w:sz="0" w:space="0" w:color="auto"/>
        <w:right w:val="none" w:sz="0" w:space="0" w:color="auto"/>
      </w:divBdr>
    </w:div>
    <w:div w:id="1743991241">
      <w:bodyDiv w:val="1"/>
      <w:marLeft w:val="0"/>
      <w:marRight w:val="0"/>
      <w:marTop w:val="0"/>
      <w:marBottom w:val="0"/>
      <w:divBdr>
        <w:top w:val="none" w:sz="0" w:space="0" w:color="auto"/>
        <w:left w:val="none" w:sz="0" w:space="0" w:color="auto"/>
        <w:bottom w:val="none" w:sz="0" w:space="0" w:color="auto"/>
        <w:right w:val="none" w:sz="0" w:space="0" w:color="auto"/>
      </w:divBdr>
    </w:div>
    <w:div w:id="1744403121">
      <w:bodyDiv w:val="1"/>
      <w:marLeft w:val="0"/>
      <w:marRight w:val="0"/>
      <w:marTop w:val="0"/>
      <w:marBottom w:val="0"/>
      <w:divBdr>
        <w:top w:val="none" w:sz="0" w:space="0" w:color="auto"/>
        <w:left w:val="none" w:sz="0" w:space="0" w:color="auto"/>
        <w:bottom w:val="none" w:sz="0" w:space="0" w:color="auto"/>
        <w:right w:val="none" w:sz="0" w:space="0" w:color="auto"/>
      </w:divBdr>
    </w:div>
    <w:div w:id="1744571218">
      <w:bodyDiv w:val="1"/>
      <w:marLeft w:val="0"/>
      <w:marRight w:val="0"/>
      <w:marTop w:val="0"/>
      <w:marBottom w:val="0"/>
      <w:divBdr>
        <w:top w:val="none" w:sz="0" w:space="0" w:color="auto"/>
        <w:left w:val="none" w:sz="0" w:space="0" w:color="auto"/>
        <w:bottom w:val="none" w:sz="0" w:space="0" w:color="auto"/>
        <w:right w:val="none" w:sz="0" w:space="0" w:color="auto"/>
      </w:divBdr>
    </w:div>
    <w:div w:id="1745293003">
      <w:bodyDiv w:val="1"/>
      <w:marLeft w:val="0"/>
      <w:marRight w:val="0"/>
      <w:marTop w:val="0"/>
      <w:marBottom w:val="0"/>
      <w:divBdr>
        <w:top w:val="none" w:sz="0" w:space="0" w:color="auto"/>
        <w:left w:val="none" w:sz="0" w:space="0" w:color="auto"/>
        <w:bottom w:val="none" w:sz="0" w:space="0" w:color="auto"/>
        <w:right w:val="none" w:sz="0" w:space="0" w:color="auto"/>
      </w:divBdr>
    </w:div>
    <w:div w:id="1745295453">
      <w:bodyDiv w:val="1"/>
      <w:marLeft w:val="0"/>
      <w:marRight w:val="0"/>
      <w:marTop w:val="0"/>
      <w:marBottom w:val="0"/>
      <w:divBdr>
        <w:top w:val="none" w:sz="0" w:space="0" w:color="auto"/>
        <w:left w:val="none" w:sz="0" w:space="0" w:color="auto"/>
        <w:bottom w:val="none" w:sz="0" w:space="0" w:color="auto"/>
        <w:right w:val="none" w:sz="0" w:space="0" w:color="auto"/>
      </w:divBdr>
    </w:div>
    <w:div w:id="1745295904">
      <w:bodyDiv w:val="1"/>
      <w:marLeft w:val="0"/>
      <w:marRight w:val="0"/>
      <w:marTop w:val="0"/>
      <w:marBottom w:val="0"/>
      <w:divBdr>
        <w:top w:val="none" w:sz="0" w:space="0" w:color="auto"/>
        <w:left w:val="none" w:sz="0" w:space="0" w:color="auto"/>
        <w:bottom w:val="none" w:sz="0" w:space="0" w:color="auto"/>
        <w:right w:val="none" w:sz="0" w:space="0" w:color="auto"/>
      </w:divBdr>
    </w:div>
    <w:div w:id="1746804632">
      <w:bodyDiv w:val="1"/>
      <w:marLeft w:val="0"/>
      <w:marRight w:val="0"/>
      <w:marTop w:val="0"/>
      <w:marBottom w:val="0"/>
      <w:divBdr>
        <w:top w:val="none" w:sz="0" w:space="0" w:color="auto"/>
        <w:left w:val="none" w:sz="0" w:space="0" w:color="auto"/>
        <w:bottom w:val="none" w:sz="0" w:space="0" w:color="auto"/>
        <w:right w:val="none" w:sz="0" w:space="0" w:color="auto"/>
      </w:divBdr>
    </w:div>
    <w:div w:id="1748458025">
      <w:bodyDiv w:val="1"/>
      <w:marLeft w:val="0"/>
      <w:marRight w:val="0"/>
      <w:marTop w:val="0"/>
      <w:marBottom w:val="0"/>
      <w:divBdr>
        <w:top w:val="none" w:sz="0" w:space="0" w:color="auto"/>
        <w:left w:val="none" w:sz="0" w:space="0" w:color="auto"/>
        <w:bottom w:val="none" w:sz="0" w:space="0" w:color="auto"/>
        <w:right w:val="none" w:sz="0" w:space="0" w:color="auto"/>
      </w:divBdr>
    </w:div>
    <w:div w:id="1750077183">
      <w:bodyDiv w:val="1"/>
      <w:marLeft w:val="0"/>
      <w:marRight w:val="0"/>
      <w:marTop w:val="0"/>
      <w:marBottom w:val="0"/>
      <w:divBdr>
        <w:top w:val="none" w:sz="0" w:space="0" w:color="auto"/>
        <w:left w:val="none" w:sz="0" w:space="0" w:color="auto"/>
        <w:bottom w:val="none" w:sz="0" w:space="0" w:color="auto"/>
        <w:right w:val="none" w:sz="0" w:space="0" w:color="auto"/>
      </w:divBdr>
    </w:div>
    <w:div w:id="1750148671">
      <w:bodyDiv w:val="1"/>
      <w:marLeft w:val="0"/>
      <w:marRight w:val="0"/>
      <w:marTop w:val="0"/>
      <w:marBottom w:val="0"/>
      <w:divBdr>
        <w:top w:val="none" w:sz="0" w:space="0" w:color="auto"/>
        <w:left w:val="none" w:sz="0" w:space="0" w:color="auto"/>
        <w:bottom w:val="none" w:sz="0" w:space="0" w:color="auto"/>
        <w:right w:val="none" w:sz="0" w:space="0" w:color="auto"/>
      </w:divBdr>
    </w:div>
    <w:div w:id="1750493336">
      <w:bodyDiv w:val="1"/>
      <w:marLeft w:val="0"/>
      <w:marRight w:val="0"/>
      <w:marTop w:val="0"/>
      <w:marBottom w:val="0"/>
      <w:divBdr>
        <w:top w:val="none" w:sz="0" w:space="0" w:color="auto"/>
        <w:left w:val="none" w:sz="0" w:space="0" w:color="auto"/>
        <w:bottom w:val="none" w:sz="0" w:space="0" w:color="auto"/>
        <w:right w:val="none" w:sz="0" w:space="0" w:color="auto"/>
      </w:divBdr>
    </w:div>
    <w:div w:id="1750737405">
      <w:bodyDiv w:val="1"/>
      <w:marLeft w:val="0"/>
      <w:marRight w:val="0"/>
      <w:marTop w:val="0"/>
      <w:marBottom w:val="0"/>
      <w:divBdr>
        <w:top w:val="none" w:sz="0" w:space="0" w:color="auto"/>
        <w:left w:val="none" w:sz="0" w:space="0" w:color="auto"/>
        <w:bottom w:val="none" w:sz="0" w:space="0" w:color="auto"/>
        <w:right w:val="none" w:sz="0" w:space="0" w:color="auto"/>
      </w:divBdr>
    </w:div>
    <w:div w:id="1751612831">
      <w:bodyDiv w:val="1"/>
      <w:marLeft w:val="0"/>
      <w:marRight w:val="0"/>
      <w:marTop w:val="0"/>
      <w:marBottom w:val="0"/>
      <w:divBdr>
        <w:top w:val="none" w:sz="0" w:space="0" w:color="auto"/>
        <w:left w:val="none" w:sz="0" w:space="0" w:color="auto"/>
        <w:bottom w:val="none" w:sz="0" w:space="0" w:color="auto"/>
        <w:right w:val="none" w:sz="0" w:space="0" w:color="auto"/>
      </w:divBdr>
    </w:div>
    <w:div w:id="1752383915">
      <w:bodyDiv w:val="1"/>
      <w:marLeft w:val="0"/>
      <w:marRight w:val="0"/>
      <w:marTop w:val="0"/>
      <w:marBottom w:val="0"/>
      <w:divBdr>
        <w:top w:val="none" w:sz="0" w:space="0" w:color="auto"/>
        <w:left w:val="none" w:sz="0" w:space="0" w:color="auto"/>
        <w:bottom w:val="none" w:sz="0" w:space="0" w:color="auto"/>
        <w:right w:val="none" w:sz="0" w:space="0" w:color="auto"/>
      </w:divBdr>
    </w:div>
    <w:div w:id="1752384346">
      <w:bodyDiv w:val="1"/>
      <w:marLeft w:val="0"/>
      <w:marRight w:val="0"/>
      <w:marTop w:val="0"/>
      <w:marBottom w:val="0"/>
      <w:divBdr>
        <w:top w:val="none" w:sz="0" w:space="0" w:color="auto"/>
        <w:left w:val="none" w:sz="0" w:space="0" w:color="auto"/>
        <w:bottom w:val="none" w:sz="0" w:space="0" w:color="auto"/>
        <w:right w:val="none" w:sz="0" w:space="0" w:color="auto"/>
      </w:divBdr>
    </w:div>
    <w:div w:id="1752464682">
      <w:bodyDiv w:val="1"/>
      <w:marLeft w:val="0"/>
      <w:marRight w:val="0"/>
      <w:marTop w:val="0"/>
      <w:marBottom w:val="0"/>
      <w:divBdr>
        <w:top w:val="none" w:sz="0" w:space="0" w:color="auto"/>
        <w:left w:val="none" w:sz="0" w:space="0" w:color="auto"/>
        <w:bottom w:val="none" w:sz="0" w:space="0" w:color="auto"/>
        <w:right w:val="none" w:sz="0" w:space="0" w:color="auto"/>
      </w:divBdr>
    </w:div>
    <w:div w:id="1753623705">
      <w:bodyDiv w:val="1"/>
      <w:marLeft w:val="0"/>
      <w:marRight w:val="0"/>
      <w:marTop w:val="0"/>
      <w:marBottom w:val="0"/>
      <w:divBdr>
        <w:top w:val="none" w:sz="0" w:space="0" w:color="auto"/>
        <w:left w:val="none" w:sz="0" w:space="0" w:color="auto"/>
        <w:bottom w:val="none" w:sz="0" w:space="0" w:color="auto"/>
        <w:right w:val="none" w:sz="0" w:space="0" w:color="auto"/>
      </w:divBdr>
    </w:div>
    <w:div w:id="1753820501">
      <w:bodyDiv w:val="1"/>
      <w:marLeft w:val="0"/>
      <w:marRight w:val="0"/>
      <w:marTop w:val="0"/>
      <w:marBottom w:val="0"/>
      <w:divBdr>
        <w:top w:val="none" w:sz="0" w:space="0" w:color="auto"/>
        <w:left w:val="none" w:sz="0" w:space="0" w:color="auto"/>
        <w:bottom w:val="none" w:sz="0" w:space="0" w:color="auto"/>
        <w:right w:val="none" w:sz="0" w:space="0" w:color="auto"/>
      </w:divBdr>
    </w:div>
    <w:div w:id="1754233360">
      <w:bodyDiv w:val="1"/>
      <w:marLeft w:val="0"/>
      <w:marRight w:val="0"/>
      <w:marTop w:val="0"/>
      <w:marBottom w:val="0"/>
      <w:divBdr>
        <w:top w:val="none" w:sz="0" w:space="0" w:color="auto"/>
        <w:left w:val="none" w:sz="0" w:space="0" w:color="auto"/>
        <w:bottom w:val="none" w:sz="0" w:space="0" w:color="auto"/>
        <w:right w:val="none" w:sz="0" w:space="0" w:color="auto"/>
      </w:divBdr>
    </w:div>
    <w:div w:id="1755198372">
      <w:bodyDiv w:val="1"/>
      <w:marLeft w:val="0"/>
      <w:marRight w:val="0"/>
      <w:marTop w:val="0"/>
      <w:marBottom w:val="0"/>
      <w:divBdr>
        <w:top w:val="none" w:sz="0" w:space="0" w:color="auto"/>
        <w:left w:val="none" w:sz="0" w:space="0" w:color="auto"/>
        <w:bottom w:val="none" w:sz="0" w:space="0" w:color="auto"/>
        <w:right w:val="none" w:sz="0" w:space="0" w:color="auto"/>
      </w:divBdr>
    </w:div>
    <w:div w:id="1756198421">
      <w:bodyDiv w:val="1"/>
      <w:marLeft w:val="0"/>
      <w:marRight w:val="0"/>
      <w:marTop w:val="0"/>
      <w:marBottom w:val="0"/>
      <w:divBdr>
        <w:top w:val="none" w:sz="0" w:space="0" w:color="auto"/>
        <w:left w:val="none" w:sz="0" w:space="0" w:color="auto"/>
        <w:bottom w:val="none" w:sz="0" w:space="0" w:color="auto"/>
        <w:right w:val="none" w:sz="0" w:space="0" w:color="auto"/>
      </w:divBdr>
    </w:div>
    <w:div w:id="1756976275">
      <w:bodyDiv w:val="1"/>
      <w:marLeft w:val="0"/>
      <w:marRight w:val="0"/>
      <w:marTop w:val="0"/>
      <w:marBottom w:val="0"/>
      <w:divBdr>
        <w:top w:val="none" w:sz="0" w:space="0" w:color="auto"/>
        <w:left w:val="none" w:sz="0" w:space="0" w:color="auto"/>
        <w:bottom w:val="none" w:sz="0" w:space="0" w:color="auto"/>
        <w:right w:val="none" w:sz="0" w:space="0" w:color="auto"/>
      </w:divBdr>
    </w:div>
    <w:div w:id="1760060806">
      <w:bodyDiv w:val="1"/>
      <w:marLeft w:val="0"/>
      <w:marRight w:val="0"/>
      <w:marTop w:val="0"/>
      <w:marBottom w:val="0"/>
      <w:divBdr>
        <w:top w:val="none" w:sz="0" w:space="0" w:color="auto"/>
        <w:left w:val="none" w:sz="0" w:space="0" w:color="auto"/>
        <w:bottom w:val="none" w:sz="0" w:space="0" w:color="auto"/>
        <w:right w:val="none" w:sz="0" w:space="0" w:color="auto"/>
      </w:divBdr>
    </w:div>
    <w:div w:id="1761442751">
      <w:bodyDiv w:val="1"/>
      <w:marLeft w:val="0"/>
      <w:marRight w:val="0"/>
      <w:marTop w:val="0"/>
      <w:marBottom w:val="0"/>
      <w:divBdr>
        <w:top w:val="none" w:sz="0" w:space="0" w:color="auto"/>
        <w:left w:val="none" w:sz="0" w:space="0" w:color="auto"/>
        <w:bottom w:val="none" w:sz="0" w:space="0" w:color="auto"/>
        <w:right w:val="none" w:sz="0" w:space="0" w:color="auto"/>
      </w:divBdr>
    </w:div>
    <w:div w:id="1764377618">
      <w:bodyDiv w:val="1"/>
      <w:marLeft w:val="0"/>
      <w:marRight w:val="0"/>
      <w:marTop w:val="0"/>
      <w:marBottom w:val="0"/>
      <w:divBdr>
        <w:top w:val="none" w:sz="0" w:space="0" w:color="auto"/>
        <w:left w:val="none" w:sz="0" w:space="0" w:color="auto"/>
        <w:bottom w:val="none" w:sz="0" w:space="0" w:color="auto"/>
        <w:right w:val="none" w:sz="0" w:space="0" w:color="auto"/>
      </w:divBdr>
    </w:div>
    <w:div w:id="1764691731">
      <w:bodyDiv w:val="1"/>
      <w:marLeft w:val="0"/>
      <w:marRight w:val="0"/>
      <w:marTop w:val="0"/>
      <w:marBottom w:val="0"/>
      <w:divBdr>
        <w:top w:val="none" w:sz="0" w:space="0" w:color="auto"/>
        <w:left w:val="none" w:sz="0" w:space="0" w:color="auto"/>
        <w:bottom w:val="none" w:sz="0" w:space="0" w:color="auto"/>
        <w:right w:val="none" w:sz="0" w:space="0" w:color="auto"/>
      </w:divBdr>
    </w:div>
    <w:div w:id="1765224600">
      <w:bodyDiv w:val="1"/>
      <w:marLeft w:val="0"/>
      <w:marRight w:val="0"/>
      <w:marTop w:val="0"/>
      <w:marBottom w:val="0"/>
      <w:divBdr>
        <w:top w:val="none" w:sz="0" w:space="0" w:color="auto"/>
        <w:left w:val="none" w:sz="0" w:space="0" w:color="auto"/>
        <w:bottom w:val="none" w:sz="0" w:space="0" w:color="auto"/>
        <w:right w:val="none" w:sz="0" w:space="0" w:color="auto"/>
      </w:divBdr>
    </w:div>
    <w:div w:id="1765568455">
      <w:bodyDiv w:val="1"/>
      <w:marLeft w:val="0"/>
      <w:marRight w:val="0"/>
      <w:marTop w:val="0"/>
      <w:marBottom w:val="0"/>
      <w:divBdr>
        <w:top w:val="none" w:sz="0" w:space="0" w:color="auto"/>
        <w:left w:val="none" w:sz="0" w:space="0" w:color="auto"/>
        <w:bottom w:val="none" w:sz="0" w:space="0" w:color="auto"/>
        <w:right w:val="none" w:sz="0" w:space="0" w:color="auto"/>
      </w:divBdr>
    </w:div>
    <w:div w:id="1766225640">
      <w:bodyDiv w:val="1"/>
      <w:marLeft w:val="0"/>
      <w:marRight w:val="0"/>
      <w:marTop w:val="0"/>
      <w:marBottom w:val="0"/>
      <w:divBdr>
        <w:top w:val="none" w:sz="0" w:space="0" w:color="auto"/>
        <w:left w:val="none" w:sz="0" w:space="0" w:color="auto"/>
        <w:bottom w:val="none" w:sz="0" w:space="0" w:color="auto"/>
        <w:right w:val="none" w:sz="0" w:space="0" w:color="auto"/>
      </w:divBdr>
    </w:div>
    <w:div w:id="1767919477">
      <w:bodyDiv w:val="1"/>
      <w:marLeft w:val="0"/>
      <w:marRight w:val="0"/>
      <w:marTop w:val="0"/>
      <w:marBottom w:val="0"/>
      <w:divBdr>
        <w:top w:val="none" w:sz="0" w:space="0" w:color="auto"/>
        <w:left w:val="none" w:sz="0" w:space="0" w:color="auto"/>
        <w:bottom w:val="none" w:sz="0" w:space="0" w:color="auto"/>
        <w:right w:val="none" w:sz="0" w:space="0" w:color="auto"/>
      </w:divBdr>
    </w:div>
    <w:div w:id="1769428863">
      <w:bodyDiv w:val="1"/>
      <w:marLeft w:val="0"/>
      <w:marRight w:val="0"/>
      <w:marTop w:val="0"/>
      <w:marBottom w:val="0"/>
      <w:divBdr>
        <w:top w:val="none" w:sz="0" w:space="0" w:color="auto"/>
        <w:left w:val="none" w:sz="0" w:space="0" w:color="auto"/>
        <w:bottom w:val="none" w:sz="0" w:space="0" w:color="auto"/>
        <w:right w:val="none" w:sz="0" w:space="0" w:color="auto"/>
      </w:divBdr>
    </w:div>
    <w:div w:id="1769501896">
      <w:bodyDiv w:val="1"/>
      <w:marLeft w:val="0"/>
      <w:marRight w:val="0"/>
      <w:marTop w:val="0"/>
      <w:marBottom w:val="0"/>
      <w:divBdr>
        <w:top w:val="none" w:sz="0" w:space="0" w:color="auto"/>
        <w:left w:val="none" w:sz="0" w:space="0" w:color="auto"/>
        <w:bottom w:val="none" w:sz="0" w:space="0" w:color="auto"/>
        <w:right w:val="none" w:sz="0" w:space="0" w:color="auto"/>
      </w:divBdr>
    </w:div>
    <w:div w:id="1771008092">
      <w:bodyDiv w:val="1"/>
      <w:marLeft w:val="0"/>
      <w:marRight w:val="0"/>
      <w:marTop w:val="0"/>
      <w:marBottom w:val="0"/>
      <w:divBdr>
        <w:top w:val="none" w:sz="0" w:space="0" w:color="auto"/>
        <w:left w:val="none" w:sz="0" w:space="0" w:color="auto"/>
        <w:bottom w:val="none" w:sz="0" w:space="0" w:color="auto"/>
        <w:right w:val="none" w:sz="0" w:space="0" w:color="auto"/>
      </w:divBdr>
    </w:div>
    <w:div w:id="1771393973">
      <w:bodyDiv w:val="1"/>
      <w:marLeft w:val="0"/>
      <w:marRight w:val="0"/>
      <w:marTop w:val="0"/>
      <w:marBottom w:val="0"/>
      <w:divBdr>
        <w:top w:val="none" w:sz="0" w:space="0" w:color="auto"/>
        <w:left w:val="none" w:sz="0" w:space="0" w:color="auto"/>
        <w:bottom w:val="none" w:sz="0" w:space="0" w:color="auto"/>
        <w:right w:val="none" w:sz="0" w:space="0" w:color="auto"/>
      </w:divBdr>
    </w:div>
    <w:div w:id="1771703191">
      <w:bodyDiv w:val="1"/>
      <w:marLeft w:val="0"/>
      <w:marRight w:val="0"/>
      <w:marTop w:val="0"/>
      <w:marBottom w:val="0"/>
      <w:divBdr>
        <w:top w:val="none" w:sz="0" w:space="0" w:color="auto"/>
        <w:left w:val="none" w:sz="0" w:space="0" w:color="auto"/>
        <w:bottom w:val="none" w:sz="0" w:space="0" w:color="auto"/>
        <w:right w:val="none" w:sz="0" w:space="0" w:color="auto"/>
      </w:divBdr>
    </w:div>
    <w:div w:id="1771706042">
      <w:bodyDiv w:val="1"/>
      <w:marLeft w:val="0"/>
      <w:marRight w:val="0"/>
      <w:marTop w:val="0"/>
      <w:marBottom w:val="0"/>
      <w:divBdr>
        <w:top w:val="none" w:sz="0" w:space="0" w:color="auto"/>
        <w:left w:val="none" w:sz="0" w:space="0" w:color="auto"/>
        <w:bottom w:val="none" w:sz="0" w:space="0" w:color="auto"/>
        <w:right w:val="none" w:sz="0" w:space="0" w:color="auto"/>
      </w:divBdr>
    </w:div>
    <w:div w:id="1773474472">
      <w:bodyDiv w:val="1"/>
      <w:marLeft w:val="0"/>
      <w:marRight w:val="0"/>
      <w:marTop w:val="0"/>
      <w:marBottom w:val="0"/>
      <w:divBdr>
        <w:top w:val="none" w:sz="0" w:space="0" w:color="auto"/>
        <w:left w:val="none" w:sz="0" w:space="0" w:color="auto"/>
        <w:bottom w:val="none" w:sz="0" w:space="0" w:color="auto"/>
        <w:right w:val="none" w:sz="0" w:space="0" w:color="auto"/>
      </w:divBdr>
    </w:div>
    <w:div w:id="1774592600">
      <w:bodyDiv w:val="1"/>
      <w:marLeft w:val="0"/>
      <w:marRight w:val="0"/>
      <w:marTop w:val="0"/>
      <w:marBottom w:val="0"/>
      <w:divBdr>
        <w:top w:val="none" w:sz="0" w:space="0" w:color="auto"/>
        <w:left w:val="none" w:sz="0" w:space="0" w:color="auto"/>
        <w:bottom w:val="none" w:sz="0" w:space="0" w:color="auto"/>
        <w:right w:val="none" w:sz="0" w:space="0" w:color="auto"/>
      </w:divBdr>
    </w:div>
    <w:div w:id="1775395285">
      <w:bodyDiv w:val="1"/>
      <w:marLeft w:val="0"/>
      <w:marRight w:val="0"/>
      <w:marTop w:val="0"/>
      <w:marBottom w:val="0"/>
      <w:divBdr>
        <w:top w:val="none" w:sz="0" w:space="0" w:color="auto"/>
        <w:left w:val="none" w:sz="0" w:space="0" w:color="auto"/>
        <w:bottom w:val="none" w:sz="0" w:space="0" w:color="auto"/>
        <w:right w:val="none" w:sz="0" w:space="0" w:color="auto"/>
      </w:divBdr>
    </w:div>
    <w:div w:id="1775637413">
      <w:bodyDiv w:val="1"/>
      <w:marLeft w:val="0"/>
      <w:marRight w:val="0"/>
      <w:marTop w:val="0"/>
      <w:marBottom w:val="0"/>
      <w:divBdr>
        <w:top w:val="none" w:sz="0" w:space="0" w:color="auto"/>
        <w:left w:val="none" w:sz="0" w:space="0" w:color="auto"/>
        <w:bottom w:val="none" w:sz="0" w:space="0" w:color="auto"/>
        <w:right w:val="none" w:sz="0" w:space="0" w:color="auto"/>
      </w:divBdr>
    </w:div>
    <w:div w:id="1776559606">
      <w:bodyDiv w:val="1"/>
      <w:marLeft w:val="0"/>
      <w:marRight w:val="0"/>
      <w:marTop w:val="0"/>
      <w:marBottom w:val="0"/>
      <w:divBdr>
        <w:top w:val="none" w:sz="0" w:space="0" w:color="auto"/>
        <w:left w:val="none" w:sz="0" w:space="0" w:color="auto"/>
        <w:bottom w:val="none" w:sz="0" w:space="0" w:color="auto"/>
        <w:right w:val="none" w:sz="0" w:space="0" w:color="auto"/>
      </w:divBdr>
    </w:div>
    <w:div w:id="1777677240">
      <w:bodyDiv w:val="1"/>
      <w:marLeft w:val="0"/>
      <w:marRight w:val="0"/>
      <w:marTop w:val="0"/>
      <w:marBottom w:val="0"/>
      <w:divBdr>
        <w:top w:val="none" w:sz="0" w:space="0" w:color="auto"/>
        <w:left w:val="none" w:sz="0" w:space="0" w:color="auto"/>
        <w:bottom w:val="none" w:sz="0" w:space="0" w:color="auto"/>
        <w:right w:val="none" w:sz="0" w:space="0" w:color="auto"/>
      </w:divBdr>
    </w:div>
    <w:div w:id="1777750335">
      <w:bodyDiv w:val="1"/>
      <w:marLeft w:val="0"/>
      <w:marRight w:val="0"/>
      <w:marTop w:val="0"/>
      <w:marBottom w:val="0"/>
      <w:divBdr>
        <w:top w:val="none" w:sz="0" w:space="0" w:color="auto"/>
        <w:left w:val="none" w:sz="0" w:space="0" w:color="auto"/>
        <w:bottom w:val="none" w:sz="0" w:space="0" w:color="auto"/>
        <w:right w:val="none" w:sz="0" w:space="0" w:color="auto"/>
      </w:divBdr>
    </w:div>
    <w:div w:id="1778133802">
      <w:bodyDiv w:val="1"/>
      <w:marLeft w:val="0"/>
      <w:marRight w:val="0"/>
      <w:marTop w:val="0"/>
      <w:marBottom w:val="0"/>
      <w:divBdr>
        <w:top w:val="none" w:sz="0" w:space="0" w:color="auto"/>
        <w:left w:val="none" w:sz="0" w:space="0" w:color="auto"/>
        <w:bottom w:val="none" w:sz="0" w:space="0" w:color="auto"/>
        <w:right w:val="none" w:sz="0" w:space="0" w:color="auto"/>
      </w:divBdr>
    </w:div>
    <w:div w:id="1778521524">
      <w:bodyDiv w:val="1"/>
      <w:marLeft w:val="0"/>
      <w:marRight w:val="0"/>
      <w:marTop w:val="0"/>
      <w:marBottom w:val="0"/>
      <w:divBdr>
        <w:top w:val="none" w:sz="0" w:space="0" w:color="auto"/>
        <w:left w:val="none" w:sz="0" w:space="0" w:color="auto"/>
        <w:bottom w:val="none" w:sz="0" w:space="0" w:color="auto"/>
        <w:right w:val="none" w:sz="0" w:space="0" w:color="auto"/>
      </w:divBdr>
    </w:div>
    <w:div w:id="1779834372">
      <w:bodyDiv w:val="1"/>
      <w:marLeft w:val="0"/>
      <w:marRight w:val="0"/>
      <w:marTop w:val="0"/>
      <w:marBottom w:val="0"/>
      <w:divBdr>
        <w:top w:val="none" w:sz="0" w:space="0" w:color="auto"/>
        <w:left w:val="none" w:sz="0" w:space="0" w:color="auto"/>
        <w:bottom w:val="none" w:sz="0" w:space="0" w:color="auto"/>
        <w:right w:val="none" w:sz="0" w:space="0" w:color="auto"/>
      </w:divBdr>
    </w:div>
    <w:div w:id="1779912753">
      <w:bodyDiv w:val="1"/>
      <w:marLeft w:val="0"/>
      <w:marRight w:val="0"/>
      <w:marTop w:val="0"/>
      <w:marBottom w:val="0"/>
      <w:divBdr>
        <w:top w:val="none" w:sz="0" w:space="0" w:color="auto"/>
        <w:left w:val="none" w:sz="0" w:space="0" w:color="auto"/>
        <w:bottom w:val="none" w:sz="0" w:space="0" w:color="auto"/>
        <w:right w:val="none" w:sz="0" w:space="0" w:color="auto"/>
      </w:divBdr>
    </w:div>
    <w:div w:id="1779986614">
      <w:bodyDiv w:val="1"/>
      <w:marLeft w:val="0"/>
      <w:marRight w:val="0"/>
      <w:marTop w:val="0"/>
      <w:marBottom w:val="0"/>
      <w:divBdr>
        <w:top w:val="none" w:sz="0" w:space="0" w:color="auto"/>
        <w:left w:val="none" w:sz="0" w:space="0" w:color="auto"/>
        <w:bottom w:val="none" w:sz="0" w:space="0" w:color="auto"/>
        <w:right w:val="none" w:sz="0" w:space="0" w:color="auto"/>
      </w:divBdr>
    </w:div>
    <w:div w:id="1780225294">
      <w:bodyDiv w:val="1"/>
      <w:marLeft w:val="0"/>
      <w:marRight w:val="0"/>
      <w:marTop w:val="0"/>
      <w:marBottom w:val="0"/>
      <w:divBdr>
        <w:top w:val="none" w:sz="0" w:space="0" w:color="auto"/>
        <w:left w:val="none" w:sz="0" w:space="0" w:color="auto"/>
        <w:bottom w:val="none" w:sz="0" w:space="0" w:color="auto"/>
        <w:right w:val="none" w:sz="0" w:space="0" w:color="auto"/>
      </w:divBdr>
    </w:div>
    <w:div w:id="1780563443">
      <w:bodyDiv w:val="1"/>
      <w:marLeft w:val="0"/>
      <w:marRight w:val="0"/>
      <w:marTop w:val="0"/>
      <w:marBottom w:val="0"/>
      <w:divBdr>
        <w:top w:val="none" w:sz="0" w:space="0" w:color="auto"/>
        <w:left w:val="none" w:sz="0" w:space="0" w:color="auto"/>
        <w:bottom w:val="none" w:sz="0" w:space="0" w:color="auto"/>
        <w:right w:val="none" w:sz="0" w:space="0" w:color="auto"/>
      </w:divBdr>
    </w:div>
    <w:div w:id="1781800849">
      <w:bodyDiv w:val="1"/>
      <w:marLeft w:val="0"/>
      <w:marRight w:val="0"/>
      <w:marTop w:val="0"/>
      <w:marBottom w:val="0"/>
      <w:divBdr>
        <w:top w:val="none" w:sz="0" w:space="0" w:color="auto"/>
        <w:left w:val="none" w:sz="0" w:space="0" w:color="auto"/>
        <w:bottom w:val="none" w:sz="0" w:space="0" w:color="auto"/>
        <w:right w:val="none" w:sz="0" w:space="0" w:color="auto"/>
      </w:divBdr>
    </w:div>
    <w:div w:id="1782459516">
      <w:bodyDiv w:val="1"/>
      <w:marLeft w:val="0"/>
      <w:marRight w:val="0"/>
      <w:marTop w:val="0"/>
      <w:marBottom w:val="0"/>
      <w:divBdr>
        <w:top w:val="none" w:sz="0" w:space="0" w:color="auto"/>
        <w:left w:val="none" w:sz="0" w:space="0" w:color="auto"/>
        <w:bottom w:val="none" w:sz="0" w:space="0" w:color="auto"/>
        <w:right w:val="none" w:sz="0" w:space="0" w:color="auto"/>
      </w:divBdr>
    </w:div>
    <w:div w:id="1783917872">
      <w:bodyDiv w:val="1"/>
      <w:marLeft w:val="0"/>
      <w:marRight w:val="0"/>
      <w:marTop w:val="0"/>
      <w:marBottom w:val="0"/>
      <w:divBdr>
        <w:top w:val="none" w:sz="0" w:space="0" w:color="auto"/>
        <w:left w:val="none" w:sz="0" w:space="0" w:color="auto"/>
        <w:bottom w:val="none" w:sz="0" w:space="0" w:color="auto"/>
        <w:right w:val="none" w:sz="0" w:space="0" w:color="auto"/>
      </w:divBdr>
    </w:div>
    <w:div w:id="1784156976">
      <w:bodyDiv w:val="1"/>
      <w:marLeft w:val="0"/>
      <w:marRight w:val="0"/>
      <w:marTop w:val="0"/>
      <w:marBottom w:val="0"/>
      <w:divBdr>
        <w:top w:val="none" w:sz="0" w:space="0" w:color="auto"/>
        <w:left w:val="none" w:sz="0" w:space="0" w:color="auto"/>
        <w:bottom w:val="none" w:sz="0" w:space="0" w:color="auto"/>
        <w:right w:val="none" w:sz="0" w:space="0" w:color="auto"/>
      </w:divBdr>
    </w:div>
    <w:div w:id="1784499647">
      <w:bodyDiv w:val="1"/>
      <w:marLeft w:val="0"/>
      <w:marRight w:val="0"/>
      <w:marTop w:val="0"/>
      <w:marBottom w:val="0"/>
      <w:divBdr>
        <w:top w:val="none" w:sz="0" w:space="0" w:color="auto"/>
        <w:left w:val="none" w:sz="0" w:space="0" w:color="auto"/>
        <w:bottom w:val="none" w:sz="0" w:space="0" w:color="auto"/>
        <w:right w:val="none" w:sz="0" w:space="0" w:color="auto"/>
      </w:divBdr>
    </w:div>
    <w:div w:id="1784684815">
      <w:bodyDiv w:val="1"/>
      <w:marLeft w:val="0"/>
      <w:marRight w:val="0"/>
      <w:marTop w:val="0"/>
      <w:marBottom w:val="0"/>
      <w:divBdr>
        <w:top w:val="none" w:sz="0" w:space="0" w:color="auto"/>
        <w:left w:val="none" w:sz="0" w:space="0" w:color="auto"/>
        <w:bottom w:val="none" w:sz="0" w:space="0" w:color="auto"/>
        <w:right w:val="none" w:sz="0" w:space="0" w:color="auto"/>
      </w:divBdr>
    </w:div>
    <w:div w:id="1784760895">
      <w:bodyDiv w:val="1"/>
      <w:marLeft w:val="0"/>
      <w:marRight w:val="0"/>
      <w:marTop w:val="0"/>
      <w:marBottom w:val="0"/>
      <w:divBdr>
        <w:top w:val="none" w:sz="0" w:space="0" w:color="auto"/>
        <w:left w:val="none" w:sz="0" w:space="0" w:color="auto"/>
        <w:bottom w:val="none" w:sz="0" w:space="0" w:color="auto"/>
        <w:right w:val="none" w:sz="0" w:space="0" w:color="auto"/>
      </w:divBdr>
    </w:div>
    <w:div w:id="1785536104">
      <w:bodyDiv w:val="1"/>
      <w:marLeft w:val="0"/>
      <w:marRight w:val="0"/>
      <w:marTop w:val="0"/>
      <w:marBottom w:val="0"/>
      <w:divBdr>
        <w:top w:val="none" w:sz="0" w:space="0" w:color="auto"/>
        <w:left w:val="none" w:sz="0" w:space="0" w:color="auto"/>
        <w:bottom w:val="none" w:sz="0" w:space="0" w:color="auto"/>
        <w:right w:val="none" w:sz="0" w:space="0" w:color="auto"/>
      </w:divBdr>
    </w:div>
    <w:div w:id="1786195225">
      <w:bodyDiv w:val="1"/>
      <w:marLeft w:val="0"/>
      <w:marRight w:val="0"/>
      <w:marTop w:val="0"/>
      <w:marBottom w:val="0"/>
      <w:divBdr>
        <w:top w:val="none" w:sz="0" w:space="0" w:color="auto"/>
        <w:left w:val="none" w:sz="0" w:space="0" w:color="auto"/>
        <w:bottom w:val="none" w:sz="0" w:space="0" w:color="auto"/>
        <w:right w:val="none" w:sz="0" w:space="0" w:color="auto"/>
      </w:divBdr>
    </w:div>
    <w:div w:id="1786384767">
      <w:bodyDiv w:val="1"/>
      <w:marLeft w:val="0"/>
      <w:marRight w:val="0"/>
      <w:marTop w:val="0"/>
      <w:marBottom w:val="0"/>
      <w:divBdr>
        <w:top w:val="none" w:sz="0" w:space="0" w:color="auto"/>
        <w:left w:val="none" w:sz="0" w:space="0" w:color="auto"/>
        <w:bottom w:val="none" w:sz="0" w:space="0" w:color="auto"/>
        <w:right w:val="none" w:sz="0" w:space="0" w:color="auto"/>
      </w:divBdr>
    </w:div>
    <w:div w:id="1786773627">
      <w:bodyDiv w:val="1"/>
      <w:marLeft w:val="0"/>
      <w:marRight w:val="0"/>
      <w:marTop w:val="0"/>
      <w:marBottom w:val="0"/>
      <w:divBdr>
        <w:top w:val="none" w:sz="0" w:space="0" w:color="auto"/>
        <w:left w:val="none" w:sz="0" w:space="0" w:color="auto"/>
        <w:bottom w:val="none" w:sz="0" w:space="0" w:color="auto"/>
        <w:right w:val="none" w:sz="0" w:space="0" w:color="auto"/>
      </w:divBdr>
    </w:div>
    <w:div w:id="1787117922">
      <w:bodyDiv w:val="1"/>
      <w:marLeft w:val="0"/>
      <w:marRight w:val="0"/>
      <w:marTop w:val="0"/>
      <w:marBottom w:val="0"/>
      <w:divBdr>
        <w:top w:val="none" w:sz="0" w:space="0" w:color="auto"/>
        <w:left w:val="none" w:sz="0" w:space="0" w:color="auto"/>
        <w:bottom w:val="none" w:sz="0" w:space="0" w:color="auto"/>
        <w:right w:val="none" w:sz="0" w:space="0" w:color="auto"/>
      </w:divBdr>
    </w:div>
    <w:div w:id="1788622482">
      <w:bodyDiv w:val="1"/>
      <w:marLeft w:val="0"/>
      <w:marRight w:val="0"/>
      <w:marTop w:val="0"/>
      <w:marBottom w:val="0"/>
      <w:divBdr>
        <w:top w:val="none" w:sz="0" w:space="0" w:color="auto"/>
        <w:left w:val="none" w:sz="0" w:space="0" w:color="auto"/>
        <w:bottom w:val="none" w:sz="0" w:space="0" w:color="auto"/>
        <w:right w:val="none" w:sz="0" w:space="0" w:color="auto"/>
      </w:divBdr>
    </w:div>
    <w:div w:id="1788813419">
      <w:bodyDiv w:val="1"/>
      <w:marLeft w:val="0"/>
      <w:marRight w:val="0"/>
      <w:marTop w:val="0"/>
      <w:marBottom w:val="0"/>
      <w:divBdr>
        <w:top w:val="none" w:sz="0" w:space="0" w:color="auto"/>
        <w:left w:val="none" w:sz="0" w:space="0" w:color="auto"/>
        <w:bottom w:val="none" w:sz="0" w:space="0" w:color="auto"/>
        <w:right w:val="none" w:sz="0" w:space="0" w:color="auto"/>
      </w:divBdr>
    </w:div>
    <w:div w:id="1789355115">
      <w:bodyDiv w:val="1"/>
      <w:marLeft w:val="0"/>
      <w:marRight w:val="0"/>
      <w:marTop w:val="0"/>
      <w:marBottom w:val="0"/>
      <w:divBdr>
        <w:top w:val="none" w:sz="0" w:space="0" w:color="auto"/>
        <w:left w:val="none" w:sz="0" w:space="0" w:color="auto"/>
        <w:bottom w:val="none" w:sz="0" w:space="0" w:color="auto"/>
        <w:right w:val="none" w:sz="0" w:space="0" w:color="auto"/>
      </w:divBdr>
    </w:div>
    <w:div w:id="1790658163">
      <w:bodyDiv w:val="1"/>
      <w:marLeft w:val="0"/>
      <w:marRight w:val="0"/>
      <w:marTop w:val="0"/>
      <w:marBottom w:val="0"/>
      <w:divBdr>
        <w:top w:val="none" w:sz="0" w:space="0" w:color="auto"/>
        <w:left w:val="none" w:sz="0" w:space="0" w:color="auto"/>
        <w:bottom w:val="none" w:sz="0" w:space="0" w:color="auto"/>
        <w:right w:val="none" w:sz="0" w:space="0" w:color="auto"/>
      </w:divBdr>
    </w:div>
    <w:div w:id="1790857816">
      <w:bodyDiv w:val="1"/>
      <w:marLeft w:val="0"/>
      <w:marRight w:val="0"/>
      <w:marTop w:val="0"/>
      <w:marBottom w:val="0"/>
      <w:divBdr>
        <w:top w:val="none" w:sz="0" w:space="0" w:color="auto"/>
        <w:left w:val="none" w:sz="0" w:space="0" w:color="auto"/>
        <w:bottom w:val="none" w:sz="0" w:space="0" w:color="auto"/>
        <w:right w:val="none" w:sz="0" w:space="0" w:color="auto"/>
      </w:divBdr>
    </w:div>
    <w:div w:id="1791825304">
      <w:bodyDiv w:val="1"/>
      <w:marLeft w:val="0"/>
      <w:marRight w:val="0"/>
      <w:marTop w:val="0"/>
      <w:marBottom w:val="0"/>
      <w:divBdr>
        <w:top w:val="none" w:sz="0" w:space="0" w:color="auto"/>
        <w:left w:val="none" w:sz="0" w:space="0" w:color="auto"/>
        <w:bottom w:val="none" w:sz="0" w:space="0" w:color="auto"/>
        <w:right w:val="none" w:sz="0" w:space="0" w:color="auto"/>
      </w:divBdr>
    </w:div>
    <w:div w:id="1792507443">
      <w:bodyDiv w:val="1"/>
      <w:marLeft w:val="0"/>
      <w:marRight w:val="0"/>
      <w:marTop w:val="0"/>
      <w:marBottom w:val="0"/>
      <w:divBdr>
        <w:top w:val="none" w:sz="0" w:space="0" w:color="auto"/>
        <w:left w:val="none" w:sz="0" w:space="0" w:color="auto"/>
        <w:bottom w:val="none" w:sz="0" w:space="0" w:color="auto"/>
        <w:right w:val="none" w:sz="0" w:space="0" w:color="auto"/>
      </w:divBdr>
    </w:div>
    <w:div w:id="1792941439">
      <w:bodyDiv w:val="1"/>
      <w:marLeft w:val="0"/>
      <w:marRight w:val="0"/>
      <w:marTop w:val="0"/>
      <w:marBottom w:val="0"/>
      <w:divBdr>
        <w:top w:val="none" w:sz="0" w:space="0" w:color="auto"/>
        <w:left w:val="none" w:sz="0" w:space="0" w:color="auto"/>
        <w:bottom w:val="none" w:sz="0" w:space="0" w:color="auto"/>
        <w:right w:val="none" w:sz="0" w:space="0" w:color="auto"/>
      </w:divBdr>
    </w:div>
    <w:div w:id="1793665216">
      <w:bodyDiv w:val="1"/>
      <w:marLeft w:val="0"/>
      <w:marRight w:val="0"/>
      <w:marTop w:val="0"/>
      <w:marBottom w:val="0"/>
      <w:divBdr>
        <w:top w:val="none" w:sz="0" w:space="0" w:color="auto"/>
        <w:left w:val="none" w:sz="0" w:space="0" w:color="auto"/>
        <w:bottom w:val="none" w:sz="0" w:space="0" w:color="auto"/>
        <w:right w:val="none" w:sz="0" w:space="0" w:color="auto"/>
      </w:divBdr>
    </w:div>
    <w:div w:id="1794906539">
      <w:bodyDiv w:val="1"/>
      <w:marLeft w:val="0"/>
      <w:marRight w:val="0"/>
      <w:marTop w:val="0"/>
      <w:marBottom w:val="0"/>
      <w:divBdr>
        <w:top w:val="none" w:sz="0" w:space="0" w:color="auto"/>
        <w:left w:val="none" w:sz="0" w:space="0" w:color="auto"/>
        <w:bottom w:val="none" w:sz="0" w:space="0" w:color="auto"/>
        <w:right w:val="none" w:sz="0" w:space="0" w:color="auto"/>
      </w:divBdr>
    </w:div>
    <w:div w:id="1796286385">
      <w:bodyDiv w:val="1"/>
      <w:marLeft w:val="0"/>
      <w:marRight w:val="0"/>
      <w:marTop w:val="0"/>
      <w:marBottom w:val="0"/>
      <w:divBdr>
        <w:top w:val="none" w:sz="0" w:space="0" w:color="auto"/>
        <w:left w:val="none" w:sz="0" w:space="0" w:color="auto"/>
        <w:bottom w:val="none" w:sz="0" w:space="0" w:color="auto"/>
        <w:right w:val="none" w:sz="0" w:space="0" w:color="auto"/>
      </w:divBdr>
    </w:div>
    <w:div w:id="1796944464">
      <w:bodyDiv w:val="1"/>
      <w:marLeft w:val="0"/>
      <w:marRight w:val="0"/>
      <w:marTop w:val="0"/>
      <w:marBottom w:val="0"/>
      <w:divBdr>
        <w:top w:val="none" w:sz="0" w:space="0" w:color="auto"/>
        <w:left w:val="none" w:sz="0" w:space="0" w:color="auto"/>
        <w:bottom w:val="none" w:sz="0" w:space="0" w:color="auto"/>
        <w:right w:val="none" w:sz="0" w:space="0" w:color="auto"/>
      </w:divBdr>
    </w:div>
    <w:div w:id="1797136214">
      <w:bodyDiv w:val="1"/>
      <w:marLeft w:val="0"/>
      <w:marRight w:val="0"/>
      <w:marTop w:val="0"/>
      <w:marBottom w:val="0"/>
      <w:divBdr>
        <w:top w:val="none" w:sz="0" w:space="0" w:color="auto"/>
        <w:left w:val="none" w:sz="0" w:space="0" w:color="auto"/>
        <w:bottom w:val="none" w:sz="0" w:space="0" w:color="auto"/>
        <w:right w:val="none" w:sz="0" w:space="0" w:color="auto"/>
      </w:divBdr>
    </w:div>
    <w:div w:id="1797333412">
      <w:bodyDiv w:val="1"/>
      <w:marLeft w:val="0"/>
      <w:marRight w:val="0"/>
      <w:marTop w:val="0"/>
      <w:marBottom w:val="0"/>
      <w:divBdr>
        <w:top w:val="none" w:sz="0" w:space="0" w:color="auto"/>
        <w:left w:val="none" w:sz="0" w:space="0" w:color="auto"/>
        <w:bottom w:val="none" w:sz="0" w:space="0" w:color="auto"/>
        <w:right w:val="none" w:sz="0" w:space="0" w:color="auto"/>
      </w:divBdr>
    </w:div>
    <w:div w:id="1798453376">
      <w:bodyDiv w:val="1"/>
      <w:marLeft w:val="0"/>
      <w:marRight w:val="0"/>
      <w:marTop w:val="0"/>
      <w:marBottom w:val="0"/>
      <w:divBdr>
        <w:top w:val="none" w:sz="0" w:space="0" w:color="auto"/>
        <w:left w:val="none" w:sz="0" w:space="0" w:color="auto"/>
        <w:bottom w:val="none" w:sz="0" w:space="0" w:color="auto"/>
        <w:right w:val="none" w:sz="0" w:space="0" w:color="auto"/>
      </w:divBdr>
    </w:div>
    <w:div w:id="1799492370">
      <w:bodyDiv w:val="1"/>
      <w:marLeft w:val="0"/>
      <w:marRight w:val="0"/>
      <w:marTop w:val="0"/>
      <w:marBottom w:val="0"/>
      <w:divBdr>
        <w:top w:val="none" w:sz="0" w:space="0" w:color="auto"/>
        <w:left w:val="none" w:sz="0" w:space="0" w:color="auto"/>
        <w:bottom w:val="none" w:sz="0" w:space="0" w:color="auto"/>
        <w:right w:val="none" w:sz="0" w:space="0" w:color="auto"/>
      </w:divBdr>
    </w:div>
    <w:div w:id="1800027746">
      <w:bodyDiv w:val="1"/>
      <w:marLeft w:val="0"/>
      <w:marRight w:val="0"/>
      <w:marTop w:val="0"/>
      <w:marBottom w:val="0"/>
      <w:divBdr>
        <w:top w:val="none" w:sz="0" w:space="0" w:color="auto"/>
        <w:left w:val="none" w:sz="0" w:space="0" w:color="auto"/>
        <w:bottom w:val="none" w:sz="0" w:space="0" w:color="auto"/>
        <w:right w:val="none" w:sz="0" w:space="0" w:color="auto"/>
      </w:divBdr>
    </w:div>
    <w:div w:id="1801023676">
      <w:bodyDiv w:val="1"/>
      <w:marLeft w:val="0"/>
      <w:marRight w:val="0"/>
      <w:marTop w:val="0"/>
      <w:marBottom w:val="0"/>
      <w:divBdr>
        <w:top w:val="none" w:sz="0" w:space="0" w:color="auto"/>
        <w:left w:val="none" w:sz="0" w:space="0" w:color="auto"/>
        <w:bottom w:val="none" w:sz="0" w:space="0" w:color="auto"/>
        <w:right w:val="none" w:sz="0" w:space="0" w:color="auto"/>
      </w:divBdr>
    </w:div>
    <w:div w:id="1801416033">
      <w:bodyDiv w:val="1"/>
      <w:marLeft w:val="0"/>
      <w:marRight w:val="0"/>
      <w:marTop w:val="0"/>
      <w:marBottom w:val="0"/>
      <w:divBdr>
        <w:top w:val="none" w:sz="0" w:space="0" w:color="auto"/>
        <w:left w:val="none" w:sz="0" w:space="0" w:color="auto"/>
        <w:bottom w:val="none" w:sz="0" w:space="0" w:color="auto"/>
        <w:right w:val="none" w:sz="0" w:space="0" w:color="auto"/>
      </w:divBdr>
    </w:div>
    <w:div w:id="1801456662">
      <w:bodyDiv w:val="1"/>
      <w:marLeft w:val="0"/>
      <w:marRight w:val="0"/>
      <w:marTop w:val="0"/>
      <w:marBottom w:val="0"/>
      <w:divBdr>
        <w:top w:val="none" w:sz="0" w:space="0" w:color="auto"/>
        <w:left w:val="none" w:sz="0" w:space="0" w:color="auto"/>
        <w:bottom w:val="none" w:sz="0" w:space="0" w:color="auto"/>
        <w:right w:val="none" w:sz="0" w:space="0" w:color="auto"/>
      </w:divBdr>
    </w:div>
    <w:div w:id="1802767585">
      <w:bodyDiv w:val="1"/>
      <w:marLeft w:val="0"/>
      <w:marRight w:val="0"/>
      <w:marTop w:val="0"/>
      <w:marBottom w:val="0"/>
      <w:divBdr>
        <w:top w:val="none" w:sz="0" w:space="0" w:color="auto"/>
        <w:left w:val="none" w:sz="0" w:space="0" w:color="auto"/>
        <w:bottom w:val="none" w:sz="0" w:space="0" w:color="auto"/>
        <w:right w:val="none" w:sz="0" w:space="0" w:color="auto"/>
      </w:divBdr>
    </w:div>
    <w:div w:id="1803494360">
      <w:bodyDiv w:val="1"/>
      <w:marLeft w:val="0"/>
      <w:marRight w:val="0"/>
      <w:marTop w:val="0"/>
      <w:marBottom w:val="0"/>
      <w:divBdr>
        <w:top w:val="none" w:sz="0" w:space="0" w:color="auto"/>
        <w:left w:val="none" w:sz="0" w:space="0" w:color="auto"/>
        <w:bottom w:val="none" w:sz="0" w:space="0" w:color="auto"/>
        <w:right w:val="none" w:sz="0" w:space="0" w:color="auto"/>
      </w:divBdr>
    </w:div>
    <w:div w:id="1805148838">
      <w:bodyDiv w:val="1"/>
      <w:marLeft w:val="0"/>
      <w:marRight w:val="0"/>
      <w:marTop w:val="0"/>
      <w:marBottom w:val="0"/>
      <w:divBdr>
        <w:top w:val="none" w:sz="0" w:space="0" w:color="auto"/>
        <w:left w:val="none" w:sz="0" w:space="0" w:color="auto"/>
        <w:bottom w:val="none" w:sz="0" w:space="0" w:color="auto"/>
        <w:right w:val="none" w:sz="0" w:space="0" w:color="auto"/>
      </w:divBdr>
    </w:div>
    <w:div w:id="1805927395">
      <w:bodyDiv w:val="1"/>
      <w:marLeft w:val="0"/>
      <w:marRight w:val="0"/>
      <w:marTop w:val="0"/>
      <w:marBottom w:val="0"/>
      <w:divBdr>
        <w:top w:val="none" w:sz="0" w:space="0" w:color="auto"/>
        <w:left w:val="none" w:sz="0" w:space="0" w:color="auto"/>
        <w:bottom w:val="none" w:sz="0" w:space="0" w:color="auto"/>
        <w:right w:val="none" w:sz="0" w:space="0" w:color="auto"/>
      </w:divBdr>
    </w:div>
    <w:div w:id="1806123198">
      <w:bodyDiv w:val="1"/>
      <w:marLeft w:val="0"/>
      <w:marRight w:val="0"/>
      <w:marTop w:val="0"/>
      <w:marBottom w:val="0"/>
      <w:divBdr>
        <w:top w:val="none" w:sz="0" w:space="0" w:color="auto"/>
        <w:left w:val="none" w:sz="0" w:space="0" w:color="auto"/>
        <w:bottom w:val="none" w:sz="0" w:space="0" w:color="auto"/>
        <w:right w:val="none" w:sz="0" w:space="0" w:color="auto"/>
      </w:divBdr>
    </w:div>
    <w:div w:id="1806242319">
      <w:bodyDiv w:val="1"/>
      <w:marLeft w:val="0"/>
      <w:marRight w:val="0"/>
      <w:marTop w:val="0"/>
      <w:marBottom w:val="0"/>
      <w:divBdr>
        <w:top w:val="none" w:sz="0" w:space="0" w:color="auto"/>
        <w:left w:val="none" w:sz="0" w:space="0" w:color="auto"/>
        <w:bottom w:val="none" w:sz="0" w:space="0" w:color="auto"/>
        <w:right w:val="none" w:sz="0" w:space="0" w:color="auto"/>
      </w:divBdr>
    </w:div>
    <w:div w:id="1806312387">
      <w:bodyDiv w:val="1"/>
      <w:marLeft w:val="0"/>
      <w:marRight w:val="0"/>
      <w:marTop w:val="0"/>
      <w:marBottom w:val="0"/>
      <w:divBdr>
        <w:top w:val="none" w:sz="0" w:space="0" w:color="auto"/>
        <w:left w:val="none" w:sz="0" w:space="0" w:color="auto"/>
        <w:bottom w:val="none" w:sz="0" w:space="0" w:color="auto"/>
        <w:right w:val="none" w:sz="0" w:space="0" w:color="auto"/>
      </w:divBdr>
    </w:div>
    <w:div w:id="1806313882">
      <w:bodyDiv w:val="1"/>
      <w:marLeft w:val="0"/>
      <w:marRight w:val="0"/>
      <w:marTop w:val="0"/>
      <w:marBottom w:val="0"/>
      <w:divBdr>
        <w:top w:val="none" w:sz="0" w:space="0" w:color="auto"/>
        <w:left w:val="none" w:sz="0" w:space="0" w:color="auto"/>
        <w:bottom w:val="none" w:sz="0" w:space="0" w:color="auto"/>
        <w:right w:val="none" w:sz="0" w:space="0" w:color="auto"/>
      </w:divBdr>
    </w:div>
    <w:div w:id="1806504046">
      <w:bodyDiv w:val="1"/>
      <w:marLeft w:val="0"/>
      <w:marRight w:val="0"/>
      <w:marTop w:val="0"/>
      <w:marBottom w:val="0"/>
      <w:divBdr>
        <w:top w:val="none" w:sz="0" w:space="0" w:color="auto"/>
        <w:left w:val="none" w:sz="0" w:space="0" w:color="auto"/>
        <w:bottom w:val="none" w:sz="0" w:space="0" w:color="auto"/>
        <w:right w:val="none" w:sz="0" w:space="0" w:color="auto"/>
      </w:divBdr>
    </w:div>
    <w:div w:id="1806924512">
      <w:bodyDiv w:val="1"/>
      <w:marLeft w:val="0"/>
      <w:marRight w:val="0"/>
      <w:marTop w:val="0"/>
      <w:marBottom w:val="0"/>
      <w:divBdr>
        <w:top w:val="none" w:sz="0" w:space="0" w:color="auto"/>
        <w:left w:val="none" w:sz="0" w:space="0" w:color="auto"/>
        <w:bottom w:val="none" w:sz="0" w:space="0" w:color="auto"/>
        <w:right w:val="none" w:sz="0" w:space="0" w:color="auto"/>
      </w:divBdr>
    </w:div>
    <w:div w:id="1807313514">
      <w:bodyDiv w:val="1"/>
      <w:marLeft w:val="0"/>
      <w:marRight w:val="0"/>
      <w:marTop w:val="0"/>
      <w:marBottom w:val="0"/>
      <w:divBdr>
        <w:top w:val="none" w:sz="0" w:space="0" w:color="auto"/>
        <w:left w:val="none" w:sz="0" w:space="0" w:color="auto"/>
        <w:bottom w:val="none" w:sz="0" w:space="0" w:color="auto"/>
        <w:right w:val="none" w:sz="0" w:space="0" w:color="auto"/>
      </w:divBdr>
    </w:div>
    <w:div w:id="1808932992">
      <w:bodyDiv w:val="1"/>
      <w:marLeft w:val="0"/>
      <w:marRight w:val="0"/>
      <w:marTop w:val="0"/>
      <w:marBottom w:val="0"/>
      <w:divBdr>
        <w:top w:val="none" w:sz="0" w:space="0" w:color="auto"/>
        <w:left w:val="none" w:sz="0" w:space="0" w:color="auto"/>
        <w:bottom w:val="none" w:sz="0" w:space="0" w:color="auto"/>
        <w:right w:val="none" w:sz="0" w:space="0" w:color="auto"/>
      </w:divBdr>
    </w:div>
    <w:div w:id="1810398909">
      <w:bodyDiv w:val="1"/>
      <w:marLeft w:val="0"/>
      <w:marRight w:val="0"/>
      <w:marTop w:val="0"/>
      <w:marBottom w:val="0"/>
      <w:divBdr>
        <w:top w:val="none" w:sz="0" w:space="0" w:color="auto"/>
        <w:left w:val="none" w:sz="0" w:space="0" w:color="auto"/>
        <w:bottom w:val="none" w:sz="0" w:space="0" w:color="auto"/>
        <w:right w:val="none" w:sz="0" w:space="0" w:color="auto"/>
      </w:divBdr>
    </w:div>
    <w:div w:id="1811247286">
      <w:bodyDiv w:val="1"/>
      <w:marLeft w:val="0"/>
      <w:marRight w:val="0"/>
      <w:marTop w:val="0"/>
      <w:marBottom w:val="0"/>
      <w:divBdr>
        <w:top w:val="none" w:sz="0" w:space="0" w:color="auto"/>
        <w:left w:val="none" w:sz="0" w:space="0" w:color="auto"/>
        <w:bottom w:val="none" w:sz="0" w:space="0" w:color="auto"/>
        <w:right w:val="none" w:sz="0" w:space="0" w:color="auto"/>
      </w:divBdr>
    </w:div>
    <w:div w:id="1812675512">
      <w:bodyDiv w:val="1"/>
      <w:marLeft w:val="0"/>
      <w:marRight w:val="0"/>
      <w:marTop w:val="0"/>
      <w:marBottom w:val="0"/>
      <w:divBdr>
        <w:top w:val="none" w:sz="0" w:space="0" w:color="auto"/>
        <w:left w:val="none" w:sz="0" w:space="0" w:color="auto"/>
        <w:bottom w:val="none" w:sz="0" w:space="0" w:color="auto"/>
        <w:right w:val="none" w:sz="0" w:space="0" w:color="auto"/>
      </w:divBdr>
    </w:div>
    <w:div w:id="1813054913">
      <w:bodyDiv w:val="1"/>
      <w:marLeft w:val="0"/>
      <w:marRight w:val="0"/>
      <w:marTop w:val="0"/>
      <w:marBottom w:val="0"/>
      <w:divBdr>
        <w:top w:val="none" w:sz="0" w:space="0" w:color="auto"/>
        <w:left w:val="none" w:sz="0" w:space="0" w:color="auto"/>
        <w:bottom w:val="none" w:sz="0" w:space="0" w:color="auto"/>
        <w:right w:val="none" w:sz="0" w:space="0" w:color="auto"/>
      </w:divBdr>
    </w:div>
    <w:div w:id="1813206509">
      <w:bodyDiv w:val="1"/>
      <w:marLeft w:val="0"/>
      <w:marRight w:val="0"/>
      <w:marTop w:val="0"/>
      <w:marBottom w:val="0"/>
      <w:divBdr>
        <w:top w:val="none" w:sz="0" w:space="0" w:color="auto"/>
        <w:left w:val="none" w:sz="0" w:space="0" w:color="auto"/>
        <w:bottom w:val="none" w:sz="0" w:space="0" w:color="auto"/>
        <w:right w:val="none" w:sz="0" w:space="0" w:color="auto"/>
      </w:divBdr>
    </w:div>
    <w:div w:id="1813667257">
      <w:bodyDiv w:val="1"/>
      <w:marLeft w:val="0"/>
      <w:marRight w:val="0"/>
      <w:marTop w:val="0"/>
      <w:marBottom w:val="0"/>
      <w:divBdr>
        <w:top w:val="none" w:sz="0" w:space="0" w:color="auto"/>
        <w:left w:val="none" w:sz="0" w:space="0" w:color="auto"/>
        <w:bottom w:val="none" w:sz="0" w:space="0" w:color="auto"/>
        <w:right w:val="none" w:sz="0" w:space="0" w:color="auto"/>
      </w:divBdr>
    </w:div>
    <w:div w:id="1814758985">
      <w:bodyDiv w:val="1"/>
      <w:marLeft w:val="0"/>
      <w:marRight w:val="0"/>
      <w:marTop w:val="0"/>
      <w:marBottom w:val="0"/>
      <w:divBdr>
        <w:top w:val="none" w:sz="0" w:space="0" w:color="auto"/>
        <w:left w:val="none" w:sz="0" w:space="0" w:color="auto"/>
        <w:bottom w:val="none" w:sz="0" w:space="0" w:color="auto"/>
        <w:right w:val="none" w:sz="0" w:space="0" w:color="auto"/>
      </w:divBdr>
    </w:div>
    <w:div w:id="1814911822">
      <w:bodyDiv w:val="1"/>
      <w:marLeft w:val="0"/>
      <w:marRight w:val="0"/>
      <w:marTop w:val="0"/>
      <w:marBottom w:val="0"/>
      <w:divBdr>
        <w:top w:val="none" w:sz="0" w:space="0" w:color="auto"/>
        <w:left w:val="none" w:sz="0" w:space="0" w:color="auto"/>
        <w:bottom w:val="none" w:sz="0" w:space="0" w:color="auto"/>
        <w:right w:val="none" w:sz="0" w:space="0" w:color="auto"/>
      </w:divBdr>
    </w:div>
    <w:div w:id="1815099166">
      <w:bodyDiv w:val="1"/>
      <w:marLeft w:val="0"/>
      <w:marRight w:val="0"/>
      <w:marTop w:val="0"/>
      <w:marBottom w:val="0"/>
      <w:divBdr>
        <w:top w:val="none" w:sz="0" w:space="0" w:color="auto"/>
        <w:left w:val="none" w:sz="0" w:space="0" w:color="auto"/>
        <w:bottom w:val="none" w:sz="0" w:space="0" w:color="auto"/>
        <w:right w:val="none" w:sz="0" w:space="0" w:color="auto"/>
      </w:divBdr>
    </w:div>
    <w:div w:id="1815102984">
      <w:bodyDiv w:val="1"/>
      <w:marLeft w:val="0"/>
      <w:marRight w:val="0"/>
      <w:marTop w:val="0"/>
      <w:marBottom w:val="0"/>
      <w:divBdr>
        <w:top w:val="none" w:sz="0" w:space="0" w:color="auto"/>
        <w:left w:val="none" w:sz="0" w:space="0" w:color="auto"/>
        <w:bottom w:val="none" w:sz="0" w:space="0" w:color="auto"/>
        <w:right w:val="none" w:sz="0" w:space="0" w:color="auto"/>
      </w:divBdr>
    </w:div>
    <w:div w:id="1816755133">
      <w:bodyDiv w:val="1"/>
      <w:marLeft w:val="0"/>
      <w:marRight w:val="0"/>
      <w:marTop w:val="0"/>
      <w:marBottom w:val="0"/>
      <w:divBdr>
        <w:top w:val="none" w:sz="0" w:space="0" w:color="auto"/>
        <w:left w:val="none" w:sz="0" w:space="0" w:color="auto"/>
        <w:bottom w:val="none" w:sz="0" w:space="0" w:color="auto"/>
        <w:right w:val="none" w:sz="0" w:space="0" w:color="auto"/>
      </w:divBdr>
    </w:div>
    <w:div w:id="1817642210">
      <w:bodyDiv w:val="1"/>
      <w:marLeft w:val="0"/>
      <w:marRight w:val="0"/>
      <w:marTop w:val="0"/>
      <w:marBottom w:val="0"/>
      <w:divBdr>
        <w:top w:val="none" w:sz="0" w:space="0" w:color="auto"/>
        <w:left w:val="none" w:sz="0" w:space="0" w:color="auto"/>
        <w:bottom w:val="none" w:sz="0" w:space="0" w:color="auto"/>
        <w:right w:val="none" w:sz="0" w:space="0" w:color="auto"/>
      </w:divBdr>
    </w:div>
    <w:div w:id="1817795342">
      <w:bodyDiv w:val="1"/>
      <w:marLeft w:val="0"/>
      <w:marRight w:val="0"/>
      <w:marTop w:val="0"/>
      <w:marBottom w:val="0"/>
      <w:divBdr>
        <w:top w:val="none" w:sz="0" w:space="0" w:color="auto"/>
        <w:left w:val="none" w:sz="0" w:space="0" w:color="auto"/>
        <w:bottom w:val="none" w:sz="0" w:space="0" w:color="auto"/>
        <w:right w:val="none" w:sz="0" w:space="0" w:color="auto"/>
      </w:divBdr>
    </w:div>
    <w:div w:id="1818297893">
      <w:bodyDiv w:val="1"/>
      <w:marLeft w:val="0"/>
      <w:marRight w:val="0"/>
      <w:marTop w:val="0"/>
      <w:marBottom w:val="0"/>
      <w:divBdr>
        <w:top w:val="none" w:sz="0" w:space="0" w:color="auto"/>
        <w:left w:val="none" w:sz="0" w:space="0" w:color="auto"/>
        <w:bottom w:val="none" w:sz="0" w:space="0" w:color="auto"/>
        <w:right w:val="none" w:sz="0" w:space="0" w:color="auto"/>
      </w:divBdr>
    </w:div>
    <w:div w:id="1818300026">
      <w:bodyDiv w:val="1"/>
      <w:marLeft w:val="0"/>
      <w:marRight w:val="0"/>
      <w:marTop w:val="0"/>
      <w:marBottom w:val="0"/>
      <w:divBdr>
        <w:top w:val="none" w:sz="0" w:space="0" w:color="auto"/>
        <w:left w:val="none" w:sz="0" w:space="0" w:color="auto"/>
        <w:bottom w:val="none" w:sz="0" w:space="0" w:color="auto"/>
        <w:right w:val="none" w:sz="0" w:space="0" w:color="auto"/>
      </w:divBdr>
    </w:div>
    <w:div w:id="1818494729">
      <w:bodyDiv w:val="1"/>
      <w:marLeft w:val="0"/>
      <w:marRight w:val="0"/>
      <w:marTop w:val="0"/>
      <w:marBottom w:val="0"/>
      <w:divBdr>
        <w:top w:val="none" w:sz="0" w:space="0" w:color="auto"/>
        <w:left w:val="none" w:sz="0" w:space="0" w:color="auto"/>
        <w:bottom w:val="none" w:sz="0" w:space="0" w:color="auto"/>
        <w:right w:val="none" w:sz="0" w:space="0" w:color="auto"/>
      </w:divBdr>
    </w:div>
    <w:div w:id="1818573844">
      <w:bodyDiv w:val="1"/>
      <w:marLeft w:val="0"/>
      <w:marRight w:val="0"/>
      <w:marTop w:val="0"/>
      <w:marBottom w:val="0"/>
      <w:divBdr>
        <w:top w:val="none" w:sz="0" w:space="0" w:color="auto"/>
        <w:left w:val="none" w:sz="0" w:space="0" w:color="auto"/>
        <w:bottom w:val="none" w:sz="0" w:space="0" w:color="auto"/>
        <w:right w:val="none" w:sz="0" w:space="0" w:color="auto"/>
      </w:divBdr>
    </w:div>
    <w:div w:id="1818645375">
      <w:bodyDiv w:val="1"/>
      <w:marLeft w:val="0"/>
      <w:marRight w:val="0"/>
      <w:marTop w:val="0"/>
      <w:marBottom w:val="0"/>
      <w:divBdr>
        <w:top w:val="none" w:sz="0" w:space="0" w:color="auto"/>
        <w:left w:val="none" w:sz="0" w:space="0" w:color="auto"/>
        <w:bottom w:val="none" w:sz="0" w:space="0" w:color="auto"/>
        <w:right w:val="none" w:sz="0" w:space="0" w:color="auto"/>
      </w:divBdr>
    </w:div>
    <w:div w:id="1820725031">
      <w:bodyDiv w:val="1"/>
      <w:marLeft w:val="0"/>
      <w:marRight w:val="0"/>
      <w:marTop w:val="0"/>
      <w:marBottom w:val="0"/>
      <w:divBdr>
        <w:top w:val="none" w:sz="0" w:space="0" w:color="auto"/>
        <w:left w:val="none" w:sz="0" w:space="0" w:color="auto"/>
        <w:bottom w:val="none" w:sz="0" w:space="0" w:color="auto"/>
        <w:right w:val="none" w:sz="0" w:space="0" w:color="auto"/>
      </w:divBdr>
    </w:div>
    <w:div w:id="1821340662">
      <w:bodyDiv w:val="1"/>
      <w:marLeft w:val="0"/>
      <w:marRight w:val="0"/>
      <w:marTop w:val="0"/>
      <w:marBottom w:val="0"/>
      <w:divBdr>
        <w:top w:val="none" w:sz="0" w:space="0" w:color="auto"/>
        <w:left w:val="none" w:sz="0" w:space="0" w:color="auto"/>
        <w:bottom w:val="none" w:sz="0" w:space="0" w:color="auto"/>
        <w:right w:val="none" w:sz="0" w:space="0" w:color="auto"/>
      </w:divBdr>
    </w:div>
    <w:div w:id="1821582216">
      <w:bodyDiv w:val="1"/>
      <w:marLeft w:val="0"/>
      <w:marRight w:val="0"/>
      <w:marTop w:val="0"/>
      <w:marBottom w:val="0"/>
      <w:divBdr>
        <w:top w:val="none" w:sz="0" w:space="0" w:color="auto"/>
        <w:left w:val="none" w:sz="0" w:space="0" w:color="auto"/>
        <w:bottom w:val="none" w:sz="0" w:space="0" w:color="auto"/>
        <w:right w:val="none" w:sz="0" w:space="0" w:color="auto"/>
      </w:divBdr>
    </w:div>
    <w:div w:id="1821841723">
      <w:bodyDiv w:val="1"/>
      <w:marLeft w:val="0"/>
      <w:marRight w:val="0"/>
      <w:marTop w:val="0"/>
      <w:marBottom w:val="0"/>
      <w:divBdr>
        <w:top w:val="none" w:sz="0" w:space="0" w:color="auto"/>
        <w:left w:val="none" w:sz="0" w:space="0" w:color="auto"/>
        <w:bottom w:val="none" w:sz="0" w:space="0" w:color="auto"/>
        <w:right w:val="none" w:sz="0" w:space="0" w:color="auto"/>
      </w:divBdr>
    </w:div>
    <w:div w:id="1823426625">
      <w:bodyDiv w:val="1"/>
      <w:marLeft w:val="0"/>
      <w:marRight w:val="0"/>
      <w:marTop w:val="0"/>
      <w:marBottom w:val="0"/>
      <w:divBdr>
        <w:top w:val="none" w:sz="0" w:space="0" w:color="auto"/>
        <w:left w:val="none" w:sz="0" w:space="0" w:color="auto"/>
        <w:bottom w:val="none" w:sz="0" w:space="0" w:color="auto"/>
        <w:right w:val="none" w:sz="0" w:space="0" w:color="auto"/>
      </w:divBdr>
    </w:div>
    <w:div w:id="1823934492">
      <w:bodyDiv w:val="1"/>
      <w:marLeft w:val="0"/>
      <w:marRight w:val="0"/>
      <w:marTop w:val="0"/>
      <w:marBottom w:val="0"/>
      <w:divBdr>
        <w:top w:val="none" w:sz="0" w:space="0" w:color="auto"/>
        <w:left w:val="none" w:sz="0" w:space="0" w:color="auto"/>
        <w:bottom w:val="none" w:sz="0" w:space="0" w:color="auto"/>
        <w:right w:val="none" w:sz="0" w:space="0" w:color="auto"/>
      </w:divBdr>
    </w:div>
    <w:div w:id="1824589241">
      <w:bodyDiv w:val="1"/>
      <w:marLeft w:val="0"/>
      <w:marRight w:val="0"/>
      <w:marTop w:val="0"/>
      <w:marBottom w:val="0"/>
      <w:divBdr>
        <w:top w:val="none" w:sz="0" w:space="0" w:color="auto"/>
        <w:left w:val="none" w:sz="0" w:space="0" w:color="auto"/>
        <w:bottom w:val="none" w:sz="0" w:space="0" w:color="auto"/>
        <w:right w:val="none" w:sz="0" w:space="0" w:color="auto"/>
      </w:divBdr>
    </w:div>
    <w:div w:id="1825243222">
      <w:bodyDiv w:val="1"/>
      <w:marLeft w:val="0"/>
      <w:marRight w:val="0"/>
      <w:marTop w:val="0"/>
      <w:marBottom w:val="0"/>
      <w:divBdr>
        <w:top w:val="none" w:sz="0" w:space="0" w:color="auto"/>
        <w:left w:val="none" w:sz="0" w:space="0" w:color="auto"/>
        <w:bottom w:val="none" w:sz="0" w:space="0" w:color="auto"/>
        <w:right w:val="none" w:sz="0" w:space="0" w:color="auto"/>
      </w:divBdr>
    </w:div>
    <w:div w:id="1825270373">
      <w:bodyDiv w:val="1"/>
      <w:marLeft w:val="0"/>
      <w:marRight w:val="0"/>
      <w:marTop w:val="0"/>
      <w:marBottom w:val="0"/>
      <w:divBdr>
        <w:top w:val="none" w:sz="0" w:space="0" w:color="auto"/>
        <w:left w:val="none" w:sz="0" w:space="0" w:color="auto"/>
        <w:bottom w:val="none" w:sz="0" w:space="0" w:color="auto"/>
        <w:right w:val="none" w:sz="0" w:space="0" w:color="auto"/>
      </w:divBdr>
    </w:div>
    <w:div w:id="1826505273">
      <w:bodyDiv w:val="1"/>
      <w:marLeft w:val="0"/>
      <w:marRight w:val="0"/>
      <w:marTop w:val="0"/>
      <w:marBottom w:val="0"/>
      <w:divBdr>
        <w:top w:val="none" w:sz="0" w:space="0" w:color="auto"/>
        <w:left w:val="none" w:sz="0" w:space="0" w:color="auto"/>
        <w:bottom w:val="none" w:sz="0" w:space="0" w:color="auto"/>
        <w:right w:val="none" w:sz="0" w:space="0" w:color="auto"/>
      </w:divBdr>
    </w:div>
    <w:div w:id="1826818544">
      <w:bodyDiv w:val="1"/>
      <w:marLeft w:val="0"/>
      <w:marRight w:val="0"/>
      <w:marTop w:val="0"/>
      <w:marBottom w:val="0"/>
      <w:divBdr>
        <w:top w:val="none" w:sz="0" w:space="0" w:color="auto"/>
        <w:left w:val="none" w:sz="0" w:space="0" w:color="auto"/>
        <w:bottom w:val="none" w:sz="0" w:space="0" w:color="auto"/>
        <w:right w:val="none" w:sz="0" w:space="0" w:color="auto"/>
      </w:divBdr>
    </w:div>
    <w:div w:id="1826821549">
      <w:bodyDiv w:val="1"/>
      <w:marLeft w:val="0"/>
      <w:marRight w:val="0"/>
      <w:marTop w:val="0"/>
      <w:marBottom w:val="0"/>
      <w:divBdr>
        <w:top w:val="none" w:sz="0" w:space="0" w:color="auto"/>
        <w:left w:val="none" w:sz="0" w:space="0" w:color="auto"/>
        <w:bottom w:val="none" w:sz="0" w:space="0" w:color="auto"/>
        <w:right w:val="none" w:sz="0" w:space="0" w:color="auto"/>
      </w:divBdr>
    </w:div>
    <w:div w:id="1827472046">
      <w:bodyDiv w:val="1"/>
      <w:marLeft w:val="0"/>
      <w:marRight w:val="0"/>
      <w:marTop w:val="0"/>
      <w:marBottom w:val="0"/>
      <w:divBdr>
        <w:top w:val="none" w:sz="0" w:space="0" w:color="auto"/>
        <w:left w:val="none" w:sz="0" w:space="0" w:color="auto"/>
        <w:bottom w:val="none" w:sz="0" w:space="0" w:color="auto"/>
        <w:right w:val="none" w:sz="0" w:space="0" w:color="auto"/>
      </w:divBdr>
    </w:div>
    <w:div w:id="1828207911">
      <w:bodyDiv w:val="1"/>
      <w:marLeft w:val="0"/>
      <w:marRight w:val="0"/>
      <w:marTop w:val="0"/>
      <w:marBottom w:val="0"/>
      <w:divBdr>
        <w:top w:val="none" w:sz="0" w:space="0" w:color="auto"/>
        <w:left w:val="none" w:sz="0" w:space="0" w:color="auto"/>
        <w:bottom w:val="none" w:sz="0" w:space="0" w:color="auto"/>
        <w:right w:val="none" w:sz="0" w:space="0" w:color="auto"/>
      </w:divBdr>
    </w:div>
    <w:div w:id="1829327947">
      <w:bodyDiv w:val="1"/>
      <w:marLeft w:val="0"/>
      <w:marRight w:val="0"/>
      <w:marTop w:val="0"/>
      <w:marBottom w:val="0"/>
      <w:divBdr>
        <w:top w:val="none" w:sz="0" w:space="0" w:color="auto"/>
        <w:left w:val="none" w:sz="0" w:space="0" w:color="auto"/>
        <w:bottom w:val="none" w:sz="0" w:space="0" w:color="auto"/>
        <w:right w:val="none" w:sz="0" w:space="0" w:color="auto"/>
      </w:divBdr>
    </w:div>
    <w:div w:id="1829517988">
      <w:bodyDiv w:val="1"/>
      <w:marLeft w:val="0"/>
      <w:marRight w:val="0"/>
      <w:marTop w:val="0"/>
      <w:marBottom w:val="0"/>
      <w:divBdr>
        <w:top w:val="none" w:sz="0" w:space="0" w:color="auto"/>
        <w:left w:val="none" w:sz="0" w:space="0" w:color="auto"/>
        <w:bottom w:val="none" w:sz="0" w:space="0" w:color="auto"/>
        <w:right w:val="none" w:sz="0" w:space="0" w:color="auto"/>
      </w:divBdr>
    </w:div>
    <w:div w:id="1830711028">
      <w:bodyDiv w:val="1"/>
      <w:marLeft w:val="0"/>
      <w:marRight w:val="0"/>
      <w:marTop w:val="0"/>
      <w:marBottom w:val="0"/>
      <w:divBdr>
        <w:top w:val="none" w:sz="0" w:space="0" w:color="auto"/>
        <w:left w:val="none" w:sz="0" w:space="0" w:color="auto"/>
        <w:bottom w:val="none" w:sz="0" w:space="0" w:color="auto"/>
        <w:right w:val="none" w:sz="0" w:space="0" w:color="auto"/>
      </w:divBdr>
    </w:div>
    <w:div w:id="1830753173">
      <w:bodyDiv w:val="1"/>
      <w:marLeft w:val="0"/>
      <w:marRight w:val="0"/>
      <w:marTop w:val="0"/>
      <w:marBottom w:val="0"/>
      <w:divBdr>
        <w:top w:val="none" w:sz="0" w:space="0" w:color="auto"/>
        <w:left w:val="none" w:sz="0" w:space="0" w:color="auto"/>
        <w:bottom w:val="none" w:sz="0" w:space="0" w:color="auto"/>
        <w:right w:val="none" w:sz="0" w:space="0" w:color="auto"/>
      </w:divBdr>
    </w:div>
    <w:div w:id="1831095732">
      <w:bodyDiv w:val="1"/>
      <w:marLeft w:val="0"/>
      <w:marRight w:val="0"/>
      <w:marTop w:val="0"/>
      <w:marBottom w:val="0"/>
      <w:divBdr>
        <w:top w:val="none" w:sz="0" w:space="0" w:color="auto"/>
        <w:left w:val="none" w:sz="0" w:space="0" w:color="auto"/>
        <w:bottom w:val="none" w:sz="0" w:space="0" w:color="auto"/>
        <w:right w:val="none" w:sz="0" w:space="0" w:color="auto"/>
      </w:divBdr>
    </w:div>
    <w:div w:id="1831097219">
      <w:bodyDiv w:val="1"/>
      <w:marLeft w:val="0"/>
      <w:marRight w:val="0"/>
      <w:marTop w:val="0"/>
      <w:marBottom w:val="0"/>
      <w:divBdr>
        <w:top w:val="none" w:sz="0" w:space="0" w:color="auto"/>
        <w:left w:val="none" w:sz="0" w:space="0" w:color="auto"/>
        <w:bottom w:val="none" w:sz="0" w:space="0" w:color="auto"/>
        <w:right w:val="none" w:sz="0" w:space="0" w:color="auto"/>
      </w:divBdr>
    </w:div>
    <w:div w:id="1832208562">
      <w:bodyDiv w:val="1"/>
      <w:marLeft w:val="0"/>
      <w:marRight w:val="0"/>
      <w:marTop w:val="0"/>
      <w:marBottom w:val="0"/>
      <w:divBdr>
        <w:top w:val="none" w:sz="0" w:space="0" w:color="auto"/>
        <w:left w:val="none" w:sz="0" w:space="0" w:color="auto"/>
        <w:bottom w:val="none" w:sz="0" w:space="0" w:color="auto"/>
        <w:right w:val="none" w:sz="0" w:space="0" w:color="auto"/>
      </w:divBdr>
    </w:div>
    <w:div w:id="1832670436">
      <w:bodyDiv w:val="1"/>
      <w:marLeft w:val="0"/>
      <w:marRight w:val="0"/>
      <w:marTop w:val="0"/>
      <w:marBottom w:val="0"/>
      <w:divBdr>
        <w:top w:val="none" w:sz="0" w:space="0" w:color="auto"/>
        <w:left w:val="none" w:sz="0" w:space="0" w:color="auto"/>
        <w:bottom w:val="none" w:sz="0" w:space="0" w:color="auto"/>
        <w:right w:val="none" w:sz="0" w:space="0" w:color="auto"/>
      </w:divBdr>
    </w:div>
    <w:div w:id="1833787970">
      <w:bodyDiv w:val="1"/>
      <w:marLeft w:val="0"/>
      <w:marRight w:val="0"/>
      <w:marTop w:val="0"/>
      <w:marBottom w:val="0"/>
      <w:divBdr>
        <w:top w:val="none" w:sz="0" w:space="0" w:color="auto"/>
        <w:left w:val="none" w:sz="0" w:space="0" w:color="auto"/>
        <w:bottom w:val="none" w:sz="0" w:space="0" w:color="auto"/>
        <w:right w:val="none" w:sz="0" w:space="0" w:color="auto"/>
      </w:divBdr>
    </w:div>
    <w:div w:id="1834296147">
      <w:bodyDiv w:val="1"/>
      <w:marLeft w:val="0"/>
      <w:marRight w:val="0"/>
      <w:marTop w:val="0"/>
      <w:marBottom w:val="0"/>
      <w:divBdr>
        <w:top w:val="none" w:sz="0" w:space="0" w:color="auto"/>
        <w:left w:val="none" w:sz="0" w:space="0" w:color="auto"/>
        <w:bottom w:val="none" w:sz="0" w:space="0" w:color="auto"/>
        <w:right w:val="none" w:sz="0" w:space="0" w:color="auto"/>
      </w:divBdr>
    </w:div>
    <w:div w:id="1836140911">
      <w:bodyDiv w:val="1"/>
      <w:marLeft w:val="0"/>
      <w:marRight w:val="0"/>
      <w:marTop w:val="0"/>
      <w:marBottom w:val="0"/>
      <w:divBdr>
        <w:top w:val="none" w:sz="0" w:space="0" w:color="auto"/>
        <w:left w:val="none" w:sz="0" w:space="0" w:color="auto"/>
        <w:bottom w:val="none" w:sz="0" w:space="0" w:color="auto"/>
        <w:right w:val="none" w:sz="0" w:space="0" w:color="auto"/>
      </w:divBdr>
    </w:div>
    <w:div w:id="1837570775">
      <w:bodyDiv w:val="1"/>
      <w:marLeft w:val="0"/>
      <w:marRight w:val="0"/>
      <w:marTop w:val="0"/>
      <w:marBottom w:val="0"/>
      <w:divBdr>
        <w:top w:val="none" w:sz="0" w:space="0" w:color="auto"/>
        <w:left w:val="none" w:sz="0" w:space="0" w:color="auto"/>
        <w:bottom w:val="none" w:sz="0" w:space="0" w:color="auto"/>
        <w:right w:val="none" w:sz="0" w:space="0" w:color="auto"/>
      </w:divBdr>
    </w:div>
    <w:div w:id="1837573062">
      <w:bodyDiv w:val="1"/>
      <w:marLeft w:val="0"/>
      <w:marRight w:val="0"/>
      <w:marTop w:val="0"/>
      <w:marBottom w:val="0"/>
      <w:divBdr>
        <w:top w:val="none" w:sz="0" w:space="0" w:color="auto"/>
        <w:left w:val="none" w:sz="0" w:space="0" w:color="auto"/>
        <w:bottom w:val="none" w:sz="0" w:space="0" w:color="auto"/>
        <w:right w:val="none" w:sz="0" w:space="0" w:color="auto"/>
      </w:divBdr>
    </w:div>
    <w:div w:id="1837913237">
      <w:bodyDiv w:val="1"/>
      <w:marLeft w:val="0"/>
      <w:marRight w:val="0"/>
      <w:marTop w:val="0"/>
      <w:marBottom w:val="0"/>
      <w:divBdr>
        <w:top w:val="none" w:sz="0" w:space="0" w:color="auto"/>
        <w:left w:val="none" w:sz="0" w:space="0" w:color="auto"/>
        <w:bottom w:val="none" w:sz="0" w:space="0" w:color="auto"/>
        <w:right w:val="none" w:sz="0" w:space="0" w:color="auto"/>
      </w:divBdr>
    </w:div>
    <w:div w:id="1837987493">
      <w:bodyDiv w:val="1"/>
      <w:marLeft w:val="0"/>
      <w:marRight w:val="0"/>
      <w:marTop w:val="0"/>
      <w:marBottom w:val="0"/>
      <w:divBdr>
        <w:top w:val="none" w:sz="0" w:space="0" w:color="auto"/>
        <w:left w:val="none" w:sz="0" w:space="0" w:color="auto"/>
        <w:bottom w:val="none" w:sz="0" w:space="0" w:color="auto"/>
        <w:right w:val="none" w:sz="0" w:space="0" w:color="auto"/>
      </w:divBdr>
    </w:div>
    <w:div w:id="1838223667">
      <w:bodyDiv w:val="1"/>
      <w:marLeft w:val="0"/>
      <w:marRight w:val="0"/>
      <w:marTop w:val="0"/>
      <w:marBottom w:val="0"/>
      <w:divBdr>
        <w:top w:val="none" w:sz="0" w:space="0" w:color="auto"/>
        <w:left w:val="none" w:sz="0" w:space="0" w:color="auto"/>
        <w:bottom w:val="none" w:sz="0" w:space="0" w:color="auto"/>
        <w:right w:val="none" w:sz="0" w:space="0" w:color="auto"/>
      </w:divBdr>
    </w:div>
    <w:div w:id="1838301677">
      <w:bodyDiv w:val="1"/>
      <w:marLeft w:val="0"/>
      <w:marRight w:val="0"/>
      <w:marTop w:val="0"/>
      <w:marBottom w:val="0"/>
      <w:divBdr>
        <w:top w:val="none" w:sz="0" w:space="0" w:color="auto"/>
        <w:left w:val="none" w:sz="0" w:space="0" w:color="auto"/>
        <w:bottom w:val="none" w:sz="0" w:space="0" w:color="auto"/>
        <w:right w:val="none" w:sz="0" w:space="0" w:color="auto"/>
      </w:divBdr>
    </w:div>
    <w:div w:id="1838381497">
      <w:bodyDiv w:val="1"/>
      <w:marLeft w:val="0"/>
      <w:marRight w:val="0"/>
      <w:marTop w:val="0"/>
      <w:marBottom w:val="0"/>
      <w:divBdr>
        <w:top w:val="none" w:sz="0" w:space="0" w:color="auto"/>
        <w:left w:val="none" w:sz="0" w:space="0" w:color="auto"/>
        <w:bottom w:val="none" w:sz="0" w:space="0" w:color="auto"/>
        <w:right w:val="none" w:sz="0" w:space="0" w:color="auto"/>
      </w:divBdr>
    </w:div>
    <w:div w:id="1838417175">
      <w:bodyDiv w:val="1"/>
      <w:marLeft w:val="0"/>
      <w:marRight w:val="0"/>
      <w:marTop w:val="0"/>
      <w:marBottom w:val="0"/>
      <w:divBdr>
        <w:top w:val="none" w:sz="0" w:space="0" w:color="auto"/>
        <w:left w:val="none" w:sz="0" w:space="0" w:color="auto"/>
        <w:bottom w:val="none" w:sz="0" w:space="0" w:color="auto"/>
        <w:right w:val="none" w:sz="0" w:space="0" w:color="auto"/>
      </w:divBdr>
    </w:div>
    <w:div w:id="1838884446">
      <w:bodyDiv w:val="1"/>
      <w:marLeft w:val="0"/>
      <w:marRight w:val="0"/>
      <w:marTop w:val="0"/>
      <w:marBottom w:val="0"/>
      <w:divBdr>
        <w:top w:val="none" w:sz="0" w:space="0" w:color="auto"/>
        <w:left w:val="none" w:sz="0" w:space="0" w:color="auto"/>
        <w:bottom w:val="none" w:sz="0" w:space="0" w:color="auto"/>
        <w:right w:val="none" w:sz="0" w:space="0" w:color="auto"/>
      </w:divBdr>
    </w:div>
    <w:div w:id="1839078200">
      <w:bodyDiv w:val="1"/>
      <w:marLeft w:val="0"/>
      <w:marRight w:val="0"/>
      <w:marTop w:val="0"/>
      <w:marBottom w:val="0"/>
      <w:divBdr>
        <w:top w:val="none" w:sz="0" w:space="0" w:color="auto"/>
        <w:left w:val="none" w:sz="0" w:space="0" w:color="auto"/>
        <w:bottom w:val="none" w:sz="0" w:space="0" w:color="auto"/>
        <w:right w:val="none" w:sz="0" w:space="0" w:color="auto"/>
      </w:divBdr>
    </w:div>
    <w:div w:id="1840005188">
      <w:bodyDiv w:val="1"/>
      <w:marLeft w:val="0"/>
      <w:marRight w:val="0"/>
      <w:marTop w:val="0"/>
      <w:marBottom w:val="0"/>
      <w:divBdr>
        <w:top w:val="none" w:sz="0" w:space="0" w:color="auto"/>
        <w:left w:val="none" w:sz="0" w:space="0" w:color="auto"/>
        <w:bottom w:val="none" w:sz="0" w:space="0" w:color="auto"/>
        <w:right w:val="none" w:sz="0" w:space="0" w:color="auto"/>
      </w:divBdr>
    </w:div>
    <w:div w:id="1840457970">
      <w:bodyDiv w:val="1"/>
      <w:marLeft w:val="0"/>
      <w:marRight w:val="0"/>
      <w:marTop w:val="0"/>
      <w:marBottom w:val="0"/>
      <w:divBdr>
        <w:top w:val="none" w:sz="0" w:space="0" w:color="auto"/>
        <w:left w:val="none" w:sz="0" w:space="0" w:color="auto"/>
        <w:bottom w:val="none" w:sz="0" w:space="0" w:color="auto"/>
        <w:right w:val="none" w:sz="0" w:space="0" w:color="auto"/>
      </w:divBdr>
    </w:div>
    <w:div w:id="1840459177">
      <w:bodyDiv w:val="1"/>
      <w:marLeft w:val="0"/>
      <w:marRight w:val="0"/>
      <w:marTop w:val="0"/>
      <w:marBottom w:val="0"/>
      <w:divBdr>
        <w:top w:val="none" w:sz="0" w:space="0" w:color="auto"/>
        <w:left w:val="none" w:sz="0" w:space="0" w:color="auto"/>
        <w:bottom w:val="none" w:sz="0" w:space="0" w:color="auto"/>
        <w:right w:val="none" w:sz="0" w:space="0" w:color="auto"/>
      </w:divBdr>
    </w:div>
    <w:div w:id="1841382704">
      <w:bodyDiv w:val="1"/>
      <w:marLeft w:val="0"/>
      <w:marRight w:val="0"/>
      <w:marTop w:val="0"/>
      <w:marBottom w:val="0"/>
      <w:divBdr>
        <w:top w:val="none" w:sz="0" w:space="0" w:color="auto"/>
        <w:left w:val="none" w:sz="0" w:space="0" w:color="auto"/>
        <w:bottom w:val="none" w:sz="0" w:space="0" w:color="auto"/>
        <w:right w:val="none" w:sz="0" w:space="0" w:color="auto"/>
      </w:divBdr>
    </w:div>
    <w:div w:id="1842811563">
      <w:bodyDiv w:val="1"/>
      <w:marLeft w:val="0"/>
      <w:marRight w:val="0"/>
      <w:marTop w:val="0"/>
      <w:marBottom w:val="0"/>
      <w:divBdr>
        <w:top w:val="none" w:sz="0" w:space="0" w:color="auto"/>
        <w:left w:val="none" w:sz="0" w:space="0" w:color="auto"/>
        <w:bottom w:val="none" w:sz="0" w:space="0" w:color="auto"/>
        <w:right w:val="none" w:sz="0" w:space="0" w:color="auto"/>
      </w:divBdr>
    </w:div>
    <w:div w:id="1842962912">
      <w:bodyDiv w:val="1"/>
      <w:marLeft w:val="0"/>
      <w:marRight w:val="0"/>
      <w:marTop w:val="0"/>
      <w:marBottom w:val="0"/>
      <w:divBdr>
        <w:top w:val="none" w:sz="0" w:space="0" w:color="auto"/>
        <w:left w:val="none" w:sz="0" w:space="0" w:color="auto"/>
        <w:bottom w:val="none" w:sz="0" w:space="0" w:color="auto"/>
        <w:right w:val="none" w:sz="0" w:space="0" w:color="auto"/>
      </w:divBdr>
    </w:div>
    <w:div w:id="1843012556">
      <w:bodyDiv w:val="1"/>
      <w:marLeft w:val="0"/>
      <w:marRight w:val="0"/>
      <w:marTop w:val="0"/>
      <w:marBottom w:val="0"/>
      <w:divBdr>
        <w:top w:val="none" w:sz="0" w:space="0" w:color="auto"/>
        <w:left w:val="none" w:sz="0" w:space="0" w:color="auto"/>
        <w:bottom w:val="none" w:sz="0" w:space="0" w:color="auto"/>
        <w:right w:val="none" w:sz="0" w:space="0" w:color="auto"/>
      </w:divBdr>
    </w:div>
    <w:div w:id="1843619976">
      <w:bodyDiv w:val="1"/>
      <w:marLeft w:val="0"/>
      <w:marRight w:val="0"/>
      <w:marTop w:val="0"/>
      <w:marBottom w:val="0"/>
      <w:divBdr>
        <w:top w:val="none" w:sz="0" w:space="0" w:color="auto"/>
        <w:left w:val="none" w:sz="0" w:space="0" w:color="auto"/>
        <w:bottom w:val="none" w:sz="0" w:space="0" w:color="auto"/>
        <w:right w:val="none" w:sz="0" w:space="0" w:color="auto"/>
      </w:divBdr>
    </w:div>
    <w:div w:id="1843857839">
      <w:bodyDiv w:val="1"/>
      <w:marLeft w:val="0"/>
      <w:marRight w:val="0"/>
      <w:marTop w:val="0"/>
      <w:marBottom w:val="0"/>
      <w:divBdr>
        <w:top w:val="none" w:sz="0" w:space="0" w:color="auto"/>
        <w:left w:val="none" w:sz="0" w:space="0" w:color="auto"/>
        <w:bottom w:val="none" w:sz="0" w:space="0" w:color="auto"/>
        <w:right w:val="none" w:sz="0" w:space="0" w:color="auto"/>
      </w:divBdr>
    </w:div>
    <w:div w:id="1844928248">
      <w:bodyDiv w:val="1"/>
      <w:marLeft w:val="0"/>
      <w:marRight w:val="0"/>
      <w:marTop w:val="0"/>
      <w:marBottom w:val="0"/>
      <w:divBdr>
        <w:top w:val="none" w:sz="0" w:space="0" w:color="auto"/>
        <w:left w:val="none" w:sz="0" w:space="0" w:color="auto"/>
        <w:bottom w:val="none" w:sz="0" w:space="0" w:color="auto"/>
        <w:right w:val="none" w:sz="0" w:space="0" w:color="auto"/>
      </w:divBdr>
    </w:div>
    <w:div w:id="1845166157">
      <w:bodyDiv w:val="1"/>
      <w:marLeft w:val="0"/>
      <w:marRight w:val="0"/>
      <w:marTop w:val="0"/>
      <w:marBottom w:val="0"/>
      <w:divBdr>
        <w:top w:val="none" w:sz="0" w:space="0" w:color="auto"/>
        <w:left w:val="none" w:sz="0" w:space="0" w:color="auto"/>
        <w:bottom w:val="none" w:sz="0" w:space="0" w:color="auto"/>
        <w:right w:val="none" w:sz="0" w:space="0" w:color="auto"/>
      </w:divBdr>
    </w:div>
    <w:div w:id="1845195929">
      <w:bodyDiv w:val="1"/>
      <w:marLeft w:val="0"/>
      <w:marRight w:val="0"/>
      <w:marTop w:val="0"/>
      <w:marBottom w:val="0"/>
      <w:divBdr>
        <w:top w:val="none" w:sz="0" w:space="0" w:color="auto"/>
        <w:left w:val="none" w:sz="0" w:space="0" w:color="auto"/>
        <w:bottom w:val="none" w:sz="0" w:space="0" w:color="auto"/>
        <w:right w:val="none" w:sz="0" w:space="0" w:color="auto"/>
      </w:divBdr>
    </w:div>
    <w:div w:id="1845589060">
      <w:bodyDiv w:val="1"/>
      <w:marLeft w:val="0"/>
      <w:marRight w:val="0"/>
      <w:marTop w:val="0"/>
      <w:marBottom w:val="0"/>
      <w:divBdr>
        <w:top w:val="none" w:sz="0" w:space="0" w:color="auto"/>
        <w:left w:val="none" w:sz="0" w:space="0" w:color="auto"/>
        <w:bottom w:val="none" w:sz="0" w:space="0" w:color="auto"/>
        <w:right w:val="none" w:sz="0" w:space="0" w:color="auto"/>
      </w:divBdr>
    </w:div>
    <w:div w:id="1845706878">
      <w:bodyDiv w:val="1"/>
      <w:marLeft w:val="0"/>
      <w:marRight w:val="0"/>
      <w:marTop w:val="0"/>
      <w:marBottom w:val="0"/>
      <w:divBdr>
        <w:top w:val="none" w:sz="0" w:space="0" w:color="auto"/>
        <w:left w:val="none" w:sz="0" w:space="0" w:color="auto"/>
        <w:bottom w:val="none" w:sz="0" w:space="0" w:color="auto"/>
        <w:right w:val="none" w:sz="0" w:space="0" w:color="auto"/>
      </w:divBdr>
    </w:div>
    <w:div w:id="1845824998">
      <w:bodyDiv w:val="1"/>
      <w:marLeft w:val="0"/>
      <w:marRight w:val="0"/>
      <w:marTop w:val="0"/>
      <w:marBottom w:val="0"/>
      <w:divBdr>
        <w:top w:val="none" w:sz="0" w:space="0" w:color="auto"/>
        <w:left w:val="none" w:sz="0" w:space="0" w:color="auto"/>
        <w:bottom w:val="none" w:sz="0" w:space="0" w:color="auto"/>
        <w:right w:val="none" w:sz="0" w:space="0" w:color="auto"/>
      </w:divBdr>
    </w:div>
    <w:div w:id="1846288961">
      <w:bodyDiv w:val="1"/>
      <w:marLeft w:val="0"/>
      <w:marRight w:val="0"/>
      <w:marTop w:val="0"/>
      <w:marBottom w:val="0"/>
      <w:divBdr>
        <w:top w:val="none" w:sz="0" w:space="0" w:color="auto"/>
        <w:left w:val="none" w:sz="0" w:space="0" w:color="auto"/>
        <w:bottom w:val="none" w:sz="0" w:space="0" w:color="auto"/>
        <w:right w:val="none" w:sz="0" w:space="0" w:color="auto"/>
      </w:divBdr>
    </w:div>
    <w:div w:id="1846434878">
      <w:bodyDiv w:val="1"/>
      <w:marLeft w:val="0"/>
      <w:marRight w:val="0"/>
      <w:marTop w:val="0"/>
      <w:marBottom w:val="0"/>
      <w:divBdr>
        <w:top w:val="none" w:sz="0" w:space="0" w:color="auto"/>
        <w:left w:val="none" w:sz="0" w:space="0" w:color="auto"/>
        <w:bottom w:val="none" w:sz="0" w:space="0" w:color="auto"/>
        <w:right w:val="none" w:sz="0" w:space="0" w:color="auto"/>
      </w:divBdr>
    </w:div>
    <w:div w:id="1846550922">
      <w:bodyDiv w:val="1"/>
      <w:marLeft w:val="0"/>
      <w:marRight w:val="0"/>
      <w:marTop w:val="0"/>
      <w:marBottom w:val="0"/>
      <w:divBdr>
        <w:top w:val="none" w:sz="0" w:space="0" w:color="auto"/>
        <w:left w:val="none" w:sz="0" w:space="0" w:color="auto"/>
        <w:bottom w:val="none" w:sz="0" w:space="0" w:color="auto"/>
        <w:right w:val="none" w:sz="0" w:space="0" w:color="auto"/>
      </w:divBdr>
    </w:div>
    <w:div w:id="1847204618">
      <w:bodyDiv w:val="1"/>
      <w:marLeft w:val="0"/>
      <w:marRight w:val="0"/>
      <w:marTop w:val="0"/>
      <w:marBottom w:val="0"/>
      <w:divBdr>
        <w:top w:val="none" w:sz="0" w:space="0" w:color="auto"/>
        <w:left w:val="none" w:sz="0" w:space="0" w:color="auto"/>
        <w:bottom w:val="none" w:sz="0" w:space="0" w:color="auto"/>
        <w:right w:val="none" w:sz="0" w:space="0" w:color="auto"/>
      </w:divBdr>
    </w:div>
    <w:div w:id="1848015158">
      <w:bodyDiv w:val="1"/>
      <w:marLeft w:val="0"/>
      <w:marRight w:val="0"/>
      <w:marTop w:val="0"/>
      <w:marBottom w:val="0"/>
      <w:divBdr>
        <w:top w:val="none" w:sz="0" w:space="0" w:color="auto"/>
        <w:left w:val="none" w:sz="0" w:space="0" w:color="auto"/>
        <w:bottom w:val="none" w:sz="0" w:space="0" w:color="auto"/>
        <w:right w:val="none" w:sz="0" w:space="0" w:color="auto"/>
      </w:divBdr>
    </w:div>
    <w:div w:id="1848253499">
      <w:bodyDiv w:val="1"/>
      <w:marLeft w:val="0"/>
      <w:marRight w:val="0"/>
      <w:marTop w:val="0"/>
      <w:marBottom w:val="0"/>
      <w:divBdr>
        <w:top w:val="none" w:sz="0" w:space="0" w:color="auto"/>
        <w:left w:val="none" w:sz="0" w:space="0" w:color="auto"/>
        <w:bottom w:val="none" w:sz="0" w:space="0" w:color="auto"/>
        <w:right w:val="none" w:sz="0" w:space="0" w:color="auto"/>
      </w:divBdr>
    </w:div>
    <w:div w:id="1848325200">
      <w:bodyDiv w:val="1"/>
      <w:marLeft w:val="0"/>
      <w:marRight w:val="0"/>
      <w:marTop w:val="0"/>
      <w:marBottom w:val="0"/>
      <w:divBdr>
        <w:top w:val="none" w:sz="0" w:space="0" w:color="auto"/>
        <w:left w:val="none" w:sz="0" w:space="0" w:color="auto"/>
        <w:bottom w:val="none" w:sz="0" w:space="0" w:color="auto"/>
        <w:right w:val="none" w:sz="0" w:space="0" w:color="auto"/>
      </w:divBdr>
    </w:div>
    <w:div w:id="1848713992">
      <w:bodyDiv w:val="1"/>
      <w:marLeft w:val="0"/>
      <w:marRight w:val="0"/>
      <w:marTop w:val="0"/>
      <w:marBottom w:val="0"/>
      <w:divBdr>
        <w:top w:val="none" w:sz="0" w:space="0" w:color="auto"/>
        <w:left w:val="none" w:sz="0" w:space="0" w:color="auto"/>
        <w:bottom w:val="none" w:sz="0" w:space="0" w:color="auto"/>
        <w:right w:val="none" w:sz="0" w:space="0" w:color="auto"/>
      </w:divBdr>
    </w:div>
    <w:div w:id="1851066145">
      <w:bodyDiv w:val="1"/>
      <w:marLeft w:val="0"/>
      <w:marRight w:val="0"/>
      <w:marTop w:val="0"/>
      <w:marBottom w:val="0"/>
      <w:divBdr>
        <w:top w:val="none" w:sz="0" w:space="0" w:color="auto"/>
        <w:left w:val="none" w:sz="0" w:space="0" w:color="auto"/>
        <w:bottom w:val="none" w:sz="0" w:space="0" w:color="auto"/>
        <w:right w:val="none" w:sz="0" w:space="0" w:color="auto"/>
      </w:divBdr>
    </w:div>
    <w:div w:id="1851603005">
      <w:bodyDiv w:val="1"/>
      <w:marLeft w:val="0"/>
      <w:marRight w:val="0"/>
      <w:marTop w:val="0"/>
      <w:marBottom w:val="0"/>
      <w:divBdr>
        <w:top w:val="none" w:sz="0" w:space="0" w:color="auto"/>
        <w:left w:val="none" w:sz="0" w:space="0" w:color="auto"/>
        <w:bottom w:val="none" w:sz="0" w:space="0" w:color="auto"/>
        <w:right w:val="none" w:sz="0" w:space="0" w:color="auto"/>
      </w:divBdr>
    </w:div>
    <w:div w:id="1853062056">
      <w:bodyDiv w:val="1"/>
      <w:marLeft w:val="0"/>
      <w:marRight w:val="0"/>
      <w:marTop w:val="0"/>
      <w:marBottom w:val="0"/>
      <w:divBdr>
        <w:top w:val="none" w:sz="0" w:space="0" w:color="auto"/>
        <w:left w:val="none" w:sz="0" w:space="0" w:color="auto"/>
        <w:bottom w:val="none" w:sz="0" w:space="0" w:color="auto"/>
        <w:right w:val="none" w:sz="0" w:space="0" w:color="auto"/>
      </w:divBdr>
    </w:div>
    <w:div w:id="1854301831">
      <w:bodyDiv w:val="1"/>
      <w:marLeft w:val="0"/>
      <w:marRight w:val="0"/>
      <w:marTop w:val="0"/>
      <w:marBottom w:val="0"/>
      <w:divBdr>
        <w:top w:val="none" w:sz="0" w:space="0" w:color="auto"/>
        <w:left w:val="none" w:sz="0" w:space="0" w:color="auto"/>
        <w:bottom w:val="none" w:sz="0" w:space="0" w:color="auto"/>
        <w:right w:val="none" w:sz="0" w:space="0" w:color="auto"/>
      </w:divBdr>
    </w:div>
    <w:div w:id="1854563383">
      <w:bodyDiv w:val="1"/>
      <w:marLeft w:val="0"/>
      <w:marRight w:val="0"/>
      <w:marTop w:val="0"/>
      <w:marBottom w:val="0"/>
      <w:divBdr>
        <w:top w:val="none" w:sz="0" w:space="0" w:color="auto"/>
        <w:left w:val="none" w:sz="0" w:space="0" w:color="auto"/>
        <w:bottom w:val="none" w:sz="0" w:space="0" w:color="auto"/>
        <w:right w:val="none" w:sz="0" w:space="0" w:color="auto"/>
      </w:divBdr>
    </w:div>
    <w:div w:id="1854564305">
      <w:bodyDiv w:val="1"/>
      <w:marLeft w:val="0"/>
      <w:marRight w:val="0"/>
      <w:marTop w:val="0"/>
      <w:marBottom w:val="0"/>
      <w:divBdr>
        <w:top w:val="none" w:sz="0" w:space="0" w:color="auto"/>
        <w:left w:val="none" w:sz="0" w:space="0" w:color="auto"/>
        <w:bottom w:val="none" w:sz="0" w:space="0" w:color="auto"/>
        <w:right w:val="none" w:sz="0" w:space="0" w:color="auto"/>
      </w:divBdr>
    </w:div>
    <w:div w:id="1855338240">
      <w:bodyDiv w:val="1"/>
      <w:marLeft w:val="0"/>
      <w:marRight w:val="0"/>
      <w:marTop w:val="0"/>
      <w:marBottom w:val="0"/>
      <w:divBdr>
        <w:top w:val="none" w:sz="0" w:space="0" w:color="auto"/>
        <w:left w:val="none" w:sz="0" w:space="0" w:color="auto"/>
        <w:bottom w:val="none" w:sz="0" w:space="0" w:color="auto"/>
        <w:right w:val="none" w:sz="0" w:space="0" w:color="auto"/>
      </w:divBdr>
    </w:div>
    <w:div w:id="1855730275">
      <w:bodyDiv w:val="1"/>
      <w:marLeft w:val="0"/>
      <w:marRight w:val="0"/>
      <w:marTop w:val="0"/>
      <w:marBottom w:val="0"/>
      <w:divBdr>
        <w:top w:val="none" w:sz="0" w:space="0" w:color="auto"/>
        <w:left w:val="none" w:sz="0" w:space="0" w:color="auto"/>
        <w:bottom w:val="none" w:sz="0" w:space="0" w:color="auto"/>
        <w:right w:val="none" w:sz="0" w:space="0" w:color="auto"/>
      </w:divBdr>
    </w:div>
    <w:div w:id="1855994287">
      <w:bodyDiv w:val="1"/>
      <w:marLeft w:val="0"/>
      <w:marRight w:val="0"/>
      <w:marTop w:val="0"/>
      <w:marBottom w:val="0"/>
      <w:divBdr>
        <w:top w:val="none" w:sz="0" w:space="0" w:color="auto"/>
        <w:left w:val="none" w:sz="0" w:space="0" w:color="auto"/>
        <w:bottom w:val="none" w:sz="0" w:space="0" w:color="auto"/>
        <w:right w:val="none" w:sz="0" w:space="0" w:color="auto"/>
      </w:divBdr>
    </w:div>
    <w:div w:id="1856727661">
      <w:bodyDiv w:val="1"/>
      <w:marLeft w:val="0"/>
      <w:marRight w:val="0"/>
      <w:marTop w:val="0"/>
      <w:marBottom w:val="0"/>
      <w:divBdr>
        <w:top w:val="none" w:sz="0" w:space="0" w:color="auto"/>
        <w:left w:val="none" w:sz="0" w:space="0" w:color="auto"/>
        <w:bottom w:val="none" w:sz="0" w:space="0" w:color="auto"/>
        <w:right w:val="none" w:sz="0" w:space="0" w:color="auto"/>
      </w:divBdr>
    </w:div>
    <w:div w:id="1856966385">
      <w:bodyDiv w:val="1"/>
      <w:marLeft w:val="0"/>
      <w:marRight w:val="0"/>
      <w:marTop w:val="0"/>
      <w:marBottom w:val="0"/>
      <w:divBdr>
        <w:top w:val="none" w:sz="0" w:space="0" w:color="auto"/>
        <w:left w:val="none" w:sz="0" w:space="0" w:color="auto"/>
        <w:bottom w:val="none" w:sz="0" w:space="0" w:color="auto"/>
        <w:right w:val="none" w:sz="0" w:space="0" w:color="auto"/>
      </w:divBdr>
    </w:div>
    <w:div w:id="1861160036">
      <w:bodyDiv w:val="1"/>
      <w:marLeft w:val="0"/>
      <w:marRight w:val="0"/>
      <w:marTop w:val="0"/>
      <w:marBottom w:val="0"/>
      <w:divBdr>
        <w:top w:val="none" w:sz="0" w:space="0" w:color="auto"/>
        <w:left w:val="none" w:sz="0" w:space="0" w:color="auto"/>
        <w:bottom w:val="none" w:sz="0" w:space="0" w:color="auto"/>
        <w:right w:val="none" w:sz="0" w:space="0" w:color="auto"/>
      </w:divBdr>
    </w:div>
    <w:div w:id="1861308994">
      <w:bodyDiv w:val="1"/>
      <w:marLeft w:val="0"/>
      <w:marRight w:val="0"/>
      <w:marTop w:val="0"/>
      <w:marBottom w:val="0"/>
      <w:divBdr>
        <w:top w:val="none" w:sz="0" w:space="0" w:color="auto"/>
        <w:left w:val="none" w:sz="0" w:space="0" w:color="auto"/>
        <w:bottom w:val="none" w:sz="0" w:space="0" w:color="auto"/>
        <w:right w:val="none" w:sz="0" w:space="0" w:color="auto"/>
      </w:divBdr>
    </w:div>
    <w:div w:id="1861817666">
      <w:bodyDiv w:val="1"/>
      <w:marLeft w:val="0"/>
      <w:marRight w:val="0"/>
      <w:marTop w:val="0"/>
      <w:marBottom w:val="0"/>
      <w:divBdr>
        <w:top w:val="none" w:sz="0" w:space="0" w:color="auto"/>
        <w:left w:val="none" w:sz="0" w:space="0" w:color="auto"/>
        <w:bottom w:val="none" w:sz="0" w:space="0" w:color="auto"/>
        <w:right w:val="none" w:sz="0" w:space="0" w:color="auto"/>
      </w:divBdr>
    </w:div>
    <w:div w:id="1861967371">
      <w:bodyDiv w:val="1"/>
      <w:marLeft w:val="0"/>
      <w:marRight w:val="0"/>
      <w:marTop w:val="0"/>
      <w:marBottom w:val="0"/>
      <w:divBdr>
        <w:top w:val="none" w:sz="0" w:space="0" w:color="auto"/>
        <w:left w:val="none" w:sz="0" w:space="0" w:color="auto"/>
        <w:bottom w:val="none" w:sz="0" w:space="0" w:color="auto"/>
        <w:right w:val="none" w:sz="0" w:space="0" w:color="auto"/>
      </w:divBdr>
    </w:div>
    <w:div w:id="1862354659">
      <w:bodyDiv w:val="1"/>
      <w:marLeft w:val="0"/>
      <w:marRight w:val="0"/>
      <w:marTop w:val="0"/>
      <w:marBottom w:val="0"/>
      <w:divBdr>
        <w:top w:val="none" w:sz="0" w:space="0" w:color="auto"/>
        <w:left w:val="none" w:sz="0" w:space="0" w:color="auto"/>
        <w:bottom w:val="none" w:sz="0" w:space="0" w:color="auto"/>
        <w:right w:val="none" w:sz="0" w:space="0" w:color="auto"/>
      </w:divBdr>
    </w:div>
    <w:div w:id="1863326239">
      <w:bodyDiv w:val="1"/>
      <w:marLeft w:val="0"/>
      <w:marRight w:val="0"/>
      <w:marTop w:val="0"/>
      <w:marBottom w:val="0"/>
      <w:divBdr>
        <w:top w:val="none" w:sz="0" w:space="0" w:color="auto"/>
        <w:left w:val="none" w:sz="0" w:space="0" w:color="auto"/>
        <w:bottom w:val="none" w:sz="0" w:space="0" w:color="auto"/>
        <w:right w:val="none" w:sz="0" w:space="0" w:color="auto"/>
      </w:divBdr>
    </w:div>
    <w:div w:id="1863744534">
      <w:bodyDiv w:val="1"/>
      <w:marLeft w:val="0"/>
      <w:marRight w:val="0"/>
      <w:marTop w:val="0"/>
      <w:marBottom w:val="0"/>
      <w:divBdr>
        <w:top w:val="none" w:sz="0" w:space="0" w:color="auto"/>
        <w:left w:val="none" w:sz="0" w:space="0" w:color="auto"/>
        <w:bottom w:val="none" w:sz="0" w:space="0" w:color="auto"/>
        <w:right w:val="none" w:sz="0" w:space="0" w:color="auto"/>
      </w:divBdr>
    </w:div>
    <w:div w:id="1864978613">
      <w:bodyDiv w:val="1"/>
      <w:marLeft w:val="0"/>
      <w:marRight w:val="0"/>
      <w:marTop w:val="0"/>
      <w:marBottom w:val="0"/>
      <w:divBdr>
        <w:top w:val="none" w:sz="0" w:space="0" w:color="auto"/>
        <w:left w:val="none" w:sz="0" w:space="0" w:color="auto"/>
        <w:bottom w:val="none" w:sz="0" w:space="0" w:color="auto"/>
        <w:right w:val="none" w:sz="0" w:space="0" w:color="auto"/>
      </w:divBdr>
    </w:div>
    <w:div w:id="1865828661">
      <w:bodyDiv w:val="1"/>
      <w:marLeft w:val="0"/>
      <w:marRight w:val="0"/>
      <w:marTop w:val="0"/>
      <w:marBottom w:val="0"/>
      <w:divBdr>
        <w:top w:val="none" w:sz="0" w:space="0" w:color="auto"/>
        <w:left w:val="none" w:sz="0" w:space="0" w:color="auto"/>
        <w:bottom w:val="none" w:sz="0" w:space="0" w:color="auto"/>
        <w:right w:val="none" w:sz="0" w:space="0" w:color="auto"/>
      </w:divBdr>
    </w:div>
    <w:div w:id="1867332183">
      <w:bodyDiv w:val="1"/>
      <w:marLeft w:val="0"/>
      <w:marRight w:val="0"/>
      <w:marTop w:val="0"/>
      <w:marBottom w:val="0"/>
      <w:divBdr>
        <w:top w:val="none" w:sz="0" w:space="0" w:color="auto"/>
        <w:left w:val="none" w:sz="0" w:space="0" w:color="auto"/>
        <w:bottom w:val="none" w:sz="0" w:space="0" w:color="auto"/>
        <w:right w:val="none" w:sz="0" w:space="0" w:color="auto"/>
      </w:divBdr>
    </w:div>
    <w:div w:id="1867676789">
      <w:bodyDiv w:val="1"/>
      <w:marLeft w:val="0"/>
      <w:marRight w:val="0"/>
      <w:marTop w:val="0"/>
      <w:marBottom w:val="0"/>
      <w:divBdr>
        <w:top w:val="none" w:sz="0" w:space="0" w:color="auto"/>
        <w:left w:val="none" w:sz="0" w:space="0" w:color="auto"/>
        <w:bottom w:val="none" w:sz="0" w:space="0" w:color="auto"/>
        <w:right w:val="none" w:sz="0" w:space="0" w:color="auto"/>
      </w:divBdr>
    </w:div>
    <w:div w:id="1868057363">
      <w:bodyDiv w:val="1"/>
      <w:marLeft w:val="0"/>
      <w:marRight w:val="0"/>
      <w:marTop w:val="0"/>
      <w:marBottom w:val="0"/>
      <w:divBdr>
        <w:top w:val="none" w:sz="0" w:space="0" w:color="auto"/>
        <w:left w:val="none" w:sz="0" w:space="0" w:color="auto"/>
        <w:bottom w:val="none" w:sz="0" w:space="0" w:color="auto"/>
        <w:right w:val="none" w:sz="0" w:space="0" w:color="auto"/>
      </w:divBdr>
    </w:div>
    <w:div w:id="1868912697">
      <w:bodyDiv w:val="1"/>
      <w:marLeft w:val="0"/>
      <w:marRight w:val="0"/>
      <w:marTop w:val="0"/>
      <w:marBottom w:val="0"/>
      <w:divBdr>
        <w:top w:val="none" w:sz="0" w:space="0" w:color="auto"/>
        <w:left w:val="none" w:sz="0" w:space="0" w:color="auto"/>
        <w:bottom w:val="none" w:sz="0" w:space="0" w:color="auto"/>
        <w:right w:val="none" w:sz="0" w:space="0" w:color="auto"/>
      </w:divBdr>
    </w:div>
    <w:div w:id="1869250054">
      <w:bodyDiv w:val="1"/>
      <w:marLeft w:val="0"/>
      <w:marRight w:val="0"/>
      <w:marTop w:val="0"/>
      <w:marBottom w:val="0"/>
      <w:divBdr>
        <w:top w:val="none" w:sz="0" w:space="0" w:color="auto"/>
        <w:left w:val="none" w:sz="0" w:space="0" w:color="auto"/>
        <w:bottom w:val="none" w:sz="0" w:space="0" w:color="auto"/>
        <w:right w:val="none" w:sz="0" w:space="0" w:color="auto"/>
      </w:divBdr>
    </w:div>
    <w:div w:id="1871380676">
      <w:bodyDiv w:val="1"/>
      <w:marLeft w:val="0"/>
      <w:marRight w:val="0"/>
      <w:marTop w:val="0"/>
      <w:marBottom w:val="0"/>
      <w:divBdr>
        <w:top w:val="none" w:sz="0" w:space="0" w:color="auto"/>
        <w:left w:val="none" w:sz="0" w:space="0" w:color="auto"/>
        <w:bottom w:val="none" w:sz="0" w:space="0" w:color="auto"/>
        <w:right w:val="none" w:sz="0" w:space="0" w:color="auto"/>
      </w:divBdr>
    </w:div>
    <w:div w:id="1871718343">
      <w:bodyDiv w:val="1"/>
      <w:marLeft w:val="0"/>
      <w:marRight w:val="0"/>
      <w:marTop w:val="0"/>
      <w:marBottom w:val="0"/>
      <w:divBdr>
        <w:top w:val="none" w:sz="0" w:space="0" w:color="auto"/>
        <w:left w:val="none" w:sz="0" w:space="0" w:color="auto"/>
        <w:bottom w:val="none" w:sz="0" w:space="0" w:color="auto"/>
        <w:right w:val="none" w:sz="0" w:space="0" w:color="auto"/>
      </w:divBdr>
    </w:div>
    <w:div w:id="1871726577">
      <w:bodyDiv w:val="1"/>
      <w:marLeft w:val="0"/>
      <w:marRight w:val="0"/>
      <w:marTop w:val="0"/>
      <w:marBottom w:val="0"/>
      <w:divBdr>
        <w:top w:val="none" w:sz="0" w:space="0" w:color="auto"/>
        <w:left w:val="none" w:sz="0" w:space="0" w:color="auto"/>
        <w:bottom w:val="none" w:sz="0" w:space="0" w:color="auto"/>
        <w:right w:val="none" w:sz="0" w:space="0" w:color="auto"/>
      </w:divBdr>
    </w:div>
    <w:div w:id="1871920051">
      <w:bodyDiv w:val="1"/>
      <w:marLeft w:val="0"/>
      <w:marRight w:val="0"/>
      <w:marTop w:val="0"/>
      <w:marBottom w:val="0"/>
      <w:divBdr>
        <w:top w:val="none" w:sz="0" w:space="0" w:color="auto"/>
        <w:left w:val="none" w:sz="0" w:space="0" w:color="auto"/>
        <w:bottom w:val="none" w:sz="0" w:space="0" w:color="auto"/>
        <w:right w:val="none" w:sz="0" w:space="0" w:color="auto"/>
      </w:divBdr>
    </w:div>
    <w:div w:id="1872457084">
      <w:bodyDiv w:val="1"/>
      <w:marLeft w:val="0"/>
      <w:marRight w:val="0"/>
      <w:marTop w:val="0"/>
      <w:marBottom w:val="0"/>
      <w:divBdr>
        <w:top w:val="none" w:sz="0" w:space="0" w:color="auto"/>
        <w:left w:val="none" w:sz="0" w:space="0" w:color="auto"/>
        <w:bottom w:val="none" w:sz="0" w:space="0" w:color="auto"/>
        <w:right w:val="none" w:sz="0" w:space="0" w:color="auto"/>
      </w:divBdr>
    </w:div>
    <w:div w:id="1872839692">
      <w:bodyDiv w:val="1"/>
      <w:marLeft w:val="0"/>
      <w:marRight w:val="0"/>
      <w:marTop w:val="0"/>
      <w:marBottom w:val="0"/>
      <w:divBdr>
        <w:top w:val="none" w:sz="0" w:space="0" w:color="auto"/>
        <w:left w:val="none" w:sz="0" w:space="0" w:color="auto"/>
        <w:bottom w:val="none" w:sz="0" w:space="0" w:color="auto"/>
        <w:right w:val="none" w:sz="0" w:space="0" w:color="auto"/>
      </w:divBdr>
    </w:div>
    <w:div w:id="1874154277">
      <w:bodyDiv w:val="1"/>
      <w:marLeft w:val="0"/>
      <w:marRight w:val="0"/>
      <w:marTop w:val="0"/>
      <w:marBottom w:val="0"/>
      <w:divBdr>
        <w:top w:val="none" w:sz="0" w:space="0" w:color="auto"/>
        <w:left w:val="none" w:sz="0" w:space="0" w:color="auto"/>
        <w:bottom w:val="none" w:sz="0" w:space="0" w:color="auto"/>
        <w:right w:val="none" w:sz="0" w:space="0" w:color="auto"/>
      </w:divBdr>
    </w:div>
    <w:div w:id="1874533862">
      <w:bodyDiv w:val="1"/>
      <w:marLeft w:val="0"/>
      <w:marRight w:val="0"/>
      <w:marTop w:val="0"/>
      <w:marBottom w:val="0"/>
      <w:divBdr>
        <w:top w:val="none" w:sz="0" w:space="0" w:color="auto"/>
        <w:left w:val="none" w:sz="0" w:space="0" w:color="auto"/>
        <w:bottom w:val="none" w:sz="0" w:space="0" w:color="auto"/>
        <w:right w:val="none" w:sz="0" w:space="0" w:color="auto"/>
      </w:divBdr>
    </w:div>
    <w:div w:id="1874879592">
      <w:bodyDiv w:val="1"/>
      <w:marLeft w:val="0"/>
      <w:marRight w:val="0"/>
      <w:marTop w:val="0"/>
      <w:marBottom w:val="0"/>
      <w:divBdr>
        <w:top w:val="none" w:sz="0" w:space="0" w:color="auto"/>
        <w:left w:val="none" w:sz="0" w:space="0" w:color="auto"/>
        <w:bottom w:val="none" w:sz="0" w:space="0" w:color="auto"/>
        <w:right w:val="none" w:sz="0" w:space="0" w:color="auto"/>
      </w:divBdr>
    </w:div>
    <w:div w:id="1874999438">
      <w:bodyDiv w:val="1"/>
      <w:marLeft w:val="0"/>
      <w:marRight w:val="0"/>
      <w:marTop w:val="0"/>
      <w:marBottom w:val="0"/>
      <w:divBdr>
        <w:top w:val="none" w:sz="0" w:space="0" w:color="auto"/>
        <w:left w:val="none" w:sz="0" w:space="0" w:color="auto"/>
        <w:bottom w:val="none" w:sz="0" w:space="0" w:color="auto"/>
        <w:right w:val="none" w:sz="0" w:space="0" w:color="auto"/>
      </w:divBdr>
    </w:div>
    <w:div w:id="1875540095">
      <w:bodyDiv w:val="1"/>
      <w:marLeft w:val="0"/>
      <w:marRight w:val="0"/>
      <w:marTop w:val="0"/>
      <w:marBottom w:val="0"/>
      <w:divBdr>
        <w:top w:val="none" w:sz="0" w:space="0" w:color="auto"/>
        <w:left w:val="none" w:sz="0" w:space="0" w:color="auto"/>
        <w:bottom w:val="none" w:sz="0" w:space="0" w:color="auto"/>
        <w:right w:val="none" w:sz="0" w:space="0" w:color="auto"/>
      </w:divBdr>
    </w:div>
    <w:div w:id="1875771521">
      <w:bodyDiv w:val="1"/>
      <w:marLeft w:val="0"/>
      <w:marRight w:val="0"/>
      <w:marTop w:val="0"/>
      <w:marBottom w:val="0"/>
      <w:divBdr>
        <w:top w:val="none" w:sz="0" w:space="0" w:color="auto"/>
        <w:left w:val="none" w:sz="0" w:space="0" w:color="auto"/>
        <w:bottom w:val="none" w:sz="0" w:space="0" w:color="auto"/>
        <w:right w:val="none" w:sz="0" w:space="0" w:color="auto"/>
      </w:divBdr>
    </w:div>
    <w:div w:id="1878394343">
      <w:bodyDiv w:val="1"/>
      <w:marLeft w:val="0"/>
      <w:marRight w:val="0"/>
      <w:marTop w:val="0"/>
      <w:marBottom w:val="0"/>
      <w:divBdr>
        <w:top w:val="none" w:sz="0" w:space="0" w:color="auto"/>
        <w:left w:val="none" w:sz="0" w:space="0" w:color="auto"/>
        <w:bottom w:val="none" w:sz="0" w:space="0" w:color="auto"/>
        <w:right w:val="none" w:sz="0" w:space="0" w:color="auto"/>
      </w:divBdr>
    </w:div>
    <w:div w:id="1878883605">
      <w:bodyDiv w:val="1"/>
      <w:marLeft w:val="0"/>
      <w:marRight w:val="0"/>
      <w:marTop w:val="0"/>
      <w:marBottom w:val="0"/>
      <w:divBdr>
        <w:top w:val="none" w:sz="0" w:space="0" w:color="auto"/>
        <w:left w:val="none" w:sz="0" w:space="0" w:color="auto"/>
        <w:bottom w:val="none" w:sz="0" w:space="0" w:color="auto"/>
        <w:right w:val="none" w:sz="0" w:space="0" w:color="auto"/>
      </w:divBdr>
    </w:div>
    <w:div w:id="1880239283">
      <w:bodyDiv w:val="1"/>
      <w:marLeft w:val="0"/>
      <w:marRight w:val="0"/>
      <w:marTop w:val="0"/>
      <w:marBottom w:val="0"/>
      <w:divBdr>
        <w:top w:val="none" w:sz="0" w:space="0" w:color="auto"/>
        <w:left w:val="none" w:sz="0" w:space="0" w:color="auto"/>
        <w:bottom w:val="none" w:sz="0" w:space="0" w:color="auto"/>
        <w:right w:val="none" w:sz="0" w:space="0" w:color="auto"/>
      </w:divBdr>
    </w:div>
    <w:div w:id="1880512665">
      <w:bodyDiv w:val="1"/>
      <w:marLeft w:val="0"/>
      <w:marRight w:val="0"/>
      <w:marTop w:val="0"/>
      <w:marBottom w:val="0"/>
      <w:divBdr>
        <w:top w:val="none" w:sz="0" w:space="0" w:color="auto"/>
        <w:left w:val="none" w:sz="0" w:space="0" w:color="auto"/>
        <w:bottom w:val="none" w:sz="0" w:space="0" w:color="auto"/>
        <w:right w:val="none" w:sz="0" w:space="0" w:color="auto"/>
      </w:divBdr>
    </w:div>
    <w:div w:id="1880966931">
      <w:bodyDiv w:val="1"/>
      <w:marLeft w:val="0"/>
      <w:marRight w:val="0"/>
      <w:marTop w:val="0"/>
      <w:marBottom w:val="0"/>
      <w:divBdr>
        <w:top w:val="none" w:sz="0" w:space="0" w:color="auto"/>
        <w:left w:val="none" w:sz="0" w:space="0" w:color="auto"/>
        <w:bottom w:val="none" w:sz="0" w:space="0" w:color="auto"/>
        <w:right w:val="none" w:sz="0" w:space="0" w:color="auto"/>
      </w:divBdr>
    </w:div>
    <w:div w:id="1881042677">
      <w:bodyDiv w:val="1"/>
      <w:marLeft w:val="0"/>
      <w:marRight w:val="0"/>
      <w:marTop w:val="0"/>
      <w:marBottom w:val="0"/>
      <w:divBdr>
        <w:top w:val="none" w:sz="0" w:space="0" w:color="auto"/>
        <w:left w:val="none" w:sz="0" w:space="0" w:color="auto"/>
        <w:bottom w:val="none" w:sz="0" w:space="0" w:color="auto"/>
        <w:right w:val="none" w:sz="0" w:space="0" w:color="auto"/>
      </w:divBdr>
    </w:div>
    <w:div w:id="1881670779">
      <w:bodyDiv w:val="1"/>
      <w:marLeft w:val="0"/>
      <w:marRight w:val="0"/>
      <w:marTop w:val="0"/>
      <w:marBottom w:val="0"/>
      <w:divBdr>
        <w:top w:val="none" w:sz="0" w:space="0" w:color="auto"/>
        <w:left w:val="none" w:sz="0" w:space="0" w:color="auto"/>
        <w:bottom w:val="none" w:sz="0" w:space="0" w:color="auto"/>
        <w:right w:val="none" w:sz="0" w:space="0" w:color="auto"/>
      </w:divBdr>
    </w:div>
    <w:div w:id="1882092364">
      <w:bodyDiv w:val="1"/>
      <w:marLeft w:val="0"/>
      <w:marRight w:val="0"/>
      <w:marTop w:val="0"/>
      <w:marBottom w:val="0"/>
      <w:divBdr>
        <w:top w:val="none" w:sz="0" w:space="0" w:color="auto"/>
        <w:left w:val="none" w:sz="0" w:space="0" w:color="auto"/>
        <w:bottom w:val="none" w:sz="0" w:space="0" w:color="auto"/>
        <w:right w:val="none" w:sz="0" w:space="0" w:color="auto"/>
      </w:divBdr>
    </w:div>
    <w:div w:id="1883012964">
      <w:bodyDiv w:val="1"/>
      <w:marLeft w:val="0"/>
      <w:marRight w:val="0"/>
      <w:marTop w:val="0"/>
      <w:marBottom w:val="0"/>
      <w:divBdr>
        <w:top w:val="none" w:sz="0" w:space="0" w:color="auto"/>
        <w:left w:val="none" w:sz="0" w:space="0" w:color="auto"/>
        <w:bottom w:val="none" w:sz="0" w:space="0" w:color="auto"/>
        <w:right w:val="none" w:sz="0" w:space="0" w:color="auto"/>
      </w:divBdr>
    </w:div>
    <w:div w:id="1883663238">
      <w:bodyDiv w:val="1"/>
      <w:marLeft w:val="0"/>
      <w:marRight w:val="0"/>
      <w:marTop w:val="0"/>
      <w:marBottom w:val="0"/>
      <w:divBdr>
        <w:top w:val="none" w:sz="0" w:space="0" w:color="auto"/>
        <w:left w:val="none" w:sz="0" w:space="0" w:color="auto"/>
        <w:bottom w:val="none" w:sz="0" w:space="0" w:color="auto"/>
        <w:right w:val="none" w:sz="0" w:space="0" w:color="auto"/>
      </w:divBdr>
    </w:div>
    <w:div w:id="1883899850">
      <w:bodyDiv w:val="1"/>
      <w:marLeft w:val="0"/>
      <w:marRight w:val="0"/>
      <w:marTop w:val="0"/>
      <w:marBottom w:val="0"/>
      <w:divBdr>
        <w:top w:val="none" w:sz="0" w:space="0" w:color="auto"/>
        <w:left w:val="none" w:sz="0" w:space="0" w:color="auto"/>
        <w:bottom w:val="none" w:sz="0" w:space="0" w:color="auto"/>
        <w:right w:val="none" w:sz="0" w:space="0" w:color="auto"/>
      </w:divBdr>
    </w:div>
    <w:div w:id="1884631968">
      <w:bodyDiv w:val="1"/>
      <w:marLeft w:val="0"/>
      <w:marRight w:val="0"/>
      <w:marTop w:val="0"/>
      <w:marBottom w:val="0"/>
      <w:divBdr>
        <w:top w:val="none" w:sz="0" w:space="0" w:color="auto"/>
        <w:left w:val="none" w:sz="0" w:space="0" w:color="auto"/>
        <w:bottom w:val="none" w:sz="0" w:space="0" w:color="auto"/>
        <w:right w:val="none" w:sz="0" w:space="0" w:color="auto"/>
      </w:divBdr>
    </w:div>
    <w:div w:id="1884828615">
      <w:bodyDiv w:val="1"/>
      <w:marLeft w:val="0"/>
      <w:marRight w:val="0"/>
      <w:marTop w:val="0"/>
      <w:marBottom w:val="0"/>
      <w:divBdr>
        <w:top w:val="none" w:sz="0" w:space="0" w:color="auto"/>
        <w:left w:val="none" w:sz="0" w:space="0" w:color="auto"/>
        <w:bottom w:val="none" w:sz="0" w:space="0" w:color="auto"/>
        <w:right w:val="none" w:sz="0" w:space="0" w:color="auto"/>
      </w:divBdr>
    </w:div>
    <w:div w:id="1885629214">
      <w:bodyDiv w:val="1"/>
      <w:marLeft w:val="0"/>
      <w:marRight w:val="0"/>
      <w:marTop w:val="0"/>
      <w:marBottom w:val="0"/>
      <w:divBdr>
        <w:top w:val="none" w:sz="0" w:space="0" w:color="auto"/>
        <w:left w:val="none" w:sz="0" w:space="0" w:color="auto"/>
        <w:bottom w:val="none" w:sz="0" w:space="0" w:color="auto"/>
        <w:right w:val="none" w:sz="0" w:space="0" w:color="auto"/>
      </w:divBdr>
    </w:div>
    <w:div w:id="1886327367">
      <w:bodyDiv w:val="1"/>
      <w:marLeft w:val="0"/>
      <w:marRight w:val="0"/>
      <w:marTop w:val="0"/>
      <w:marBottom w:val="0"/>
      <w:divBdr>
        <w:top w:val="none" w:sz="0" w:space="0" w:color="auto"/>
        <w:left w:val="none" w:sz="0" w:space="0" w:color="auto"/>
        <w:bottom w:val="none" w:sz="0" w:space="0" w:color="auto"/>
        <w:right w:val="none" w:sz="0" w:space="0" w:color="auto"/>
      </w:divBdr>
    </w:div>
    <w:div w:id="1886482346">
      <w:bodyDiv w:val="1"/>
      <w:marLeft w:val="0"/>
      <w:marRight w:val="0"/>
      <w:marTop w:val="0"/>
      <w:marBottom w:val="0"/>
      <w:divBdr>
        <w:top w:val="none" w:sz="0" w:space="0" w:color="auto"/>
        <w:left w:val="none" w:sz="0" w:space="0" w:color="auto"/>
        <w:bottom w:val="none" w:sz="0" w:space="0" w:color="auto"/>
        <w:right w:val="none" w:sz="0" w:space="0" w:color="auto"/>
      </w:divBdr>
    </w:div>
    <w:div w:id="1886596113">
      <w:bodyDiv w:val="1"/>
      <w:marLeft w:val="0"/>
      <w:marRight w:val="0"/>
      <w:marTop w:val="0"/>
      <w:marBottom w:val="0"/>
      <w:divBdr>
        <w:top w:val="none" w:sz="0" w:space="0" w:color="auto"/>
        <w:left w:val="none" w:sz="0" w:space="0" w:color="auto"/>
        <w:bottom w:val="none" w:sz="0" w:space="0" w:color="auto"/>
        <w:right w:val="none" w:sz="0" w:space="0" w:color="auto"/>
      </w:divBdr>
    </w:div>
    <w:div w:id="1887525102">
      <w:bodyDiv w:val="1"/>
      <w:marLeft w:val="0"/>
      <w:marRight w:val="0"/>
      <w:marTop w:val="0"/>
      <w:marBottom w:val="0"/>
      <w:divBdr>
        <w:top w:val="none" w:sz="0" w:space="0" w:color="auto"/>
        <w:left w:val="none" w:sz="0" w:space="0" w:color="auto"/>
        <w:bottom w:val="none" w:sz="0" w:space="0" w:color="auto"/>
        <w:right w:val="none" w:sz="0" w:space="0" w:color="auto"/>
      </w:divBdr>
    </w:div>
    <w:div w:id="1888030472">
      <w:bodyDiv w:val="1"/>
      <w:marLeft w:val="0"/>
      <w:marRight w:val="0"/>
      <w:marTop w:val="0"/>
      <w:marBottom w:val="0"/>
      <w:divBdr>
        <w:top w:val="none" w:sz="0" w:space="0" w:color="auto"/>
        <w:left w:val="none" w:sz="0" w:space="0" w:color="auto"/>
        <w:bottom w:val="none" w:sz="0" w:space="0" w:color="auto"/>
        <w:right w:val="none" w:sz="0" w:space="0" w:color="auto"/>
      </w:divBdr>
    </w:div>
    <w:div w:id="1889804005">
      <w:bodyDiv w:val="1"/>
      <w:marLeft w:val="0"/>
      <w:marRight w:val="0"/>
      <w:marTop w:val="0"/>
      <w:marBottom w:val="0"/>
      <w:divBdr>
        <w:top w:val="none" w:sz="0" w:space="0" w:color="auto"/>
        <w:left w:val="none" w:sz="0" w:space="0" w:color="auto"/>
        <w:bottom w:val="none" w:sz="0" w:space="0" w:color="auto"/>
        <w:right w:val="none" w:sz="0" w:space="0" w:color="auto"/>
      </w:divBdr>
    </w:div>
    <w:div w:id="1889994462">
      <w:bodyDiv w:val="1"/>
      <w:marLeft w:val="0"/>
      <w:marRight w:val="0"/>
      <w:marTop w:val="0"/>
      <w:marBottom w:val="0"/>
      <w:divBdr>
        <w:top w:val="none" w:sz="0" w:space="0" w:color="auto"/>
        <w:left w:val="none" w:sz="0" w:space="0" w:color="auto"/>
        <w:bottom w:val="none" w:sz="0" w:space="0" w:color="auto"/>
        <w:right w:val="none" w:sz="0" w:space="0" w:color="auto"/>
      </w:divBdr>
    </w:div>
    <w:div w:id="1890217118">
      <w:bodyDiv w:val="1"/>
      <w:marLeft w:val="0"/>
      <w:marRight w:val="0"/>
      <w:marTop w:val="0"/>
      <w:marBottom w:val="0"/>
      <w:divBdr>
        <w:top w:val="none" w:sz="0" w:space="0" w:color="auto"/>
        <w:left w:val="none" w:sz="0" w:space="0" w:color="auto"/>
        <w:bottom w:val="none" w:sz="0" w:space="0" w:color="auto"/>
        <w:right w:val="none" w:sz="0" w:space="0" w:color="auto"/>
      </w:divBdr>
    </w:div>
    <w:div w:id="1891573330">
      <w:bodyDiv w:val="1"/>
      <w:marLeft w:val="0"/>
      <w:marRight w:val="0"/>
      <w:marTop w:val="0"/>
      <w:marBottom w:val="0"/>
      <w:divBdr>
        <w:top w:val="none" w:sz="0" w:space="0" w:color="auto"/>
        <w:left w:val="none" w:sz="0" w:space="0" w:color="auto"/>
        <w:bottom w:val="none" w:sz="0" w:space="0" w:color="auto"/>
        <w:right w:val="none" w:sz="0" w:space="0" w:color="auto"/>
      </w:divBdr>
    </w:div>
    <w:div w:id="1892425856">
      <w:bodyDiv w:val="1"/>
      <w:marLeft w:val="0"/>
      <w:marRight w:val="0"/>
      <w:marTop w:val="0"/>
      <w:marBottom w:val="0"/>
      <w:divBdr>
        <w:top w:val="none" w:sz="0" w:space="0" w:color="auto"/>
        <w:left w:val="none" w:sz="0" w:space="0" w:color="auto"/>
        <w:bottom w:val="none" w:sz="0" w:space="0" w:color="auto"/>
        <w:right w:val="none" w:sz="0" w:space="0" w:color="auto"/>
      </w:divBdr>
    </w:div>
    <w:div w:id="1895771230">
      <w:bodyDiv w:val="1"/>
      <w:marLeft w:val="0"/>
      <w:marRight w:val="0"/>
      <w:marTop w:val="0"/>
      <w:marBottom w:val="0"/>
      <w:divBdr>
        <w:top w:val="none" w:sz="0" w:space="0" w:color="auto"/>
        <w:left w:val="none" w:sz="0" w:space="0" w:color="auto"/>
        <w:bottom w:val="none" w:sz="0" w:space="0" w:color="auto"/>
        <w:right w:val="none" w:sz="0" w:space="0" w:color="auto"/>
      </w:divBdr>
    </w:div>
    <w:div w:id="1896309854">
      <w:bodyDiv w:val="1"/>
      <w:marLeft w:val="0"/>
      <w:marRight w:val="0"/>
      <w:marTop w:val="0"/>
      <w:marBottom w:val="0"/>
      <w:divBdr>
        <w:top w:val="none" w:sz="0" w:space="0" w:color="auto"/>
        <w:left w:val="none" w:sz="0" w:space="0" w:color="auto"/>
        <w:bottom w:val="none" w:sz="0" w:space="0" w:color="auto"/>
        <w:right w:val="none" w:sz="0" w:space="0" w:color="auto"/>
      </w:divBdr>
    </w:div>
    <w:div w:id="1896500910">
      <w:bodyDiv w:val="1"/>
      <w:marLeft w:val="0"/>
      <w:marRight w:val="0"/>
      <w:marTop w:val="0"/>
      <w:marBottom w:val="0"/>
      <w:divBdr>
        <w:top w:val="none" w:sz="0" w:space="0" w:color="auto"/>
        <w:left w:val="none" w:sz="0" w:space="0" w:color="auto"/>
        <w:bottom w:val="none" w:sz="0" w:space="0" w:color="auto"/>
        <w:right w:val="none" w:sz="0" w:space="0" w:color="auto"/>
      </w:divBdr>
    </w:div>
    <w:div w:id="1896508854">
      <w:bodyDiv w:val="1"/>
      <w:marLeft w:val="0"/>
      <w:marRight w:val="0"/>
      <w:marTop w:val="0"/>
      <w:marBottom w:val="0"/>
      <w:divBdr>
        <w:top w:val="none" w:sz="0" w:space="0" w:color="auto"/>
        <w:left w:val="none" w:sz="0" w:space="0" w:color="auto"/>
        <w:bottom w:val="none" w:sz="0" w:space="0" w:color="auto"/>
        <w:right w:val="none" w:sz="0" w:space="0" w:color="auto"/>
      </w:divBdr>
    </w:div>
    <w:div w:id="1898123776">
      <w:bodyDiv w:val="1"/>
      <w:marLeft w:val="0"/>
      <w:marRight w:val="0"/>
      <w:marTop w:val="0"/>
      <w:marBottom w:val="0"/>
      <w:divBdr>
        <w:top w:val="none" w:sz="0" w:space="0" w:color="auto"/>
        <w:left w:val="none" w:sz="0" w:space="0" w:color="auto"/>
        <w:bottom w:val="none" w:sz="0" w:space="0" w:color="auto"/>
        <w:right w:val="none" w:sz="0" w:space="0" w:color="auto"/>
      </w:divBdr>
    </w:div>
    <w:div w:id="1899318489">
      <w:bodyDiv w:val="1"/>
      <w:marLeft w:val="0"/>
      <w:marRight w:val="0"/>
      <w:marTop w:val="0"/>
      <w:marBottom w:val="0"/>
      <w:divBdr>
        <w:top w:val="none" w:sz="0" w:space="0" w:color="auto"/>
        <w:left w:val="none" w:sz="0" w:space="0" w:color="auto"/>
        <w:bottom w:val="none" w:sz="0" w:space="0" w:color="auto"/>
        <w:right w:val="none" w:sz="0" w:space="0" w:color="auto"/>
      </w:divBdr>
    </w:div>
    <w:div w:id="1900751390">
      <w:bodyDiv w:val="1"/>
      <w:marLeft w:val="0"/>
      <w:marRight w:val="0"/>
      <w:marTop w:val="0"/>
      <w:marBottom w:val="0"/>
      <w:divBdr>
        <w:top w:val="none" w:sz="0" w:space="0" w:color="auto"/>
        <w:left w:val="none" w:sz="0" w:space="0" w:color="auto"/>
        <w:bottom w:val="none" w:sz="0" w:space="0" w:color="auto"/>
        <w:right w:val="none" w:sz="0" w:space="0" w:color="auto"/>
      </w:divBdr>
    </w:div>
    <w:div w:id="1904751426">
      <w:bodyDiv w:val="1"/>
      <w:marLeft w:val="0"/>
      <w:marRight w:val="0"/>
      <w:marTop w:val="0"/>
      <w:marBottom w:val="0"/>
      <w:divBdr>
        <w:top w:val="none" w:sz="0" w:space="0" w:color="auto"/>
        <w:left w:val="none" w:sz="0" w:space="0" w:color="auto"/>
        <w:bottom w:val="none" w:sz="0" w:space="0" w:color="auto"/>
        <w:right w:val="none" w:sz="0" w:space="0" w:color="auto"/>
      </w:divBdr>
    </w:div>
    <w:div w:id="1906060974">
      <w:bodyDiv w:val="1"/>
      <w:marLeft w:val="0"/>
      <w:marRight w:val="0"/>
      <w:marTop w:val="0"/>
      <w:marBottom w:val="0"/>
      <w:divBdr>
        <w:top w:val="none" w:sz="0" w:space="0" w:color="auto"/>
        <w:left w:val="none" w:sz="0" w:space="0" w:color="auto"/>
        <w:bottom w:val="none" w:sz="0" w:space="0" w:color="auto"/>
        <w:right w:val="none" w:sz="0" w:space="0" w:color="auto"/>
      </w:divBdr>
    </w:div>
    <w:div w:id="1906181883">
      <w:bodyDiv w:val="1"/>
      <w:marLeft w:val="0"/>
      <w:marRight w:val="0"/>
      <w:marTop w:val="0"/>
      <w:marBottom w:val="0"/>
      <w:divBdr>
        <w:top w:val="none" w:sz="0" w:space="0" w:color="auto"/>
        <w:left w:val="none" w:sz="0" w:space="0" w:color="auto"/>
        <w:bottom w:val="none" w:sz="0" w:space="0" w:color="auto"/>
        <w:right w:val="none" w:sz="0" w:space="0" w:color="auto"/>
      </w:divBdr>
    </w:div>
    <w:div w:id="1906525215">
      <w:bodyDiv w:val="1"/>
      <w:marLeft w:val="0"/>
      <w:marRight w:val="0"/>
      <w:marTop w:val="0"/>
      <w:marBottom w:val="0"/>
      <w:divBdr>
        <w:top w:val="none" w:sz="0" w:space="0" w:color="auto"/>
        <w:left w:val="none" w:sz="0" w:space="0" w:color="auto"/>
        <w:bottom w:val="none" w:sz="0" w:space="0" w:color="auto"/>
        <w:right w:val="none" w:sz="0" w:space="0" w:color="auto"/>
      </w:divBdr>
    </w:div>
    <w:div w:id="1906644382">
      <w:bodyDiv w:val="1"/>
      <w:marLeft w:val="0"/>
      <w:marRight w:val="0"/>
      <w:marTop w:val="0"/>
      <w:marBottom w:val="0"/>
      <w:divBdr>
        <w:top w:val="none" w:sz="0" w:space="0" w:color="auto"/>
        <w:left w:val="none" w:sz="0" w:space="0" w:color="auto"/>
        <w:bottom w:val="none" w:sz="0" w:space="0" w:color="auto"/>
        <w:right w:val="none" w:sz="0" w:space="0" w:color="auto"/>
      </w:divBdr>
    </w:div>
    <w:div w:id="1907103431">
      <w:bodyDiv w:val="1"/>
      <w:marLeft w:val="0"/>
      <w:marRight w:val="0"/>
      <w:marTop w:val="0"/>
      <w:marBottom w:val="0"/>
      <w:divBdr>
        <w:top w:val="none" w:sz="0" w:space="0" w:color="auto"/>
        <w:left w:val="none" w:sz="0" w:space="0" w:color="auto"/>
        <w:bottom w:val="none" w:sz="0" w:space="0" w:color="auto"/>
        <w:right w:val="none" w:sz="0" w:space="0" w:color="auto"/>
      </w:divBdr>
    </w:div>
    <w:div w:id="1908370404">
      <w:bodyDiv w:val="1"/>
      <w:marLeft w:val="0"/>
      <w:marRight w:val="0"/>
      <w:marTop w:val="0"/>
      <w:marBottom w:val="0"/>
      <w:divBdr>
        <w:top w:val="none" w:sz="0" w:space="0" w:color="auto"/>
        <w:left w:val="none" w:sz="0" w:space="0" w:color="auto"/>
        <w:bottom w:val="none" w:sz="0" w:space="0" w:color="auto"/>
        <w:right w:val="none" w:sz="0" w:space="0" w:color="auto"/>
      </w:divBdr>
    </w:div>
    <w:div w:id="1908614571">
      <w:bodyDiv w:val="1"/>
      <w:marLeft w:val="0"/>
      <w:marRight w:val="0"/>
      <w:marTop w:val="0"/>
      <w:marBottom w:val="0"/>
      <w:divBdr>
        <w:top w:val="none" w:sz="0" w:space="0" w:color="auto"/>
        <w:left w:val="none" w:sz="0" w:space="0" w:color="auto"/>
        <w:bottom w:val="none" w:sz="0" w:space="0" w:color="auto"/>
        <w:right w:val="none" w:sz="0" w:space="0" w:color="auto"/>
      </w:divBdr>
    </w:div>
    <w:div w:id="1909226433">
      <w:bodyDiv w:val="1"/>
      <w:marLeft w:val="0"/>
      <w:marRight w:val="0"/>
      <w:marTop w:val="0"/>
      <w:marBottom w:val="0"/>
      <w:divBdr>
        <w:top w:val="none" w:sz="0" w:space="0" w:color="auto"/>
        <w:left w:val="none" w:sz="0" w:space="0" w:color="auto"/>
        <w:bottom w:val="none" w:sz="0" w:space="0" w:color="auto"/>
        <w:right w:val="none" w:sz="0" w:space="0" w:color="auto"/>
      </w:divBdr>
    </w:div>
    <w:div w:id="1909463146">
      <w:bodyDiv w:val="1"/>
      <w:marLeft w:val="0"/>
      <w:marRight w:val="0"/>
      <w:marTop w:val="0"/>
      <w:marBottom w:val="0"/>
      <w:divBdr>
        <w:top w:val="none" w:sz="0" w:space="0" w:color="auto"/>
        <w:left w:val="none" w:sz="0" w:space="0" w:color="auto"/>
        <w:bottom w:val="none" w:sz="0" w:space="0" w:color="auto"/>
        <w:right w:val="none" w:sz="0" w:space="0" w:color="auto"/>
      </w:divBdr>
    </w:div>
    <w:div w:id="1910964300">
      <w:bodyDiv w:val="1"/>
      <w:marLeft w:val="0"/>
      <w:marRight w:val="0"/>
      <w:marTop w:val="0"/>
      <w:marBottom w:val="0"/>
      <w:divBdr>
        <w:top w:val="none" w:sz="0" w:space="0" w:color="auto"/>
        <w:left w:val="none" w:sz="0" w:space="0" w:color="auto"/>
        <w:bottom w:val="none" w:sz="0" w:space="0" w:color="auto"/>
        <w:right w:val="none" w:sz="0" w:space="0" w:color="auto"/>
      </w:divBdr>
    </w:div>
    <w:div w:id="1911113110">
      <w:bodyDiv w:val="1"/>
      <w:marLeft w:val="0"/>
      <w:marRight w:val="0"/>
      <w:marTop w:val="0"/>
      <w:marBottom w:val="0"/>
      <w:divBdr>
        <w:top w:val="none" w:sz="0" w:space="0" w:color="auto"/>
        <w:left w:val="none" w:sz="0" w:space="0" w:color="auto"/>
        <w:bottom w:val="none" w:sz="0" w:space="0" w:color="auto"/>
        <w:right w:val="none" w:sz="0" w:space="0" w:color="auto"/>
      </w:divBdr>
    </w:div>
    <w:div w:id="1911696297">
      <w:bodyDiv w:val="1"/>
      <w:marLeft w:val="0"/>
      <w:marRight w:val="0"/>
      <w:marTop w:val="0"/>
      <w:marBottom w:val="0"/>
      <w:divBdr>
        <w:top w:val="none" w:sz="0" w:space="0" w:color="auto"/>
        <w:left w:val="none" w:sz="0" w:space="0" w:color="auto"/>
        <w:bottom w:val="none" w:sz="0" w:space="0" w:color="auto"/>
        <w:right w:val="none" w:sz="0" w:space="0" w:color="auto"/>
      </w:divBdr>
    </w:div>
    <w:div w:id="1911960004">
      <w:bodyDiv w:val="1"/>
      <w:marLeft w:val="0"/>
      <w:marRight w:val="0"/>
      <w:marTop w:val="0"/>
      <w:marBottom w:val="0"/>
      <w:divBdr>
        <w:top w:val="none" w:sz="0" w:space="0" w:color="auto"/>
        <w:left w:val="none" w:sz="0" w:space="0" w:color="auto"/>
        <w:bottom w:val="none" w:sz="0" w:space="0" w:color="auto"/>
        <w:right w:val="none" w:sz="0" w:space="0" w:color="auto"/>
      </w:divBdr>
    </w:div>
    <w:div w:id="1911961201">
      <w:bodyDiv w:val="1"/>
      <w:marLeft w:val="0"/>
      <w:marRight w:val="0"/>
      <w:marTop w:val="0"/>
      <w:marBottom w:val="0"/>
      <w:divBdr>
        <w:top w:val="none" w:sz="0" w:space="0" w:color="auto"/>
        <w:left w:val="none" w:sz="0" w:space="0" w:color="auto"/>
        <w:bottom w:val="none" w:sz="0" w:space="0" w:color="auto"/>
        <w:right w:val="none" w:sz="0" w:space="0" w:color="auto"/>
      </w:divBdr>
    </w:div>
    <w:div w:id="1912231266">
      <w:bodyDiv w:val="1"/>
      <w:marLeft w:val="0"/>
      <w:marRight w:val="0"/>
      <w:marTop w:val="0"/>
      <w:marBottom w:val="0"/>
      <w:divBdr>
        <w:top w:val="none" w:sz="0" w:space="0" w:color="auto"/>
        <w:left w:val="none" w:sz="0" w:space="0" w:color="auto"/>
        <w:bottom w:val="none" w:sz="0" w:space="0" w:color="auto"/>
        <w:right w:val="none" w:sz="0" w:space="0" w:color="auto"/>
      </w:divBdr>
    </w:div>
    <w:div w:id="1912496339">
      <w:bodyDiv w:val="1"/>
      <w:marLeft w:val="0"/>
      <w:marRight w:val="0"/>
      <w:marTop w:val="0"/>
      <w:marBottom w:val="0"/>
      <w:divBdr>
        <w:top w:val="none" w:sz="0" w:space="0" w:color="auto"/>
        <w:left w:val="none" w:sz="0" w:space="0" w:color="auto"/>
        <w:bottom w:val="none" w:sz="0" w:space="0" w:color="auto"/>
        <w:right w:val="none" w:sz="0" w:space="0" w:color="auto"/>
      </w:divBdr>
    </w:div>
    <w:div w:id="1912736395">
      <w:bodyDiv w:val="1"/>
      <w:marLeft w:val="0"/>
      <w:marRight w:val="0"/>
      <w:marTop w:val="0"/>
      <w:marBottom w:val="0"/>
      <w:divBdr>
        <w:top w:val="none" w:sz="0" w:space="0" w:color="auto"/>
        <w:left w:val="none" w:sz="0" w:space="0" w:color="auto"/>
        <w:bottom w:val="none" w:sz="0" w:space="0" w:color="auto"/>
        <w:right w:val="none" w:sz="0" w:space="0" w:color="auto"/>
      </w:divBdr>
    </w:div>
    <w:div w:id="1912812614">
      <w:bodyDiv w:val="1"/>
      <w:marLeft w:val="0"/>
      <w:marRight w:val="0"/>
      <w:marTop w:val="0"/>
      <w:marBottom w:val="0"/>
      <w:divBdr>
        <w:top w:val="none" w:sz="0" w:space="0" w:color="auto"/>
        <w:left w:val="none" w:sz="0" w:space="0" w:color="auto"/>
        <w:bottom w:val="none" w:sz="0" w:space="0" w:color="auto"/>
        <w:right w:val="none" w:sz="0" w:space="0" w:color="auto"/>
      </w:divBdr>
    </w:div>
    <w:div w:id="1912963062">
      <w:bodyDiv w:val="1"/>
      <w:marLeft w:val="0"/>
      <w:marRight w:val="0"/>
      <w:marTop w:val="0"/>
      <w:marBottom w:val="0"/>
      <w:divBdr>
        <w:top w:val="none" w:sz="0" w:space="0" w:color="auto"/>
        <w:left w:val="none" w:sz="0" w:space="0" w:color="auto"/>
        <w:bottom w:val="none" w:sz="0" w:space="0" w:color="auto"/>
        <w:right w:val="none" w:sz="0" w:space="0" w:color="auto"/>
      </w:divBdr>
    </w:div>
    <w:div w:id="1913006055">
      <w:bodyDiv w:val="1"/>
      <w:marLeft w:val="0"/>
      <w:marRight w:val="0"/>
      <w:marTop w:val="0"/>
      <w:marBottom w:val="0"/>
      <w:divBdr>
        <w:top w:val="none" w:sz="0" w:space="0" w:color="auto"/>
        <w:left w:val="none" w:sz="0" w:space="0" w:color="auto"/>
        <w:bottom w:val="none" w:sz="0" w:space="0" w:color="auto"/>
        <w:right w:val="none" w:sz="0" w:space="0" w:color="auto"/>
      </w:divBdr>
    </w:div>
    <w:div w:id="1914462922">
      <w:bodyDiv w:val="1"/>
      <w:marLeft w:val="0"/>
      <w:marRight w:val="0"/>
      <w:marTop w:val="0"/>
      <w:marBottom w:val="0"/>
      <w:divBdr>
        <w:top w:val="none" w:sz="0" w:space="0" w:color="auto"/>
        <w:left w:val="none" w:sz="0" w:space="0" w:color="auto"/>
        <w:bottom w:val="none" w:sz="0" w:space="0" w:color="auto"/>
        <w:right w:val="none" w:sz="0" w:space="0" w:color="auto"/>
      </w:divBdr>
    </w:div>
    <w:div w:id="1914923802">
      <w:bodyDiv w:val="1"/>
      <w:marLeft w:val="0"/>
      <w:marRight w:val="0"/>
      <w:marTop w:val="0"/>
      <w:marBottom w:val="0"/>
      <w:divBdr>
        <w:top w:val="none" w:sz="0" w:space="0" w:color="auto"/>
        <w:left w:val="none" w:sz="0" w:space="0" w:color="auto"/>
        <w:bottom w:val="none" w:sz="0" w:space="0" w:color="auto"/>
        <w:right w:val="none" w:sz="0" w:space="0" w:color="auto"/>
      </w:divBdr>
    </w:div>
    <w:div w:id="1916165269">
      <w:bodyDiv w:val="1"/>
      <w:marLeft w:val="0"/>
      <w:marRight w:val="0"/>
      <w:marTop w:val="0"/>
      <w:marBottom w:val="0"/>
      <w:divBdr>
        <w:top w:val="none" w:sz="0" w:space="0" w:color="auto"/>
        <w:left w:val="none" w:sz="0" w:space="0" w:color="auto"/>
        <w:bottom w:val="none" w:sz="0" w:space="0" w:color="auto"/>
        <w:right w:val="none" w:sz="0" w:space="0" w:color="auto"/>
      </w:divBdr>
    </w:div>
    <w:div w:id="1916358928">
      <w:bodyDiv w:val="1"/>
      <w:marLeft w:val="0"/>
      <w:marRight w:val="0"/>
      <w:marTop w:val="0"/>
      <w:marBottom w:val="0"/>
      <w:divBdr>
        <w:top w:val="none" w:sz="0" w:space="0" w:color="auto"/>
        <w:left w:val="none" w:sz="0" w:space="0" w:color="auto"/>
        <w:bottom w:val="none" w:sz="0" w:space="0" w:color="auto"/>
        <w:right w:val="none" w:sz="0" w:space="0" w:color="auto"/>
      </w:divBdr>
    </w:div>
    <w:div w:id="1916695146">
      <w:bodyDiv w:val="1"/>
      <w:marLeft w:val="0"/>
      <w:marRight w:val="0"/>
      <w:marTop w:val="0"/>
      <w:marBottom w:val="0"/>
      <w:divBdr>
        <w:top w:val="none" w:sz="0" w:space="0" w:color="auto"/>
        <w:left w:val="none" w:sz="0" w:space="0" w:color="auto"/>
        <w:bottom w:val="none" w:sz="0" w:space="0" w:color="auto"/>
        <w:right w:val="none" w:sz="0" w:space="0" w:color="auto"/>
      </w:divBdr>
    </w:div>
    <w:div w:id="1917670933">
      <w:bodyDiv w:val="1"/>
      <w:marLeft w:val="0"/>
      <w:marRight w:val="0"/>
      <w:marTop w:val="0"/>
      <w:marBottom w:val="0"/>
      <w:divBdr>
        <w:top w:val="none" w:sz="0" w:space="0" w:color="auto"/>
        <w:left w:val="none" w:sz="0" w:space="0" w:color="auto"/>
        <w:bottom w:val="none" w:sz="0" w:space="0" w:color="auto"/>
        <w:right w:val="none" w:sz="0" w:space="0" w:color="auto"/>
      </w:divBdr>
    </w:div>
    <w:div w:id="1918129852">
      <w:bodyDiv w:val="1"/>
      <w:marLeft w:val="0"/>
      <w:marRight w:val="0"/>
      <w:marTop w:val="0"/>
      <w:marBottom w:val="0"/>
      <w:divBdr>
        <w:top w:val="none" w:sz="0" w:space="0" w:color="auto"/>
        <w:left w:val="none" w:sz="0" w:space="0" w:color="auto"/>
        <w:bottom w:val="none" w:sz="0" w:space="0" w:color="auto"/>
        <w:right w:val="none" w:sz="0" w:space="0" w:color="auto"/>
      </w:divBdr>
    </w:div>
    <w:div w:id="1918711710">
      <w:bodyDiv w:val="1"/>
      <w:marLeft w:val="0"/>
      <w:marRight w:val="0"/>
      <w:marTop w:val="0"/>
      <w:marBottom w:val="0"/>
      <w:divBdr>
        <w:top w:val="none" w:sz="0" w:space="0" w:color="auto"/>
        <w:left w:val="none" w:sz="0" w:space="0" w:color="auto"/>
        <w:bottom w:val="none" w:sz="0" w:space="0" w:color="auto"/>
        <w:right w:val="none" w:sz="0" w:space="0" w:color="auto"/>
      </w:divBdr>
    </w:div>
    <w:div w:id="1919708017">
      <w:bodyDiv w:val="1"/>
      <w:marLeft w:val="0"/>
      <w:marRight w:val="0"/>
      <w:marTop w:val="0"/>
      <w:marBottom w:val="0"/>
      <w:divBdr>
        <w:top w:val="none" w:sz="0" w:space="0" w:color="auto"/>
        <w:left w:val="none" w:sz="0" w:space="0" w:color="auto"/>
        <w:bottom w:val="none" w:sz="0" w:space="0" w:color="auto"/>
        <w:right w:val="none" w:sz="0" w:space="0" w:color="auto"/>
      </w:divBdr>
    </w:div>
    <w:div w:id="1920095070">
      <w:bodyDiv w:val="1"/>
      <w:marLeft w:val="0"/>
      <w:marRight w:val="0"/>
      <w:marTop w:val="0"/>
      <w:marBottom w:val="0"/>
      <w:divBdr>
        <w:top w:val="none" w:sz="0" w:space="0" w:color="auto"/>
        <w:left w:val="none" w:sz="0" w:space="0" w:color="auto"/>
        <w:bottom w:val="none" w:sz="0" w:space="0" w:color="auto"/>
        <w:right w:val="none" w:sz="0" w:space="0" w:color="auto"/>
      </w:divBdr>
    </w:div>
    <w:div w:id="1920288040">
      <w:bodyDiv w:val="1"/>
      <w:marLeft w:val="0"/>
      <w:marRight w:val="0"/>
      <w:marTop w:val="0"/>
      <w:marBottom w:val="0"/>
      <w:divBdr>
        <w:top w:val="none" w:sz="0" w:space="0" w:color="auto"/>
        <w:left w:val="none" w:sz="0" w:space="0" w:color="auto"/>
        <w:bottom w:val="none" w:sz="0" w:space="0" w:color="auto"/>
        <w:right w:val="none" w:sz="0" w:space="0" w:color="auto"/>
      </w:divBdr>
    </w:div>
    <w:div w:id="1920366978">
      <w:bodyDiv w:val="1"/>
      <w:marLeft w:val="0"/>
      <w:marRight w:val="0"/>
      <w:marTop w:val="0"/>
      <w:marBottom w:val="0"/>
      <w:divBdr>
        <w:top w:val="none" w:sz="0" w:space="0" w:color="auto"/>
        <w:left w:val="none" w:sz="0" w:space="0" w:color="auto"/>
        <w:bottom w:val="none" w:sz="0" w:space="0" w:color="auto"/>
        <w:right w:val="none" w:sz="0" w:space="0" w:color="auto"/>
      </w:divBdr>
    </w:div>
    <w:div w:id="1920673225">
      <w:bodyDiv w:val="1"/>
      <w:marLeft w:val="0"/>
      <w:marRight w:val="0"/>
      <w:marTop w:val="0"/>
      <w:marBottom w:val="0"/>
      <w:divBdr>
        <w:top w:val="none" w:sz="0" w:space="0" w:color="auto"/>
        <w:left w:val="none" w:sz="0" w:space="0" w:color="auto"/>
        <w:bottom w:val="none" w:sz="0" w:space="0" w:color="auto"/>
        <w:right w:val="none" w:sz="0" w:space="0" w:color="auto"/>
      </w:divBdr>
    </w:div>
    <w:div w:id="1921476986">
      <w:bodyDiv w:val="1"/>
      <w:marLeft w:val="0"/>
      <w:marRight w:val="0"/>
      <w:marTop w:val="0"/>
      <w:marBottom w:val="0"/>
      <w:divBdr>
        <w:top w:val="none" w:sz="0" w:space="0" w:color="auto"/>
        <w:left w:val="none" w:sz="0" w:space="0" w:color="auto"/>
        <w:bottom w:val="none" w:sz="0" w:space="0" w:color="auto"/>
        <w:right w:val="none" w:sz="0" w:space="0" w:color="auto"/>
      </w:divBdr>
    </w:div>
    <w:div w:id="1921909372">
      <w:bodyDiv w:val="1"/>
      <w:marLeft w:val="0"/>
      <w:marRight w:val="0"/>
      <w:marTop w:val="0"/>
      <w:marBottom w:val="0"/>
      <w:divBdr>
        <w:top w:val="none" w:sz="0" w:space="0" w:color="auto"/>
        <w:left w:val="none" w:sz="0" w:space="0" w:color="auto"/>
        <w:bottom w:val="none" w:sz="0" w:space="0" w:color="auto"/>
        <w:right w:val="none" w:sz="0" w:space="0" w:color="auto"/>
      </w:divBdr>
    </w:div>
    <w:div w:id="1921912508">
      <w:bodyDiv w:val="1"/>
      <w:marLeft w:val="0"/>
      <w:marRight w:val="0"/>
      <w:marTop w:val="0"/>
      <w:marBottom w:val="0"/>
      <w:divBdr>
        <w:top w:val="none" w:sz="0" w:space="0" w:color="auto"/>
        <w:left w:val="none" w:sz="0" w:space="0" w:color="auto"/>
        <w:bottom w:val="none" w:sz="0" w:space="0" w:color="auto"/>
        <w:right w:val="none" w:sz="0" w:space="0" w:color="auto"/>
      </w:divBdr>
    </w:div>
    <w:div w:id="1921979960">
      <w:bodyDiv w:val="1"/>
      <w:marLeft w:val="0"/>
      <w:marRight w:val="0"/>
      <w:marTop w:val="0"/>
      <w:marBottom w:val="0"/>
      <w:divBdr>
        <w:top w:val="none" w:sz="0" w:space="0" w:color="auto"/>
        <w:left w:val="none" w:sz="0" w:space="0" w:color="auto"/>
        <w:bottom w:val="none" w:sz="0" w:space="0" w:color="auto"/>
        <w:right w:val="none" w:sz="0" w:space="0" w:color="auto"/>
      </w:divBdr>
    </w:div>
    <w:div w:id="1922987087">
      <w:bodyDiv w:val="1"/>
      <w:marLeft w:val="0"/>
      <w:marRight w:val="0"/>
      <w:marTop w:val="0"/>
      <w:marBottom w:val="0"/>
      <w:divBdr>
        <w:top w:val="none" w:sz="0" w:space="0" w:color="auto"/>
        <w:left w:val="none" w:sz="0" w:space="0" w:color="auto"/>
        <w:bottom w:val="none" w:sz="0" w:space="0" w:color="auto"/>
        <w:right w:val="none" w:sz="0" w:space="0" w:color="auto"/>
      </w:divBdr>
    </w:div>
    <w:div w:id="1923105538">
      <w:bodyDiv w:val="1"/>
      <w:marLeft w:val="0"/>
      <w:marRight w:val="0"/>
      <w:marTop w:val="0"/>
      <w:marBottom w:val="0"/>
      <w:divBdr>
        <w:top w:val="none" w:sz="0" w:space="0" w:color="auto"/>
        <w:left w:val="none" w:sz="0" w:space="0" w:color="auto"/>
        <w:bottom w:val="none" w:sz="0" w:space="0" w:color="auto"/>
        <w:right w:val="none" w:sz="0" w:space="0" w:color="auto"/>
      </w:divBdr>
    </w:div>
    <w:div w:id="1923566480">
      <w:bodyDiv w:val="1"/>
      <w:marLeft w:val="0"/>
      <w:marRight w:val="0"/>
      <w:marTop w:val="0"/>
      <w:marBottom w:val="0"/>
      <w:divBdr>
        <w:top w:val="none" w:sz="0" w:space="0" w:color="auto"/>
        <w:left w:val="none" w:sz="0" w:space="0" w:color="auto"/>
        <w:bottom w:val="none" w:sz="0" w:space="0" w:color="auto"/>
        <w:right w:val="none" w:sz="0" w:space="0" w:color="auto"/>
      </w:divBdr>
    </w:div>
    <w:div w:id="1925147702">
      <w:bodyDiv w:val="1"/>
      <w:marLeft w:val="0"/>
      <w:marRight w:val="0"/>
      <w:marTop w:val="0"/>
      <w:marBottom w:val="0"/>
      <w:divBdr>
        <w:top w:val="none" w:sz="0" w:space="0" w:color="auto"/>
        <w:left w:val="none" w:sz="0" w:space="0" w:color="auto"/>
        <w:bottom w:val="none" w:sz="0" w:space="0" w:color="auto"/>
        <w:right w:val="none" w:sz="0" w:space="0" w:color="auto"/>
      </w:divBdr>
    </w:div>
    <w:div w:id="1925188442">
      <w:bodyDiv w:val="1"/>
      <w:marLeft w:val="0"/>
      <w:marRight w:val="0"/>
      <w:marTop w:val="0"/>
      <w:marBottom w:val="0"/>
      <w:divBdr>
        <w:top w:val="none" w:sz="0" w:space="0" w:color="auto"/>
        <w:left w:val="none" w:sz="0" w:space="0" w:color="auto"/>
        <w:bottom w:val="none" w:sz="0" w:space="0" w:color="auto"/>
        <w:right w:val="none" w:sz="0" w:space="0" w:color="auto"/>
      </w:divBdr>
    </w:div>
    <w:div w:id="1925382157">
      <w:bodyDiv w:val="1"/>
      <w:marLeft w:val="0"/>
      <w:marRight w:val="0"/>
      <w:marTop w:val="0"/>
      <w:marBottom w:val="0"/>
      <w:divBdr>
        <w:top w:val="none" w:sz="0" w:space="0" w:color="auto"/>
        <w:left w:val="none" w:sz="0" w:space="0" w:color="auto"/>
        <w:bottom w:val="none" w:sz="0" w:space="0" w:color="auto"/>
        <w:right w:val="none" w:sz="0" w:space="0" w:color="auto"/>
      </w:divBdr>
    </w:div>
    <w:div w:id="1925843823">
      <w:bodyDiv w:val="1"/>
      <w:marLeft w:val="0"/>
      <w:marRight w:val="0"/>
      <w:marTop w:val="0"/>
      <w:marBottom w:val="0"/>
      <w:divBdr>
        <w:top w:val="none" w:sz="0" w:space="0" w:color="auto"/>
        <w:left w:val="none" w:sz="0" w:space="0" w:color="auto"/>
        <w:bottom w:val="none" w:sz="0" w:space="0" w:color="auto"/>
        <w:right w:val="none" w:sz="0" w:space="0" w:color="auto"/>
      </w:divBdr>
    </w:div>
    <w:div w:id="1926182933">
      <w:bodyDiv w:val="1"/>
      <w:marLeft w:val="0"/>
      <w:marRight w:val="0"/>
      <w:marTop w:val="0"/>
      <w:marBottom w:val="0"/>
      <w:divBdr>
        <w:top w:val="none" w:sz="0" w:space="0" w:color="auto"/>
        <w:left w:val="none" w:sz="0" w:space="0" w:color="auto"/>
        <w:bottom w:val="none" w:sz="0" w:space="0" w:color="auto"/>
        <w:right w:val="none" w:sz="0" w:space="0" w:color="auto"/>
      </w:divBdr>
    </w:div>
    <w:div w:id="1927035068">
      <w:bodyDiv w:val="1"/>
      <w:marLeft w:val="0"/>
      <w:marRight w:val="0"/>
      <w:marTop w:val="0"/>
      <w:marBottom w:val="0"/>
      <w:divBdr>
        <w:top w:val="none" w:sz="0" w:space="0" w:color="auto"/>
        <w:left w:val="none" w:sz="0" w:space="0" w:color="auto"/>
        <w:bottom w:val="none" w:sz="0" w:space="0" w:color="auto"/>
        <w:right w:val="none" w:sz="0" w:space="0" w:color="auto"/>
      </w:divBdr>
    </w:div>
    <w:div w:id="1927418106">
      <w:bodyDiv w:val="1"/>
      <w:marLeft w:val="0"/>
      <w:marRight w:val="0"/>
      <w:marTop w:val="0"/>
      <w:marBottom w:val="0"/>
      <w:divBdr>
        <w:top w:val="none" w:sz="0" w:space="0" w:color="auto"/>
        <w:left w:val="none" w:sz="0" w:space="0" w:color="auto"/>
        <w:bottom w:val="none" w:sz="0" w:space="0" w:color="auto"/>
        <w:right w:val="none" w:sz="0" w:space="0" w:color="auto"/>
      </w:divBdr>
    </w:div>
    <w:div w:id="1927836845">
      <w:bodyDiv w:val="1"/>
      <w:marLeft w:val="0"/>
      <w:marRight w:val="0"/>
      <w:marTop w:val="0"/>
      <w:marBottom w:val="0"/>
      <w:divBdr>
        <w:top w:val="none" w:sz="0" w:space="0" w:color="auto"/>
        <w:left w:val="none" w:sz="0" w:space="0" w:color="auto"/>
        <w:bottom w:val="none" w:sz="0" w:space="0" w:color="auto"/>
        <w:right w:val="none" w:sz="0" w:space="0" w:color="auto"/>
      </w:divBdr>
    </w:div>
    <w:div w:id="1929263312">
      <w:bodyDiv w:val="1"/>
      <w:marLeft w:val="0"/>
      <w:marRight w:val="0"/>
      <w:marTop w:val="0"/>
      <w:marBottom w:val="0"/>
      <w:divBdr>
        <w:top w:val="none" w:sz="0" w:space="0" w:color="auto"/>
        <w:left w:val="none" w:sz="0" w:space="0" w:color="auto"/>
        <w:bottom w:val="none" w:sz="0" w:space="0" w:color="auto"/>
        <w:right w:val="none" w:sz="0" w:space="0" w:color="auto"/>
      </w:divBdr>
    </w:div>
    <w:div w:id="1929388768">
      <w:bodyDiv w:val="1"/>
      <w:marLeft w:val="0"/>
      <w:marRight w:val="0"/>
      <w:marTop w:val="0"/>
      <w:marBottom w:val="0"/>
      <w:divBdr>
        <w:top w:val="none" w:sz="0" w:space="0" w:color="auto"/>
        <w:left w:val="none" w:sz="0" w:space="0" w:color="auto"/>
        <w:bottom w:val="none" w:sz="0" w:space="0" w:color="auto"/>
        <w:right w:val="none" w:sz="0" w:space="0" w:color="auto"/>
      </w:divBdr>
    </w:div>
    <w:div w:id="1929804663">
      <w:bodyDiv w:val="1"/>
      <w:marLeft w:val="0"/>
      <w:marRight w:val="0"/>
      <w:marTop w:val="0"/>
      <w:marBottom w:val="0"/>
      <w:divBdr>
        <w:top w:val="none" w:sz="0" w:space="0" w:color="auto"/>
        <w:left w:val="none" w:sz="0" w:space="0" w:color="auto"/>
        <w:bottom w:val="none" w:sz="0" w:space="0" w:color="auto"/>
        <w:right w:val="none" w:sz="0" w:space="0" w:color="auto"/>
      </w:divBdr>
    </w:div>
    <w:div w:id="1930966483">
      <w:bodyDiv w:val="1"/>
      <w:marLeft w:val="0"/>
      <w:marRight w:val="0"/>
      <w:marTop w:val="0"/>
      <w:marBottom w:val="0"/>
      <w:divBdr>
        <w:top w:val="none" w:sz="0" w:space="0" w:color="auto"/>
        <w:left w:val="none" w:sz="0" w:space="0" w:color="auto"/>
        <w:bottom w:val="none" w:sz="0" w:space="0" w:color="auto"/>
        <w:right w:val="none" w:sz="0" w:space="0" w:color="auto"/>
      </w:divBdr>
    </w:div>
    <w:div w:id="1931500687">
      <w:bodyDiv w:val="1"/>
      <w:marLeft w:val="0"/>
      <w:marRight w:val="0"/>
      <w:marTop w:val="0"/>
      <w:marBottom w:val="0"/>
      <w:divBdr>
        <w:top w:val="none" w:sz="0" w:space="0" w:color="auto"/>
        <w:left w:val="none" w:sz="0" w:space="0" w:color="auto"/>
        <w:bottom w:val="none" w:sz="0" w:space="0" w:color="auto"/>
        <w:right w:val="none" w:sz="0" w:space="0" w:color="auto"/>
      </w:divBdr>
    </w:div>
    <w:div w:id="1931769373">
      <w:bodyDiv w:val="1"/>
      <w:marLeft w:val="0"/>
      <w:marRight w:val="0"/>
      <w:marTop w:val="0"/>
      <w:marBottom w:val="0"/>
      <w:divBdr>
        <w:top w:val="none" w:sz="0" w:space="0" w:color="auto"/>
        <w:left w:val="none" w:sz="0" w:space="0" w:color="auto"/>
        <w:bottom w:val="none" w:sz="0" w:space="0" w:color="auto"/>
        <w:right w:val="none" w:sz="0" w:space="0" w:color="auto"/>
      </w:divBdr>
    </w:div>
    <w:div w:id="1932472182">
      <w:bodyDiv w:val="1"/>
      <w:marLeft w:val="0"/>
      <w:marRight w:val="0"/>
      <w:marTop w:val="0"/>
      <w:marBottom w:val="0"/>
      <w:divBdr>
        <w:top w:val="none" w:sz="0" w:space="0" w:color="auto"/>
        <w:left w:val="none" w:sz="0" w:space="0" w:color="auto"/>
        <w:bottom w:val="none" w:sz="0" w:space="0" w:color="auto"/>
        <w:right w:val="none" w:sz="0" w:space="0" w:color="auto"/>
      </w:divBdr>
    </w:div>
    <w:div w:id="1933313422">
      <w:bodyDiv w:val="1"/>
      <w:marLeft w:val="0"/>
      <w:marRight w:val="0"/>
      <w:marTop w:val="0"/>
      <w:marBottom w:val="0"/>
      <w:divBdr>
        <w:top w:val="none" w:sz="0" w:space="0" w:color="auto"/>
        <w:left w:val="none" w:sz="0" w:space="0" w:color="auto"/>
        <w:bottom w:val="none" w:sz="0" w:space="0" w:color="auto"/>
        <w:right w:val="none" w:sz="0" w:space="0" w:color="auto"/>
      </w:divBdr>
    </w:div>
    <w:div w:id="1933314138">
      <w:bodyDiv w:val="1"/>
      <w:marLeft w:val="0"/>
      <w:marRight w:val="0"/>
      <w:marTop w:val="0"/>
      <w:marBottom w:val="0"/>
      <w:divBdr>
        <w:top w:val="none" w:sz="0" w:space="0" w:color="auto"/>
        <w:left w:val="none" w:sz="0" w:space="0" w:color="auto"/>
        <w:bottom w:val="none" w:sz="0" w:space="0" w:color="auto"/>
        <w:right w:val="none" w:sz="0" w:space="0" w:color="auto"/>
      </w:divBdr>
    </w:div>
    <w:div w:id="1933513315">
      <w:bodyDiv w:val="1"/>
      <w:marLeft w:val="0"/>
      <w:marRight w:val="0"/>
      <w:marTop w:val="0"/>
      <w:marBottom w:val="0"/>
      <w:divBdr>
        <w:top w:val="none" w:sz="0" w:space="0" w:color="auto"/>
        <w:left w:val="none" w:sz="0" w:space="0" w:color="auto"/>
        <w:bottom w:val="none" w:sz="0" w:space="0" w:color="auto"/>
        <w:right w:val="none" w:sz="0" w:space="0" w:color="auto"/>
      </w:divBdr>
    </w:div>
    <w:div w:id="1933784185">
      <w:bodyDiv w:val="1"/>
      <w:marLeft w:val="0"/>
      <w:marRight w:val="0"/>
      <w:marTop w:val="0"/>
      <w:marBottom w:val="0"/>
      <w:divBdr>
        <w:top w:val="none" w:sz="0" w:space="0" w:color="auto"/>
        <w:left w:val="none" w:sz="0" w:space="0" w:color="auto"/>
        <w:bottom w:val="none" w:sz="0" w:space="0" w:color="auto"/>
        <w:right w:val="none" w:sz="0" w:space="0" w:color="auto"/>
      </w:divBdr>
    </w:div>
    <w:div w:id="1934127822">
      <w:bodyDiv w:val="1"/>
      <w:marLeft w:val="0"/>
      <w:marRight w:val="0"/>
      <w:marTop w:val="0"/>
      <w:marBottom w:val="0"/>
      <w:divBdr>
        <w:top w:val="none" w:sz="0" w:space="0" w:color="auto"/>
        <w:left w:val="none" w:sz="0" w:space="0" w:color="auto"/>
        <w:bottom w:val="none" w:sz="0" w:space="0" w:color="auto"/>
        <w:right w:val="none" w:sz="0" w:space="0" w:color="auto"/>
      </w:divBdr>
    </w:div>
    <w:div w:id="1934511682">
      <w:bodyDiv w:val="1"/>
      <w:marLeft w:val="0"/>
      <w:marRight w:val="0"/>
      <w:marTop w:val="0"/>
      <w:marBottom w:val="0"/>
      <w:divBdr>
        <w:top w:val="none" w:sz="0" w:space="0" w:color="auto"/>
        <w:left w:val="none" w:sz="0" w:space="0" w:color="auto"/>
        <w:bottom w:val="none" w:sz="0" w:space="0" w:color="auto"/>
        <w:right w:val="none" w:sz="0" w:space="0" w:color="auto"/>
      </w:divBdr>
    </w:div>
    <w:div w:id="1935239542">
      <w:bodyDiv w:val="1"/>
      <w:marLeft w:val="0"/>
      <w:marRight w:val="0"/>
      <w:marTop w:val="0"/>
      <w:marBottom w:val="0"/>
      <w:divBdr>
        <w:top w:val="none" w:sz="0" w:space="0" w:color="auto"/>
        <w:left w:val="none" w:sz="0" w:space="0" w:color="auto"/>
        <w:bottom w:val="none" w:sz="0" w:space="0" w:color="auto"/>
        <w:right w:val="none" w:sz="0" w:space="0" w:color="auto"/>
      </w:divBdr>
    </w:div>
    <w:div w:id="1935703108">
      <w:bodyDiv w:val="1"/>
      <w:marLeft w:val="0"/>
      <w:marRight w:val="0"/>
      <w:marTop w:val="0"/>
      <w:marBottom w:val="0"/>
      <w:divBdr>
        <w:top w:val="none" w:sz="0" w:space="0" w:color="auto"/>
        <w:left w:val="none" w:sz="0" w:space="0" w:color="auto"/>
        <w:bottom w:val="none" w:sz="0" w:space="0" w:color="auto"/>
        <w:right w:val="none" w:sz="0" w:space="0" w:color="auto"/>
      </w:divBdr>
    </w:div>
    <w:div w:id="1937710764">
      <w:bodyDiv w:val="1"/>
      <w:marLeft w:val="0"/>
      <w:marRight w:val="0"/>
      <w:marTop w:val="0"/>
      <w:marBottom w:val="0"/>
      <w:divBdr>
        <w:top w:val="none" w:sz="0" w:space="0" w:color="auto"/>
        <w:left w:val="none" w:sz="0" w:space="0" w:color="auto"/>
        <w:bottom w:val="none" w:sz="0" w:space="0" w:color="auto"/>
        <w:right w:val="none" w:sz="0" w:space="0" w:color="auto"/>
      </w:divBdr>
    </w:div>
    <w:div w:id="1938975561">
      <w:bodyDiv w:val="1"/>
      <w:marLeft w:val="0"/>
      <w:marRight w:val="0"/>
      <w:marTop w:val="0"/>
      <w:marBottom w:val="0"/>
      <w:divBdr>
        <w:top w:val="none" w:sz="0" w:space="0" w:color="auto"/>
        <w:left w:val="none" w:sz="0" w:space="0" w:color="auto"/>
        <w:bottom w:val="none" w:sz="0" w:space="0" w:color="auto"/>
        <w:right w:val="none" w:sz="0" w:space="0" w:color="auto"/>
      </w:divBdr>
    </w:div>
    <w:div w:id="1939751067">
      <w:bodyDiv w:val="1"/>
      <w:marLeft w:val="0"/>
      <w:marRight w:val="0"/>
      <w:marTop w:val="0"/>
      <w:marBottom w:val="0"/>
      <w:divBdr>
        <w:top w:val="none" w:sz="0" w:space="0" w:color="auto"/>
        <w:left w:val="none" w:sz="0" w:space="0" w:color="auto"/>
        <w:bottom w:val="none" w:sz="0" w:space="0" w:color="auto"/>
        <w:right w:val="none" w:sz="0" w:space="0" w:color="auto"/>
      </w:divBdr>
    </w:div>
    <w:div w:id="1942452308">
      <w:bodyDiv w:val="1"/>
      <w:marLeft w:val="0"/>
      <w:marRight w:val="0"/>
      <w:marTop w:val="0"/>
      <w:marBottom w:val="0"/>
      <w:divBdr>
        <w:top w:val="none" w:sz="0" w:space="0" w:color="auto"/>
        <w:left w:val="none" w:sz="0" w:space="0" w:color="auto"/>
        <w:bottom w:val="none" w:sz="0" w:space="0" w:color="auto"/>
        <w:right w:val="none" w:sz="0" w:space="0" w:color="auto"/>
      </w:divBdr>
    </w:div>
    <w:div w:id="1942686883">
      <w:bodyDiv w:val="1"/>
      <w:marLeft w:val="0"/>
      <w:marRight w:val="0"/>
      <w:marTop w:val="0"/>
      <w:marBottom w:val="0"/>
      <w:divBdr>
        <w:top w:val="none" w:sz="0" w:space="0" w:color="auto"/>
        <w:left w:val="none" w:sz="0" w:space="0" w:color="auto"/>
        <w:bottom w:val="none" w:sz="0" w:space="0" w:color="auto"/>
        <w:right w:val="none" w:sz="0" w:space="0" w:color="auto"/>
      </w:divBdr>
    </w:div>
    <w:div w:id="1943223211">
      <w:bodyDiv w:val="1"/>
      <w:marLeft w:val="0"/>
      <w:marRight w:val="0"/>
      <w:marTop w:val="0"/>
      <w:marBottom w:val="0"/>
      <w:divBdr>
        <w:top w:val="none" w:sz="0" w:space="0" w:color="auto"/>
        <w:left w:val="none" w:sz="0" w:space="0" w:color="auto"/>
        <w:bottom w:val="none" w:sz="0" w:space="0" w:color="auto"/>
        <w:right w:val="none" w:sz="0" w:space="0" w:color="auto"/>
      </w:divBdr>
    </w:div>
    <w:div w:id="1945111968">
      <w:bodyDiv w:val="1"/>
      <w:marLeft w:val="0"/>
      <w:marRight w:val="0"/>
      <w:marTop w:val="0"/>
      <w:marBottom w:val="0"/>
      <w:divBdr>
        <w:top w:val="none" w:sz="0" w:space="0" w:color="auto"/>
        <w:left w:val="none" w:sz="0" w:space="0" w:color="auto"/>
        <w:bottom w:val="none" w:sz="0" w:space="0" w:color="auto"/>
        <w:right w:val="none" w:sz="0" w:space="0" w:color="auto"/>
      </w:divBdr>
    </w:div>
    <w:div w:id="1946500852">
      <w:bodyDiv w:val="1"/>
      <w:marLeft w:val="0"/>
      <w:marRight w:val="0"/>
      <w:marTop w:val="0"/>
      <w:marBottom w:val="0"/>
      <w:divBdr>
        <w:top w:val="none" w:sz="0" w:space="0" w:color="auto"/>
        <w:left w:val="none" w:sz="0" w:space="0" w:color="auto"/>
        <w:bottom w:val="none" w:sz="0" w:space="0" w:color="auto"/>
        <w:right w:val="none" w:sz="0" w:space="0" w:color="auto"/>
      </w:divBdr>
    </w:div>
    <w:div w:id="1946694844">
      <w:bodyDiv w:val="1"/>
      <w:marLeft w:val="0"/>
      <w:marRight w:val="0"/>
      <w:marTop w:val="0"/>
      <w:marBottom w:val="0"/>
      <w:divBdr>
        <w:top w:val="none" w:sz="0" w:space="0" w:color="auto"/>
        <w:left w:val="none" w:sz="0" w:space="0" w:color="auto"/>
        <w:bottom w:val="none" w:sz="0" w:space="0" w:color="auto"/>
        <w:right w:val="none" w:sz="0" w:space="0" w:color="auto"/>
      </w:divBdr>
    </w:div>
    <w:div w:id="1948543970">
      <w:bodyDiv w:val="1"/>
      <w:marLeft w:val="0"/>
      <w:marRight w:val="0"/>
      <w:marTop w:val="0"/>
      <w:marBottom w:val="0"/>
      <w:divBdr>
        <w:top w:val="none" w:sz="0" w:space="0" w:color="auto"/>
        <w:left w:val="none" w:sz="0" w:space="0" w:color="auto"/>
        <w:bottom w:val="none" w:sz="0" w:space="0" w:color="auto"/>
        <w:right w:val="none" w:sz="0" w:space="0" w:color="auto"/>
      </w:divBdr>
    </w:div>
    <w:div w:id="1948659467">
      <w:bodyDiv w:val="1"/>
      <w:marLeft w:val="0"/>
      <w:marRight w:val="0"/>
      <w:marTop w:val="0"/>
      <w:marBottom w:val="0"/>
      <w:divBdr>
        <w:top w:val="none" w:sz="0" w:space="0" w:color="auto"/>
        <w:left w:val="none" w:sz="0" w:space="0" w:color="auto"/>
        <w:bottom w:val="none" w:sz="0" w:space="0" w:color="auto"/>
        <w:right w:val="none" w:sz="0" w:space="0" w:color="auto"/>
      </w:divBdr>
    </w:div>
    <w:div w:id="1950970510">
      <w:bodyDiv w:val="1"/>
      <w:marLeft w:val="0"/>
      <w:marRight w:val="0"/>
      <w:marTop w:val="0"/>
      <w:marBottom w:val="0"/>
      <w:divBdr>
        <w:top w:val="none" w:sz="0" w:space="0" w:color="auto"/>
        <w:left w:val="none" w:sz="0" w:space="0" w:color="auto"/>
        <w:bottom w:val="none" w:sz="0" w:space="0" w:color="auto"/>
        <w:right w:val="none" w:sz="0" w:space="0" w:color="auto"/>
      </w:divBdr>
    </w:div>
    <w:div w:id="1951203359">
      <w:bodyDiv w:val="1"/>
      <w:marLeft w:val="0"/>
      <w:marRight w:val="0"/>
      <w:marTop w:val="0"/>
      <w:marBottom w:val="0"/>
      <w:divBdr>
        <w:top w:val="none" w:sz="0" w:space="0" w:color="auto"/>
        <w:left w:val="none" w:sz="0" w:space="0" w:color="auto"/>
        <w:bottom w:val="none" w:sz="0" w:space="0" w:color="auto"/>
        <w:right w:val="none" w:sz="0" w:space="0" w:color="auto"/>
      </w:divBdr>
    </w:div>
    <w:div w:id="1951662637">
      <w:bodyDiv w:val="1"/>
      <w:marLeft w:val="0"/>
      <w:marRight w:val="0"/>
      <w:marTop w:val="0"/>
      <w:marBottom w:val="0"/>
      <w:divBdr>
        <w:top w:val="none" w:sz="0" w:space="0" w:color="auto"/>
        <w:left w:val="none" w:sz="0" w:space="0" w:color="auto"/>
        <w:bottom w:val="none" w:sz="0" w:space="0" w:color="auto"/>
        <w:right w:val="none" w:sz="0" w:space="0" w:color="auto"/>
      </w:divBdr>
    </w:div>
    <w:div w:id="1952009945">
      <w:bodyDiv w:val="1"/>
      <w:marLeft w:val="0"/>
      <w:marRight w:val="0"/>
      <w:marTop w:val="0"/>
      <w:marBottom w:val="0"/>
      <w:divBdr>
        <w:top w:val="none" w:sz="0" w:space="0" w:color="auto"/>
        <w:left w:val="none" w:sz="0" w:space="0" w:color="auto"/>
        <w:bottom w:val="none" w:sz="0" w:space="0" w:color="auto"/>
        <w:right w:val="none" w:sz="0" w:space="0" w:color="auto"/>
      </w:divBdr>
    </w:div>
    <w:div w:id="1952276339">
      <w:bodyDiv w:val="1"/>
      <w:marLeft w:val="0"/>
      <w:marRight w:val="0"/>
      <w:marTop w:val="0"/>
      <w:marBottom w:val="0"/>
      <w:divBdr>
        <w:top w:val="none" w:sz="0" w:space="0" w:color="auto"/>
        <w:left w:val="none" w:sz="0" w:space="0" w:color="auto"/>
        <w:bottom w:val="none" w:sz="0" w:space="0" w:color="auto"/>
        <w:right w:val="none" w:sz="0" w:space="0" w:color="auto"/>
      </w:divBdr>
    </w:div>
    <w:div w:id="1952668034">
      <w:bodyDiv w:val="1"/>
      <w:marLeft w:val="0"/>
      <w:marRight w:val="0"/>
      <w:marTop w:val="0"/>
      <w:marBottom w:val="0"/>
      <w:divBdr>
        <w:top w:val="none" w:sz="0" w:space="0" w:color="auto"/>
        <w:left w:val="none" w:sz="0" w:space="0" w:color="auto"/>
        <w:bottom w:val="none" w:sz="0" w:space="0" w:color="auto"/>
        <w:right w:val="none" w:sz="0" w:space="0" w:color="auto"/>
      </w:divBdr>
    </w:div>
    <w:div w:id="1953779945">
      <w:bodyDiv w:val="1"/>
      <w:marLeft w:val="0"/>
      <w:marRight w:val="0"/>
      <w:marTop w:val="0"/>
      <w:marBottom w:val="0"/>
      <w:divBdr>
        <w:top w:val="none" w:sz="0" w:space="0" w:color="auto"/>
        <w:left w:val="none" w:sz="0" w:space="0" w:color="auto"/>
        <w:bottom w:val="none" w:sz="0" w:space="0" w:color="auto"/>
        <w:right w:val="none" w:sz="0" w:space="0" w:color="auto"/>
      </w:divBdr>
    </w:div>
    <w:div w:id="1955136491">
      <w:bodyDiv w:val="1"/>
      <w:marLeft w:val="0"/>
      <w:marRight w:val="0"/>
      <w:marTop w:val="0"/>
      <w:marBottom w:val="0"/>
      <w:divBdr>
        <w:top w:val="none" w:sz="0" w:space="0" w:color="auto"/>
        <w:left w:val="none" w:sz="0" w:space="0" w:color="auto"/>
        <w:bottom w:val="none" w:sz="0" w:space="0" w:color="auto"/>
        <w:right w:val="none" w:sz="0" w:space="0" w:color="auto"/>
      </w:divBdr>
    </w:div>
    <w:div w:id="1955557252">
      <w:bodyDiv w:val="1"/>
      <w:marLeft w:val="0"/>
      <w:marRight w:val="0"/>
      <w:marTop w:val="0"/>
      <w:marBottom w:val="0"/>
      <w:divBdr>
        <w:top w:val="none" w:sz="0" w:space="0" w:color="auto"/>
        <w:left w:val="none" w:sz="0" w:space="0" w:color="auto"/>
        <w:bottom w:val="none" w:sz="0" w:space="0" w:color="auto"/>
        <w:right w:val="none" w:sz="0" w:space="0" w:color="auto"/>
      </w:divBdr>
    </w:div>
    <w:div w:id="1957710858">
      <w:bodyDiv w:val="1"/>
      <w:marLeft w:val="0"/>
      <w:marRight w:val="0"/>
      <w:marTop w:val="0"/>
      <w:marBottom w:val="0"/>
      <w:divBdr>
        <w:top w:val="none" w:sz="0" w:space="0" w:color="auto"/>
        <w:left w:val="none" w:sz="0" w:space="0" w:color="auto"/>
        <w:bottom w:val="none" w:sz="0" w:space="0" w:color="auto"/>
        <w:right w:val="none" w:sz="0" w:space="0" w:color="auto"/>
      </w:divBdr>
    </w:div>
    <w:div w:id="1959482714">
      <w:bodyDiv w:val="1"/>
      <w:marLeft w:val="0"/>
      <w:marRight w:val="0"/>
      <w:marTop w:val="0"/>
      <w:marBottom w:val="0"/>
      <w:divBdr>
        <w:top w:val="none" w:sz="0" w:space="0" w:color="auto"/>
        <w:left w:val="none" w:sz="0" w:space="0" w:color="auto"/>
        <w:bottom w:val="none" w:sz="0" w:space="0" w:color="auto"/>
        <w:right w:val="none" w:sz="0" w:space="0" w:color="auto"/>
      </w:divBdr>
    </w:div>
    <w:div w:id="1959754700">
      <w:bodyDiv w:val="1"/>
      <w:marLeft w:val="0"/>
      <w:marRight w:val="0"/>
      <w:marTop w:val="0"/>
      <w:marBottom w:val="0"/>
      <w:divBdr>
        <w:top w:val="none" w:sz="0" w:space="0" w:color="auto"/>
        <w:left w:val="none" w:sz="0" w:space="0" w:color="auto"/>
        <w:bottom w:val="none" w:sz="0" w:space="0" w:color="auto"/>
        <w:right w:val="none" w:sz="0" w:space="0" w:color="auto"/>
      </w:divBdr>
    </w:div>
    <w:div w:id="1960531492">
      <w:bodyDiv w:val="1"/>
      <w:marLeft w:val="0"/>
      <w:marRight w:val="0"/>
      <w:marTop w:val="0"/>
      <w:marBottom w:val="0"/>
      <w:divBdr>
        <w:top w:val="none" w:sz="0" w:space="0" w:color="auto"/>
        <w:left w:val="none" w:sz="0" w:space="0" w:color="auto"/>
        <w:bottom w:val="none" w:sz="0" w:space="0" w:color="auto"/>
        <w:right w:val="none" w:sz="0" w:space="0" w:color="auto"/>
      </w:divBdr>
    </w:div>
    <w:div w:id="1962222498">
      <w:bodyDiv w:val="1"/>
      <w:marLeft w:val="0"/>
      <w:marRight w:val="0"/>
      <w:marTop w:val="0"/>
      <w:marBottom w:val="0"/>
      <w:divBdr>
        <w:top w:val="none" w:sz="0" w:space="0" w:color="auto"/>
        <w:left w:val="none" w:sz="0" w:space="0" w:color="auto"/>
        <w:bottom w:val="none" w:sz="0" w:space="0" w:color="auto"/>
        <w:right w:val="none" w:sz="0" w:space="0" w:color="auto"/>
      </w:divBdr>
    </w:div>
    <w:div w:id="1963882108">
      <w:bodyDiv w:val="1"/>
      <w:marLeft w:val="0"/>
      <w:marRight w:val="0"/>
      <w:marTop w:val="0"/>
      <w:marBottom w:val="0"/>
      <w:divBdr>
        <w:top w:val="none" w:sz="0" w:space="0" w:color="auto"/>
        <w:left w:val="none" w:sz="0" w:space="0" w:color="auto"/>
        <w:bottom w:val="none" w:sz="0" w:space="0" w:color="auto"/>
        <w:right w:val="none" w:sz="0" w:space="0" w:color="auto"/>
      </w:divBdr>
    </w:div>
    <w:div w:id="1963999551">
      <w:bodyDiv w:val="1"/>
      <w:marLeft w:val="0"/>
      <w:marRight w:val="0"/>
      <w:marTop w:val="0"/>
      <w:marBottom w:val="0"/>
      <w:divBdr>
        <w:top w:val="none" w:sz="0" w:space="0" w:color="auto"/>
        <w:left w:val="none" w:sz="0" w:space="0" w:color="auto"/>
        <w:bottom w:val="none" w:sz="0" w:space="0" w:color="auto"/>
        <w:right w:val="none" w:sz="0" w:space="0" w:color="auto"/>
      </w:divBdr>
    </w:div>
    <w:div w:id="1964539013">
      <w:bodyDiv w:val="1"/>
      <w:marLeft w:val="0"/>
      <w:marRight w:val="0"/>
      <w:marTop w:val="0"/>
      <w:marBottom w:val="0"/>
      <w:divBdr>
        <w:top w:val="none" w:sz="0" w:space="0" w:color="auto"/>
        <w:left w:val="none" w:sz="0" w:space="0" w:color="auto"/>
        <w:bottom w:val="none" w:sz="0" w:space="0" w:color="auto"/>
        <w:right w:val="none" w:sz="0" w:space="0" w:color="auto"/>
      </w:divBdr>
    </w:div>
    <w:div w:id="1964798826">
      <w:bodyDiv w:val="1"/>
      <w:marLeft w:val="0"/>
      <w:marRight w:val="0"/>
      <w:marTop w:val="0"/>
      <w:marBottom w:val="0"/>
      <w:divBdr>
        <w:top w:val="none" w:sz="0" w:space="0" w:color="auto"/>
        <w:left w:val="none" w:sz="0" w:space="0" w:color="auto"/>
        <w:bottom w:val="none" w:sz="0" w:space="0" w:color="auto"/>
        <w:right w:val="none" w:sz="0" w:space="0" w:color="auto"/>
      </w:divBdr>
    </w:div>
    <w:div w:id="1965113931">
      <w:bodyDiv w:val="1"/>
      <w:marLeft w:val="0"/>
      <w:marRight w:val="0"/>
      <w:marTop w:val="0"/>
      <w:marBottom w:val="0"/>
      <w:divBdr>
        <w:top w:val="none" w:sz="0" w:space="0" w:color="auto"/>
        <w:left w:val="none" w:sz="0" w:space="0" w:color="auto"/>
        <w:bottom w:val="none" w:sz="0" w:space="0" w:color="auto"/>
        <w:right w:val="none" w:sz="0" w:space="0" w:color="auto"/>
      </w:divBdr>
    </w:div>
    <w:div w:id="1965692154">
      <w:bodyDiv w:val="1"/>
      <w:marLeft w:val="0"/>
      <w:marRight w:val="0"/>
      <w:marTop w:val="0"/>
      <w:marBottom w:val="0"/>
      <w:divBdr>
        <w:top w:val="none" w:sz="0" w:space="0" w:color="auto"/>
        <w:left w:val="none" w:sz="0" w:space="0" w:color="auto"/>
        <w:bottom w:val="none" w:sz="0" w:space="0" w:color="auto"/>
        <w:right w:val="none" w:sz="0" w:space="0" w:color="auto"/>
      </w:divBdr>
    </w:div>
    <w:div w:id="1966041329">
      <w:bodyDiv w:val="1"/>
      <w:marLeft w:val="0"/>
      <w:marRight w:val="0"/>
      <w:marTop w:val="0"/>
      <w:marBottom w:val="0"/>
      <w:divBdr>
        <w:top w:val="none" w:sz="0" w:space="0" w:color="auto"/>
        <w:left w:val="none" w:sz="0" w:space="0" w:color="auto"/>
        <w:bottom w:val="none" w:sz="0" w:space="0" w:color="auto"/>
        <w:right w:val="none" w:sz="0" w:space="0" w:color="auto"/>
      </w:divBdr>
    </w:div>
    <w:div w:id="1966042399">
      <w:bodyDiv w:val="1"/>
      <w:marLeft w:val="0"/>
      <w:marRight w:val="0"/>
      <w:marTop w:val="0"/>
      <w:marBottom w:val="0"/>
      <w:divBdr>
        <w:top w:val="none" w:sz="0" w:space="0" w:color="auto"/>
        <w:left w:val="none" w:sz="0" w:space="0" w:color="auto"/>
        <w:bottom w:val="none" w:sz="0" w:space="0" w:color="auto"/>
        <w:right w:val="none" w:sz="0" w:space="0" w:color="auto"/>
      </w:divBdr>
    </w:div>
    <w:div w:id="1966353383">
      <w:bodyDiv w:val="1"/>
      <w:marLeft w:val="0"/>
      <w:marRight w:val="0"/>
      <w:marTop w:val="0"/>
      <w:marBottom w:val="0"/>
      <w:divBdr>
        <w:top w:val="none" w:sz="0" w:space="0" w:color="auto"/>
        <w:left w:val="none" w:sz="0" w:space="0" w:color="auto"/>
        <w:bottom w:val="none" w:sz="0" w:space="0" w:color="auto"/>
        <w:right w:val="none" w:sz="0" w:space="0" w:color="auto"/>
      </w:divBdr>
    </w:div>
    <w:div w:id="1966810468">
      <w:bodyDiv w:val="1"/>
      <w:marLeft w:val="0"/>
      <w:marRight w:val="0"/>
      <w:marTop w:val="0"/>
      <w:marBottom w:val="0"/>
      <w:divBdr>
        <w:top w:val="none" w:sz="0" w:space="0" w:color="auto"/>
        <w:left w:val="none" w:sz="0" w:space="0" w:color="auto"/>
        <w:bottom w:val="none" w:sz="0" w:space="0" w:color="auto"/>
        <w:right w:val="none" w:sz="0" w:space="0" w:color="auto"/>
      </w:divBdr>
    </w:div>
    <w:div w:id="1968462150">
      <w:bodyDiv w:val="1"/>
      <w:marLeft w:val="0"/>
      <w:marRight w:val="0"/>
      <w:marTop w:val="0"/>
      <w:marBottom w:val="0"/>
      <w:divBdr>
        <w:top w:val="none" w:sz="0" w:space="0" w:color="auto"/>
        <w:left w:val="none" w:sz="0" w:space="0" w:color="auto"/>
        <w:bottom w:val="none" w:sz="0" w:space="0" w:color="auto"/>
        <w:right w:val="none" w:sz="0" w:space="0" w:color="auto"/>
      </w:divBdr>
    </w:div>
    <w:div w:id="1969048853">
      <w:bodyDiv w:val="1"/>
      <w:marLeft w:val="0"/>
      <w:marRight w:val="0"/>
      <w:marTop w:val="0"/>
      <w:marBottom w:val="0"/>
      <w:divBdr>
        <w:top w:val="none" w:sz="0" w:space="0" w:color="auto"/>
        <w:left w:val="none" w:sz="0" w:space="0" w:color="auto"/>
        <w:bottom w:val="none" w:sz="0" w:space="0" w:color="auto"/>
        <w:right w:val="none" w:sz="0" w:space="0" w:color="auto"/>
      </w:divBdr>
    </w:div>
    <w:div w:id="1970014987">
      <w:bodyDiv w:val="1"/>
      <w:marLeft w:val="0"/>
      <w:marRight w:val="0"/>
      <w:marTop w:val="0"/>
      <w:marBottom w:val="0"/>
      <w:divBdr>
        <w:top w:val="none" w:sz="0" w:space="0" w:color="auto"/>
        <w:left w:val="none" w:sz="0" w:space="0" w:color="auto"/>
        <w:bottom w:val="none" w:sz="0" w:space="0" w:color="auto"/>
        <w:right w:val="none" w:sz="0" w:space="0" w:color="auto"/>
      </w:divBdr>
    </w:div>
    <w:div w:id="1970040449">
      <w:bodyDiv w:val="1"/>
      <w:marLeft w:val="0"/>
      <w:marRight w:val="0"/>
      <w:marTop w:val="0"/>
      <w:marBottom w:val="0"/>
      <w:divBdr>
        <w:top w:val="none" w:sz="0" w:space="0" w:color="auto"/>
        <w:left w:val="none" w:sz="0" w:space="0" w:color="auto"/>
        <w:bottom w:val="none" w:sz="0" w:space="0" w:color="auto"/>
        <w:right w:val="none" w:sz="0" w:space="0" w:color="auto"/>
      </w:divBdr>
    </w:div>
    <w:div w:id="1970814855">
      <w:bodyDiv w:val="1"/>
      <w:marLeft w:val="0"/>
      <w:marRight w:val="0"/>
      <w:marTop w:val="0"/>
      <w:marBottom w:val="0"/>
      <w:divBdr>
        <w:top w:val="none" w:sz="0" w:space="0" w:color="auto"/>
        <w:left w:val="none" w:sz="0" w:space="0" w:color="auto"/>
        <w:bottom w:val="none" w:sz="0" w:space="0" w:color="auto"/>
        <w:right w:val="none" w:sz="0" w:space="0" w:color="auto"/>
      </w:divBdr>
    </w:div>
    <w:div w:id="1970938560">
      <w:bodyDiv w:val="1"/>
      <w:marLeft w:val="0"/>
      <w:marRight w:val="0"/>
      <w:marTop w:val="0"/>
      <w:marBottom w:val="0"/>
      <w:divBdr>
        <w:top w:val="none" w:sz="0" w:space="0" w:color="auto"/>
        <w:left w:val="none" w:sz="0" w:space="0" w:color="auto"/>
        <w:bottom w:val="none" w:sz="0" w:space="0" w:color="auto"/>
        <w:right w:val="none" w:sz="0" w:space="0" w:color="auto"/>
      </w:divBdr>
    </w:div>
    <w:div w:id="1971277900">
      <w:bodyDiv w:val="1"/>
      <w:marLeft w:val="0"/>
      <w:marRight w:val="0"/>
      <w:marTop w:val="0"/>
      <w:marBottom w:val="0"/>
      <w:divBdr>
        <w:top w:val="none" w:sz="0" w:space="0" w:color="auto"/>
        <w:left w:val="none" w:sz="0" w:space="0" w:color="auto"/>
        <w:bottom w:val="none" w:sz="0" w:space="0" w:color="auto"/>
        <w:right w:val="none" w:sz="0" w:space="0" w:color="auto"/>
      </w:divBdr>
    </w:div>
    <w:div w:id="1971398343">
      <w:bodyDiv w:val="1"/>
      <w:marLeft w:val="0"/>
      <w:marRight w:val="0"/>
      <w:marTop w:val="0"/>
      <w:marBottom w:val="0"/>
      <w:divBdr>
        <w:top w:val="none" w:sz="0" w:space="0" w:color="auto"/>
        <w:left w:val="none" w:sz="0" w:space="0" w:color="auto"/>
        <w:bottom w:val="none" w:sz="0" w:space="0" w:color="auto"/>
        <w:right w:val="none" w:sz="0" w:space="0" w:color="auto"/>
      </w:divBdr>
    </w:div>
    <w:div w:id="1971665509">
      <w:bodyDiv w:val="1"/>
      <w:marLeft w:val="0"/>
      <w:marRight w:val="0"/>
      <w:marTop w:val="0"/>
      <w:marBottom w:val="0"/>
      <w:divBdr>
        <w:top w:val="none" w:sz="0" w:space="0" w:color="auto"/>
        <w:left w:val="none" w:sz="0" w:space="0" w:color="auto"/>
        <w:bottom w:val="none" w:sz="0" w:space="0" w:color="auto"/>
        <w:right w:val="none" w:sz="0" w:space="0" w:color="auto"/>
      </w:divBdr>
    </w:div>
    <w:div w:id="1972130535">
      <w:bodyDiv w:val="1"/>
      <w:marLeft w:val="0"/>
      <w:marRight w:val="0"/>
      <w:marTop w:val="0"/>
      <w:marBottom w:val="0"/>
      <w:divBdr>
        <w:top w:val="none" w:sz="0" w:space="0" w:color="auto"/>
        <w:left w:val="none" w:sz="0" w:space="0" w:color="auto"/>
        <w:bottom w:val="none" w:sz="0" w:space="0" w:color="auto"/>
        <w:right w:val="none" w:sz="0" w:space="0" w:color="auto"/>
      </w:divBdr>
    </w:div>
    <w:div w:id="1972132008">
      <w:bodyDiv w:val="1"/>
      <w:marLeft w:val="0"/>
      <w:marRight w:val="0"/>
      <w:marTop w:val="0"/>
      <w:marBottom w:val="0"/>
      <w:divBdr>
        <w:top w:val="none" w:sz="0" w:space="0" w:color="auto"/>
        <w:left w:val="none" w:sz="0" w:space="0" w:color="auto"/>
        <w:bottom w:val="none" w:sz="0" w:space="0" w:color="auto"/>
        <w:right w:val="none" w:sz="0" w:space="0" w:color="auto"/>
      </w:divBdr>
    </w:div>
    <w:div w:id="1972513197">
      <w:bodyDiv w:val="1"/>
      <w:marLeft w:val="0"/>
      <w:marRight w:val="0"/>
      <w:marTop w:val="0"/>
      <w:marBottom w:val="0"/>
      <w:divBdr>
        <w:top w:val="none" w:sz="0" w:space="0" w:color="auto"/>
        <w:left w:val="none" w:sz="0" w:space="0" w:color="auto"/>
        <w:bottom w:val="none" w:sz="0" w:space="0" w:color="auto"/>
        <w:right w:val="none" w:sz="0" w:space="0" w:color="auto"/>
      </w:divBdr>
    </w:div>
    <w:div w:id="1972588849">
      <w:bodyDiv w:val="1"/>
      <w:marLeft w:val="0"/>
      <w:marRight w:val="0"/>
      <w:marTop w:val="0"/>
      <w:marBottom w:val="0"/>
      <w:divBdr>
        <w:top w:val="none" w:sz="0" w:space="0" w:color="auto"/>
        <w:left w:val="none" w:sz="0" w:space="0" w:color="auto"/>
        <w:bottom w:val="none" w:sz="0" w:space="0" w:color="auto"/>
        <w:right w:val="none" w:sz="0" w:space="0" w:color="auto"/>
      </w:divBdr>
    </w:div>
    <w:div w:id="1972787881">
      <w:bodyDiv w:val="1"/>
      <w:marLeft w:val="0"/>
      <w:marRight w:val="0"/>
      <w:marTop w:val="0"/>
      <w:marBottom w:val="0"/>
      <w:divBdr>
        <w:top w:val="none" w:sz="0" w:space="0" w:color="auto"/>
        <w:left w:val="none" w:sz="0" w:space="0" w:color="auto"/>
        <w:bottom w:val="none" w:sz="0" w:space="0" w:color="auto"/>
        <w:right w:val="none" w:sz="0" w:space="0" w:color="auto"/>
      </w:divBdr>
    </w:div>
    <w:div w:id="1972857048">
      <w:bodyDiv w:val="1"/>
      <w:marLeft w:val="0"/>
      <w:marRight w:val="0"/>
      <w:marTop w:val="0"/>
      <w:marBottom w:val="0"/>
      <w:divBdr>
        <w:top w:val="none" w:sz="0" w:space="0" w:color="auto"/>
        <w:left w:val="none" w:sz="0" w:space="0" w:color="auto"/>
        <w:bottom w:val="none" w:sz="0" w:space="0" w:color="auto"/>
        <w:right w:val="none" w:sz="0" w:space="0" w:color="auto"/>
      </w:divBdr>
    </w:div>
    <w:div w:id="1972857496">
      <w:bodyDiv w:val="1"/>
      <w:marLeft w:val="0"/>
      <w:marRight w:val="0"/>
      <w:marTop w:val="0"/>
      <w:marBottom w:val="0"/>
      <w:divBdr>
        <w:top w:val="none" w:sz="0" w:space="0" w:color="auto"/>
        <w:left w:val="none" w:sz="0" w:space="0" w:color="auto"/>
        <w:bottom w:val="none" w:sz="0" w:space="0" w:color="auto"/>
        <w:right w:val="none" w:sz="0" w:space="0" w:color="auto"/>
      </w:divBdr>
    </w:div>
    <w:div w:id="1973704387">
      <w:bodyDiv w:val="1"/>
      <w:marLeft w:val="0"/>
      <w:marRight w:val="0"/>
      <w:marTop w:val="0"/>
      <w:marBottom w:val="0"/>
      <w:divBdr>
        <w:top w:val="none" w:sz="0" w:space="0" w:color="auto"/>
        <w:left w:val="none" w:sz="0" w:space="0" w:color="auto"/>
        <w:bottom w:val="none" w:sz="0" w:space="0" w:color="auto"/>
        <w:right w:val="none" w:sz="0" w:space="0" w:color="auto"/>
      </w:divBdr>
    </w:div>
    <w:div w:id="1974865834">
      <w:bodyDiv w:val="1"/>
      <w:marLeft w:val="0"/>
      <w:marRight w:val="0"/>
      <w:marTop w:val="0"/>
      <w:marBottom w:val="0"/>
      <w:divBdr>
        <w:top w:val="none" w:sz="0" w:space="0" w:color="auto"/>
        <w:left w:val="none" w:sz="0" w:space="0" w:color="auto"/>
        <w:bottom w:val="none" w:sz="0" w:space="0" w:color="auto"/>
        <w:right w:val="none" w:sz="0" w:space="0" w:color="auto"/>
      </w:divBdr>
    </w:div>
    <w:div w:id="1975211092">
      <w:bodyDiv w:val="1"/>
      <w:marLeft w:val="0"/>
      <w:marRight w:val="0"/>
      <w:marTop w:val="0"/>
      <w:marBottom w:val="0"/>
      <w:divBdr>
        <w:top w:val="none" w:sz="0" w:space="0" w:color="auto"/>
        <w:left w:val="none" w:sz="0" w:space="0" w:color="auto"/>
        <w:bottom w:val="none" w:sz="0" w:space="0" w:color="auto"/>
        <w:right w:val="none" w:sz="0" w:space="0" w:color="auto"/>
      </w:divBdr>
    </w:div>
    <w:div w:id="1975745443">
      <w:bodyDiv w:val="1"/>
      <w:marLeft w:val="0"/>
      <w:marRight w:val="0"/>
      <w:marTop w:val="0"/>
      <w:marBottom w:val="0"/>
      <w:divBdr>
        <w:top w:val="none" w:sz="0" w:space="0" w:color="auto"/>
        <w:left w:val="none" w:sz="0" w:space="0" w:color="auto"/>
        <w:bottom w:val="none" w:sz="0" w:space="0" w:color="auto"/>
        <w:right w:val="none" w:sz="0" w:space="0" w:color="auto"/>
      </w:divBdr>
    </w:div>
    <w:div w:id="1975792612">
      <w:bodyDiv w:val="1"/>
      <w:marLeft w:val="0"/>
      <w:marRight w:val="0"/>
      <w:marTop w:val="0"/>
      <w:marBottom w:val="0"/>
      <w:divBdr>
        <w:top w:val="none" w:sz="0" w:space="0" w:color="auto"/>
        <w:left w:val="none" w:sz="0" w:space="0" w:color="auto"/>
        <w:bottom w:val="none" w:sz="0" w:space="0" w:color="auto"/>
        <w:right w:val="none" w:sz="0" w:space="0" w:color="auto"/>
      </w:divBdr>
    </w:div>
    <w:div w:id="1975871734">
      <w:bodyDiv w:val="1"/>
      <w:marLeft w:val="0"/>
      <w:marRight w:val="0"/>
      <w:marTop w:val="0"/>
      <w:marBottom w:val="0"/>
      <w:divBdr>
        <w:top w:val="none" w:sz="0" w:space="0" w:color="auto"/>
        <w:left w:val="none" w:sz="0" w:space="0" w:color="auto"/>
        <w:bottom w:val="none" w:sz="0" w:space="0" w:color="auto"/>
        <w:right w:val="none" w:sz="0" w:space="0" w:color="auto"/>
      </w:divBdr>
    </w:div>
    <w:div w:id="1976252890">
      <w:bodyDiv w:val="1"/>
      <w:marLeft w:val="0"/>
      <w:marRight w:val="0"/>
      <w:marTop w:val="0"/>
      <w:marBottom w:val="0"/>
      <w:divBdr>
        <w:top w:val="none" w:sz="0" w:space="0" w:color="auto"/>
        <w:left w:val="none" w:sz="0" w:space="0" w:color="auto"/>
        <w:bottom w:val="none" w:sz="0" w:space="0" w:color="auto"/>
        <w:right w:val="none" w:sz="0" w:space="0" w:color="auto"/>
      </w:divBdr>
    </w:div>
    <w:div w:id="1977565465">
      <w:bodyDiv w:val="1"/>
      <w:marLeft w:val="0"/>
      <w:marRight w:val="0"/>
      <w:marTop w:val="0"/>
      <w:marBottom w:val="0"/>
      <w:divBdr>
        <w:top w:val="none" w:sz="0" w:space="0" w:color="auto"/>
        <w:left w:val="none" w:sz="0" w:space="0" w:color="auto"/>
        <w:bottom w:val="none" w:sz="0" w:space="0" w:color="auto"/>
        <w:right w:val="none" w:sz="0" w:space="0" w:color="auto"/>
      </w:divBdr>
    </w:div>
    <w:div w:id="1978097462">
      <w:bodyDiv w:val="1"/>
      <w:marLeft w:val="0"/>
      <w:marRight w:val="0"/>
      <w:marTop w:val="0"/>
      <w:marBottom w:val="0"/>
      <w:divBdr>
        <w:top w:val="none" w:sz="0" w:space="0" w:color="auto"/>
        <w:left w:val="none" w:sz="0" w:space="0" w:color="auto"/>
        <w:bottom w:val="none" w:sz="0" w:space="0" w:color="auto"/>
        <w:right w:val="none" w:sz="0" w:space="0" w:color="auto"/>
      </w:divBdr>
    </w:div>
    <w:div w:id="1978222213">
      <w:bodyDiv w:val="1"/>
      <w:marLeft w:val="0"/>
      <w:marRight w:val="0"/>
      <w:marTop w:val="0"/>
      <w:marBottom w:val="0"/>
      <w:divBdr>
        <w:top w:val="none" w:sz="0" w:space="0" w:color="auto"/>
        <w:left w:val="none" w:sz="0" w:space="0" w:color="auto"/>
        <w:bottom w:val="none" w:sz="0" w:space="0" w:color="auto"/>
        <w:right w:val="none" w:sz="0" w:space="0" w:color="auto"/>
      </w:divBdr>
    </w:div>
    <w:div w:id="1978335790">
      <w:bodyDiv w:val="1"/>
      <w:marLeft w:val="0"/>
      <w:marRight w:val="0"/>
      <w:marTop w:val="0"/>
      <w:marBottom w:val="0"/>
      <w:divBdr>
        <w:top w:val="none" w:sz="0" w:space="0" w:color="auto"/>
        <w:left w:val="none" w:sz="0" w:space="0" w:color="auto"/>
        <w:bottom w:val="none" w:sz="0" w:space="0" w:color="auto"/>
        <w:right w:val="none" w:sz="0" w:space="0" w:color="auto"/>
      </w:divBdr>
    </w:div>
    <w:div w:id="1978339606">
      <w:bodyDiv w:val="1"/>
      <w:marLeft w:val="0"/>
      <w:marRight w:val="0"/>
      <w:marTop w:val="0"/>
      <w:marBottom w:val="0"/>
      <w:divBdr>
        <w:top w:val="none" w:sz="0" w:space="0" w:color="auto"/>
        <w:left w:val="none" w:sz="0" w:space="0" w:color="auto"/>
        <w:bottom w:val="none" w:sz="0" w:space="0" w:color="auto"/>
        <w:right w:val="none" w:sz="0" w:space="0" w:color="auto"/>
      </w:divBdr>
    </w:div>
    <w:div w:id="1979726808">
      <w:bodyDiv w:val="1"/>
      <w:marLeft w:val="0"/>
      <w:marRight w:val="0"/>
      <w:marTop w:val="0"/>
      <w:marBottom w:val="0"/>
      <w:divBdr>
        <w:top w:val="none" w:sz="0" w:space="0" w:color="auto"/>
        <w:left w:val="none" w:sz="0" w:space="0" w:color="auto"/>
        <w:bottom w:val="none" w:sz="0" w:space="0" w:color="auto"/>
        <w:right w:val="none" w:sz="0" w:space="0" w:color="auto"/>
      </w:divBdr>
    </w:div>
    <w:div w:id="1979870076">
      <w:bodyDiv w:val="1"/>
      <w:marLeft w:val="0"/>
      <w:marRight w:val="0"/>
      <w:marTop w:val="0"/>
      <w:marBottom w:val="0"/>
      <w:divBdr>
        <w:top w:val="none" w:sz="0" w:space="0" w:color="auto"/>
        <w:left w:val="none" w:sz="0" w:space="0" w:color="auto"/>
        <w:bottom w:val="none" w:sz="0" w:space="0" w:color="auto"/>
        <w:right w:val="none" w:sz="0" w:space="0" w:color="auto"/>
      </w:divBdr>
    </w:div>
    <w:div w:id="1980914594">
      <w:bodyDiv w:val="1"/>
      <w:marLeft w:val="0"/>
      <w:marRight w:val="0"/>
      <w:marTop w:val="0"/>
      <w:marBottom w:val="0"/>
      <w:divBdr>
        <w:top w:val="none" w:sz="0" w:space="0" w:color="auto"/>
        <w:left w:val="none" w:sz="0" w:space="0" w:color="auto"/>
        <w:bottom w:val="none" w:sz="0" w:space="0" w:color="auto"/>
        <w:right w:val="none" w:sz="0" w:space="0" w:color="auto"/>
      </w:divBdr>
    </w:div>
    <w:div w:id="1982342497">
      <w:bodyDiv w:val="1"/>
      <w:marLeft w:val="0"/>
      <w:marRight w:val="0"/>
      <w:marTop w:val="0"/>
      <w:marBottom w:val="0"/>
      <w:divBdr>
        <w:top w:val="none" w:sz="0" w:space="0" w:color="auto"/>
        <w:left w:val="none" w:sz="0" w:space="0" w:color="auto"/>
        <w:bottom w:val="none" w:sz="0" w:space="0" w:color="auto"/>
        <w:right w:val="none" w:sz="0" w:space="0" w:color="auto"/>
      </w:divBdr>
    </w:div>
    <w:div w:id="1984852313">
      <w:bodyDiv w:val="1"/>
      <w:marLeft w:val="0"/>
      <w:marRight w:val="0"/>
      <w:marTop w:val="0"/>
      <w:marBottom w:val="0"/>
      <w:divBdr>
        <w:top w:val="none" w:sz="0" w:space="0" w:color="auto"/>
        <w:left w:val="none" w:sz="0" w:space="0" w:color="auto"/>
        <w:bottom w:val="none" w:sz="0" w:space="0" w:color="auto"/>
        <w:right w:val="none" w:sz="0" w:space="0" w:color="auto"/>
      </w:divBdr>
    </w:div>
    <w:div w:id="1985160339">
      <w:bodyDiv w:val="1"/>
      <w:marLeft w:val="0"/>
      <w:marRight w:val="0"/>
      <w:marTop w:val="0"/>
      <w:marBottom w:val="0"/>
      <w:divBdr>
        <w:top w:val="none" w:sz="0" w:space="0" w:color="auto"/>
        <w:left w:val="none" w:sz="0" w:space="0" w:color="auto"/>
        <w:bottom w:val="none" w:sz="0" w:space="0" w:color="auto"/>
        <w:right w:val="none" w:sz="0" w:space="0" w:color="auto"/>
      </w:divBdr>
    </w:div>
    <w:div w:id="1985306889">
      <w:bodyDiv w:val="1"/>
      <w:marLeft w:val="0"/>
      <w:marRight w:val="0"/>
      <w:marTop w:val="0"/>
      <w:marBottom w:val="0"/>
      <w:divBdr>
        <w:top w:val="none" w:sz="0" w:space="0" w:color="auto"/>
        <w:left w:val="none" w:sz="0" w:space="0" w:color="auto"/>
        <w:bottom w:val="none" w:sz="0" w:space="0" w:color="auto"/>
        <w:right w:val="none" w:sz="0" w:space="0" w:color="auto"/>
      </w:divBdr>
    </w:div>
    <w:div w:id="1985743346">
      <w:bodyDiv w:val="1"/>
      <w:marLeft w:val="0"/>
      <w:marRight w:val="0"/>
      <w:marTop w:val="0"/>
      <w:marBottom w:val="0"/>
      <w:divBdr>
        <w:top w:val="none" w:sz="0" w:space="0" w:color="auto"/>
        <w:left w:val="none" w:sz="0" w:space="0" w:color="auto"/>
        <w:bottom w:val="none" w:sz="0" w:space="0" w:color="auto"/>
        <w:right w:val="none" w:sz="0" w:space="0" w:color="auto"/>
      </w:divBdr>
    </w:div>
    <w:div w:id="1985771551">
      <w:bodyDiv w:val="1"/>
      <w:marLeft w:val="0"/>
      <w:marRight w:val="0"/>
      <w:marTop w:val="0"/>
      <w:marBottom w:val="0"/>
      <w:divBdr>
        <w:top w:val="none" w:sz="0" w:space="0" w:color="auto"/>
        <w:left w:val="none" w:sz="0" w:space="0" w:color="auto"/>
        <w:bottom w:val="none" w:sz="0" w:space="0" w:color="auto"/>
        <w:right w:val="none" w:sz="0" w:space="0" w:color="auto"/>
      </w:divBdr>
    </w:div>
    <w:div w:id="1986351335">
      <w:bodyDiv w:val="1"/>
      <w:marLeft w:val="0"/>
      <w:marRight w:val="0"/>
      <w:marTop w:val="0"/>
      <w:marBottom w:val="0"/>
      <w:divBdr>
        <w:top w:val="none" w:sz="0" w:space="0" w:color="auto"/>
        <w:left w:val="none" w:sz="0" w:space="0" w:color="auto"/>
        <w:bottom w:val="none" w:sz="0" w:space="0" w:color="auto"/>
        <w:right w:val="none" w:sz="0" w:space="0" w:color="auto"/>
      </w:divBdr>
    </w:div>
    <w:div w:id="1986467434">
      <w:bodyDiv w:val="1"/>
      <w:marLeft w:val="0"/>
      <w:marRight w:val="0"/>
      <w:marTop w:val="0"/>
      <w:marBottom w:val="0"/>
      <w:divBdr>
        <w:top w:val="none" w:sz="0" w:space="0" w:color="auto"/>
        <w:left w:val="none" w:sz="0" w:space="0" w:color="auto"/>
        <w:bottom w:val="none" w:sz="0" w:space="0" w:color="auto"/>
        <w:right w:val="none" w:sz="0" w:space="0" w:color="auto"/>
      </w:divBdr>
    </w:div>
    <w:div w:id="1987053616">
      <w:bodyDiv w:val="1"/>
      <w:marLeft w:val="0"/>
      <w:marRight w:val="0"/>
      <w:marTop w:val="0"/>
      <w:marBottom w:val="0"/>
      <w:divBdr>
        <w:top w:val="none" w:sz="0" w:space="0" w:color="auto"/>
        <w:left w:val="none" w:sz="0" w:space="0" w:color="auto"/>
        <w:bottom w:val="none" w:sz="0" w:space="0" w:color="auto"/>
        <w:right w:val="none" w:sz="0" w:space="0" w:color="auto"/>
      </w:divBdr>
    </w:div>
    <w:div w:id="1987272921">
      <w:bodyDiv w:val="1"/>
      <w:marLeft w:val="0"/>
      <w:marRight w:val="0"/>
      <w:marTop w:val="0"/>
      <w:marBottom w:val="0"/>
      <w:divBdr>
        <w:top w:val="none" w:sz="0" w:space="0" w:color="auto"/>
        <w:left w:val="none" w:sz="0" w:space="0" w:color="auto"/>
        <w:bottom w:val="none" w:sz="0" w:space="0" w:color="auto"/>
        <w:right w:val="none" w:sz="0" w:space="0" w:color="auto"/>
      </w:divBdr>
    </w:div>
    <w:div w:id="1987466305">
      <w:bodyDiv w:val="1"/>
      <w:marLeft w:val="0"/>
      <w:marRight w:val="0"/>
      <w:marTop w:val="0"/>
      <w:marBottom w:val="0"/>
      <w:divBdr>
        <w:top w:val="none" w:sz="0" w:space="0" w:color="auto"/>
        <w:left w:val="none" w:sz="0" w:space="0" w:color="auto"/>
        <w:bottom w:val="none" w:sz="0" w:space="0" w:color="auto"/>
        <w:right w:val="none" w:sz="0" w:space="0" w:color="auto"/>
      </w:divBdr>
    </w:div>
    <w:div w:id="1988237325">
      <w:bodyDiv w:val="1"/>
      <w:marLeft w:val="0"/>
      <w:marRight w:val="0"/>
      <w:marTop w:val="0"/>
      <w:marBottom w:val="0"/>
      <w:divBdr>
        <w:top w:val="none" w:sz="0" w:space="0" w:color="auto"/>
        <w:left w:val="none" w:sz="0" w:space="0" w:color="auto"/>
        <w:bottom w:val="none" w:sz="0" w:space="0" w:color="auto"/>
        <w:right w:val="none" w:sz="0" w:space="0" w:color="auto"/>
      </w:divBdr>
    </w:div>
    <w:div w:id="1988708790">
      <w:bodyDiv w:val="1"/>
      <w:marLeft w:val="0"/>
      <w:marRight w:val="0"/>
      <w:marTop w:val="0"/>
      <w:marBottom w:val="0"/>
      <w:divBdr>
        <w:top w:val="none" w:sz="0" w:space="0" w:color="auto"/>
        <w:left w:val="none" w:sz="0" w:space="0" w:color="auto"/>
        <w:bottom w:val="none" w:sz="0" w:space="0" w:color="auto"/>
        <w:right w:val="none" w:sz="0" w:space="0" w:color="auto"/>
      </w:divBdr>
    </w:div>
    <w:div w:id="1989163227">
      <w:bodyDiv w:val="1"/>
      <w:marLeft w:val="0"/>
      <w:marRight w:val="0"/>
      <w:marTop w:val="0"/>
      <w:marBottom w:val="0"/>
      <w:divBdr>
        <w:top w:val="none" w:sz="0" w:space="0" w:color="auto"/>
        <w:left w:val="none" w:sz="0" w:space="0" w:color="auto"/>
        <w:bottom w:val="none" w:sz="0" w:space="0" w:color="auto"/>
        <w:right w:val="none" w:sz="0" w:space="0" w:color="auto"/>
      </w:divBdr>
    </w:div>
    <w:div w:id="1989555254">
      <w:bodyDiv w:val="1"/>
      <w:marLeft w:val="0"/>
      <w:marRight w:val="0"/>
      <w:marTop w:val="0"/>
      <w:marBottom w:val="0"/>
      <w:divBdr>
        <w:top w:val="none" w:sz="0" w:space="0" w:color="auto"/>
        <w:left w:val="none" w:sz="0" w:space="0" w:color="auto"/>
        <w:bottom w:val="none" w:sz="0" w:space="0" w:color="auto"/>
        <w:right w:val="none" w:sz="0" w:space="0" w:color="auto"/>
      </w:divBdr>
    </w:div>
    <w:div w:id="1990203204">
      <w:bodyDiv w:val="1"/>
      <w:marLeft w:val="0"/>
      <w:marRight w:val="0"/>
      <w:marTop w:val="0"/>
      <w:marBottom w:val="0"/>
      <w:divBdr>
        <w:top w:val="none" w:sz="0" w:space="0" w:color="auto"/>
        <w:left w:val="none" w:sz="0" w:space="0" w:color="auto"/>
        <w:bottom w:val="none" w:sz="0" w:space="0" w:color="auto"/>
        <w:right w:val="none" w:sz="0" w:space="0" w:color="auto"/>
      </w:divBdr>
    </w:div>
    <w:div w:id="1991514786">
      <w:bodyDiv w:val="1"/>
      <w:marLeft w:val="0"/>
      <w:marRight w:val="0"/>
      <w:marTop w:val="0"/>
      <w:marBottom w:val="0"/>
      <w:divBdr>
        <w:top w:val="none" w:sz="0" w:space="0" w:color="auto"/>
        <w:left w:val="none" w:sz="0" w:space="0" w:color="auto"/>
        <w:bottom w:val="none" w:sz="0" w:space="0" w:color="auto"/>
        <w:right w:val="none" w:sz="0" w:space="0" w:color="auto"/>
      </w:divBdr>
    </w:div>
    <w:div w:id="1991901201">
      <w:bodyDiv w:val="1"/>
      <w:marLeft w:val="0"/>
      <w:marRight w:val="0"/>
      <w:marTop w:val="0"/>
      <w:marBottom w:val="0"/>
      <w:divBdr>
        <w:top w:val="none" w:sz="0" w:space="0" w:color="auto"/>
        <w:left w:val="none" w:sz="0" w:space="0" w:color="auto"/>
        <w:bottom w:val="none" w:sz="0" w:space="0" w:color="auto"/>
        <w:right w:val="none" w:sz="0" w:space="0" w:color="auto"/>
      </w:divBdr>
    </w:div>
    <w:div w:id="1994328037">
      <w:bodyDiv w:val="1"/>
      <w:marLeft w:val="0"/>
      <w:marRight w:val="0"/>
      <w:marTop w:val="0"/>
      <w:marBottom w:val="0"/>
      <w:divBdr>
        <w:top w:val="none" w:sz="0" w:space="0" w:color="auto"/>
        <w:left w:val="none" w:sz="0" w:space="0" w:color="auto"/>
        <w:bottom w:val="none" w:sz="0" w:space="0" w:color="auto"/>
        <w:right w:val="none" w:sz="0" w:space="0" w:color="auto"/>
      </w:divBdr>
    </w:div>
    <w:div w:id="1995066753">
      <w:bodyDiv w:val="1"/>
      <w:marLeft w:val="0"/>
      <w:marRight w:val="0"/>
      <w:marTop w:val="0"/>
      <w:marBottom w:val="0"/>
      <w:divBdr>
        <w:top w:val="none" w:sz="0" w:space="0" w:color="auto"/>
        <w:left w:val="none" w:sz="0" w:space="0" w:color="auto"/>
        <w:bottom w:val="none" w:sz="0" w:space="0" w:color="auto"/>
        <w:right w:val="none" w:sz="0" w:space="0" w:color="auto"/>
      </w:divBdr>
    </w:div>
    <w:div w:id="1995986497">
      <w:bodyDiv w:val="1"/>
      <w:marLeft w:val="0"/>
      <w:marRight w:val="0"/>
      <w:marTop w:val="0"/>
      <w:marBottom w:val="0"/>
      <w:divBdr>
        <w:top w:val="none" w:sz="0" w:space="0" w:color="auto"/>
        <w:left w:val="none" w:sz="0" w:space="0" w:color="auto"/>
        <w:bottom w:val="none" w:sz="0" w:space="0" w:color="auto"/>
        <w:right w:val="none" w:sz="0" w:space="0" w:color="auto"/>
      </w:divBdr>
    </w:div>
    <w:div w:id="1996638372">
      <w:bodyDiv w:val="1"/>
      <w:marLeft w:val="0"/>
      <w:marRight w:val="0"/>
      <w:marTop w:val="0"/>
      <w:marBottom w:val="0"/>
      <w:divBdr>
        <w:top w:val="none" w:sz="0" w:space="0" w:color="auto"/>
        <w:left w:val="none" w:sz="0" w:space="0" w:color="auto"/>
        <w:bottom w:val="none" w:sz="0" w:space="0" w:color="auto"/>
        <w:right w:val="none" w:sz="0" w:space="0" w:color="auto"/>
      </w:divBdr>
    </w:div>
    <w:div w:id="1997104049">
      <w:bodyDiv w:val="1"/>
      <w:marLeft w:val="0"/>
      <w:marRight w:val="0"/>
      <w:marTop w:val="0"/>
      <w:marBottom w:val="0"/>
      <w:divBdr>
        <w:top w:val="none" w:sz="0" w:space="0" w:color="auto"/>
        <w:left w:val="none" w:sz="0" w:space="0" w:color="auto"/>
        <w:bottom w:val="none" w:sz="0" w:space="0" w:color="auto"/>
        <w:right w:val="none" w:sz="0" w:space="0" w:color="auto"/>
      </w:divBdr>
    </w:div>
    <w:div w:id="1997609675">
      <w:bodyDiv w:val="1"/>
      <w:marLeft w:val="0"/>
      <w:marRight w:val="0"/>
      <w:marTop w:val="0"/>
      <w:marBottom w:val="0"/>
      <w:divBdr>
        <w:top w:val="none" w:sz="0" w:space="0" w:color="auto"/>
        <w:left w:val="none" w:sz="0" w:space="0" w:color="auto"/>
        <w:bottom w:val="none" w:sz="0" w:space="0" w:color="auto"/>
        <w:right w:val="none" w:sz="0" w:space="0" w:color="auto"/>
      </w:divBdr>
    </w:div>
    <w:div w:id="1997756475">
      <w:bodyDiv w:val="1"/>
      <w:marLeft w:val="0"/>
      <w:marRight w:val="0"/>
      <w:marTop w:val="0"/>
      <w:marBottom w:val="0"/>
      <w:divBdr>
        <w:top w:val="none" w:sz="0" w:space="0" w:color="auto"/>
        <w:left w:val="none" w:sz="0" w:space="0" w:color="auto"/>
        <w:bottom w:val="none" w:sz="0" w:space="0" w:color="auto"/>
        <w:right w:val="none" w:sz="0" w:space="0" w:color="auto"/>
      </w:divBdr>
    </w:div>
    <w:div w:id="1997998164">
      <w:bodyDiv w:val="1"/>
      <w:marLeft w:val="0"/>
      <w:marRight w:val="0"/>
      <w:marTop w:val="0"/>
      <w:marBottom w:val="0"/>
      <w:divBdr>
        <w:top w:val="none" w:sz="0" w:space="0" w:color="auto"/>
        <w:left w:val="none" w:sz="0" w:space="0" w:color="auto"/>
        <w:bottom w:val="none" w:sz="0" w:space="0" w:color="auto"/>
        <w:right w:val="none" w:sz="0" w:space="0" w:color="auto"/>
      </w:divBdr>
    </w:div>
    <w:div w:id="1998848236">
      <w:bodyDiv w:val="1"/>
      <w:marLeft w:val="0"/>
      <w:marRight w:val="0"/>
      <w:marTop w:val="0"/>
      <w:marBottom w:val="0"/>
      <w:divBdr>
        <w:top w:val="none" w:sz="0" w:space="0" w:color="auto"/>
        <w:left w:val="none" w:sz="0" w:space="0" w:color="auto"/>
        <w:bottom w:val="none" w:sz="0" w:space="0" w:color="auto"/>
        <w:right w:val="none" w:sz="0" w:space="0" w:color="auto"/>
      </w:divBdr>
    </w:div>
    <w:div w:id="1998922376">
      <w:bodyDiv w:val="1"/>
      <w:marLeft w:val="0"/>
      <w:marRight w:val="0"/>
      <w:marTop w:val="0"/>
      <w:marBottom w:val="0"/>
      <w:divBdr>
        <w:top w:val="none" w:sz="0" w:space="0" w:color="auto"/>
        <w:left w:val="none" w:sz="0" w:space="0" w:color="auto"/>
        <w:bottom w:val="none" w:sz="0" w:space="0" w:color="auto"/>
        <w:right w:val="none" w:sz="0" w:space="0" w:color="auto"/>
      </w:divBdr>
    </w:div>
    <w:div w:id="1999114100">
      <w:bodyDiv w:val="1"/>
      <w:marLeft w:val="0"/>
      <w:marRight w:val="0"/>
      <w:marTop w:val="0"/>
      <w:marBottom w:val="0"/>
      <w:divBdr>
        <w:top w:val="none" w:sz="0" w:space="0" w:color="auto"/>
        <w:left w:val="none" w:sz="0" w:space="0" w:color="auto"/>
        <w:bottom w:val="none" w:sz="0" w:space="0" w:color="auto"/>
        <w:right w:val="none" w:sz="0" w:space="0" w:color="auto"/>
      </w:divBdr>
    </w:div>
    <w:div w:id="1999307719">
      <w:bodyDiv w:val="1"/>
      <w:marLeft w:val="0"/>
      <w:marRight w:val="0"/>
      <w:marTop w:val="0"/>
      <w:marBottom w:val="0"/>
      <w:divBdr>
        <w:top w:val="none" w:sz="0" w:space="0" w:color="auto"/>
        <w:left w:val="none" w:sz="0" w:space="0" w:color="auto"/>
        <w:bottom w:val="none" w:sz="0" w:space="0" w:color="auto"/>
        <w:right w:val="none" w:sz="0" w:space="0" w:color="auto"/>
      </w:divBdr>
    </w:div>
    <w:div w:id="1999920795">
      <w:bodyDiv w:val="1"/>
      <w:marLeft w:val="0"/>
      <w:marRight w:val="0"/>
      <w:marTop w:val="0"/>
      <w:marBottom w:val="0"/>
      <w:divBdr>
        <w:top w:val="none" w:sz="0" w:space="0" w:color="auto"/>
        <w:left w:val="none" w:sz="0" w:space="0" w:color="auto"/>
        <w:bottom w:val="none" w:sz="0" w:space="0" w:color="auto"/>
        <w:right w:val="none" w:sz="0" w:space="0" w:color="auto"/>
      </w:divBdr>
    </w:div>
    <w:div w:id="2000379714">
      <w:bodyDiv w:val="1"/>
      <w:marLeft w:val="0"/>
      <w:marRight w:val="0"/>
      <w:marTop w:val="0"/>
      <w:marBottom w:val="0"/>
      <w:divBdr>
        <w:top w:val="none" w:sz="0" w:space="0" w:color="auto"/>
        <w:left w:val="none" w:sz="0" w:space="0" w:color="auto"/>
        <w:bottom w:val="none" w:sz="0" w:space="0" w:color="auto"/>
        <w:right w:val="none" w:sz="0" w:space="0" w:color="auto"/>
      </w:divBdr>
    </w:div>
    <w:div w:id="2000494289">
      <w:bodyDiv w:val="1"/>
      <w:marLeft w:val="0"/>
      <w:marRight w:val="0"/>
      <w:marTop w:val="0"/>
      <w:marBottom w:val="0"/>
      <w:divBdr>
        <w:top w:val="none" w:sz="0" w:space="0" w:color="auto"/>
        <w:left w:val="none" w:sz="0" w:space="0" w:color="auto"/>
        <w:bottom w:val="none" w:sz="0" w:space="0" w:color="auto"/>
        <w:right w:val="none" w:sz="0" w:space="0" w:color="auto"/>
      </w:divBdr>
    </w:div>
    <w:div w:id="2001544231">
      <w:bodyDiv w:val="1"/>
      <w:marLeft w:val="0"/>
      <w:marRight w:val="0"/>
      <w:marTop w:val="0"/>
      <w:marBottom w:val="0"/>
      <w:divBdr>
        <w:top w:val="none" w:sz="0" w:space="0" w:color="auto"/>
        <w:left w:val="none" w:sz="0" w:space="0" w:color="auto"/>
        <w:bottom w:val="none" w:sz="0" w:space="0" w:color="auto"/>
        <w:right w:val="none" w:sz="0" w:space="0" w:color="auto"/>
      </w:divBdr>
    </w:div>
    <w:div w:id="2001688514">
      <w:bodyDiv w:val="1"/>
      <w:marLeft w:val="0"/>
      <w:marRight w:val="0"/>
      <w:marTop w:val="0"/>
      <w:marBottom w:val="0"/>
      <w:divBdr>
        <w:top w:val="none" w:sz="0" w:space="0" w:color="auto"/>
        <w:left w:val="none" w:sz="0" w:space="0" w:color="auto"/>
        <w:bottom w:val="none" w:sz="0" w:space="0" w:color="auto"/>
        <w:right w:val="none" w:sz="0" w:space="0" w:color="auto"/>
      </w:divBdr>
    </w:div>
    <w:div w:id="2002004805">
      <w:bodyDiv w:val="1"/>
      <w:marLeft w:val="0"/>
      <w:marRight w:val="0"/>
      <w:marTop w:val="0"/>
      <w:marBottom w:val="0"/>
      <w:divBdr>
        <w:top w:val="none" w:sz="0" w:space="0" w:color="auto"/>
        <w:left w:val="none" w:sz="0" w:space="0" w:color="auto"/>
        <w:bottom w:val="none" w:sz="0" w:space="0" w:color="auto"/>
        <w:right w:val="none" w:sz="0" w:space="0" w:color="auto"/>
      </w:divBdr>
    </w:div>
    <w:div w:id="2002463723">
      <w:bodyDiv w:val="1"/>
      <w:marLeft w:val="0"/>
      <w:marRight w:val="0"/>
      <w:marTop w:val="0"/>
      <w:marBottom w:val="0"/>
      <w:divBdr>
        <w:top w:val="none" w:sz="0" w:space="0" w:color="auto"/>
        <w:left w:val="none" w:sz="0" w:space="0" w:color="auto"/>
        <w:bottom w:val="none" w:sz="0" w:space="0" w:color="auto"/>
        <w:right w:val="none" w:sz="0" w:space="0" w:color="auto"/>
      </w:divBdr>
    </w:div>
    <w:div w:id="2003118640">
      <w:bodyDiv w:val="1"/>
      <w:marLeft w:val="0"/>
      <w:marRight w:val="0"/>
      <w:marTop w:val="0"/>
      <w:marBottom w:val="0"/>
      <w:divBdr>
        <w:top w:val="none" w:sz="0" w:space="0" w:color="auto"/>
        <w:left w:val="none" w:sz="0" w:space="0" w:color="auto"/>
        <w:bottom w:val="none" w:sz="0" w:space="0" w:color="auto"/>
        <w:right w:val="none" w:sz="0" w:space="0" w:color="auto"/>
      </w:divBdr>
    </w:div>
    <w:div w:id="2004042916">
      <w:bodyDiv w:val="1"/>
      <w:marLeft w:val="0"/>
      <w:marRight w:val="0"/>
      <w:marTop w:val="0"/>
      <w:marBottom w:val="0"/>
      <w:divBdr>
        <w:top w:val="none" w:sz="0" w:space="0" w:color="auto"/>
        <w:left w:val="none" w:sz="0" w:space="0" w:color="auto"/>
        <w:bottom w:val="none" w:sz="0" w:space="0" w:color="auto"/>
        <w:right w:val="none" w:sz="0" w:space="0" w:color="auto"/>
      </w:divBdr>
    </w:div>
    <w:div w:id="2004695960">
      <w:bodyDiv w:val="1"/>
      <w:marLeft w:val="0"/>
      <w:marRight w:val="0"/>
      <w:marTop w:val="0"/>
      <w:marBottom w:val="0"/>
      <w:divBdr>
        <w:top w:val="none" w:sz="0" w:space="0" w:color="auto"/>
        <w:left w:val="none" w:sz="0" w:space="0" w:color="auto"/>
        <w:bottom w:val="none" w:sz="0" w:space="0" w:color="auto"/>
        <w:right w:val="none" w:sz="0" w:space="0" w:color="auto"/>
      </w:divBdr>
    </w:div>
    <w:div w:id="2005164830">
      <w:bodyDiv w:val="1"/>
      <w:marLeft w:val="0"/>
      <w:marRight w:val="0"/>
      <w:marTop w:val="0"/>
      <w:marBottom w:val="0"/>
      <w:divBdr>
        <w:top w:val="none" w:sz="0" w:space="0" w:color="auto"/>
        <w:left w:val="none" w:sz="0" w:space="0" w:color="auto"/>
        <w:bottom w:val="none" w:sz="0" w:space="0" w:color="auto"/>
        <w:right w:val="none" w:sz="0" w:space="0" w:color="auto"/>
      </w:divBdr>
    </w:div>
    <w:div w:id="2005236523">
      <w:bodyDiv w:val="1"/>
      <w:marLeft w:val="0"/>
      <w:marRight w:val="0"/>
      <w:marTop w:val="0"/>
      <w:marBottom w:val="0"/>
      <w:divBdr>
        <w:top w:val="none" w:sz="0" w:space="0" w:color="auto"/>
        <w:left w:val="none" w:sz="0" w:space="0" w:color="auto"/>
        <w:bottom w:val="none" w:sz="0" w:space="0" w:color="auto"/>
        <w:right w:val="none" w:sz="0" w:space="0" w:color="auto"/>
      </w:divBdr>
    </w:div>
    <w:div w:id="2005430908">
      <w:bodyDiv w:val="1"/>
      <w:marLeft w:val="0"/>
      <w:marRight w:val="0"/>
      <w:marTop w:val="0"/>
      <w:marBottom w:val="0"/>
      <w:divBdr>
        <w:top w:val="none" w:sz="0" w:space="0" w:color="auto"/>
        <w:left w:val="none" w:sz="0" w:space="0" w:color="auto"/>
        <w:bottom w:val="none" w:sz="0" w:space="0" w:color="auto"/>
        <w:right w:val="none" w:sz="0" w:space="0" w:color="auto"/>
      </w:divBdr>
    </w:div>
    <w:div w:id="2005811808">
      <w:bodyDiv w:val="1"/>
      <w:marLeft w:val="0"/>
      <w:marRight w:val="0"/>
      <w:marTop w:val="0"/>
      <w:marBottom w:val="0"/>
      <w:divBdr>
        <w:top w:val="none" w:sz="0" w:space="0" w:color="auto"/>
        <w:left w:val="none" w:sz="0" w:space="0" w:color="auto"/>
        <w:bottom w:val="none" w:sz="0" w:space="0" w:color="auto"/>
        <w:right w:val="none" w:sz="0" w:space="0" w:color="auto"/>
      </w:divBdr>
    </w:div>
    <w:div w:id="2006005915">
      <w:bodyDiv w:val="1"/>
      <w:marLeft w:val="0"/>
      <w:marRight w:val="0"/>
      <w:marTop w:val="0"/>
      <w:marBottom w:val="0"/>
      <w:divBdr>
        <w:top w:val="none" w:sz="0" w:space="0" w:color="auto"/>
        <w:left w:val="none" w:sz="0" w:space="0" w:color="auto"/>
        <w:bottom w:val="none" w:sz="0" w:space="0" w:color="auto"/>
        <w:right w:val="none" w:sz="0" w:space="0" w:color="auto"/>
      </w:divBdr>
    </w:div>
    <w:div w:id="2006468968">
      <w:bodyDiv w:val="1"/>
      <w:marLeft w:val="0"/>
      <w:marRight w:val="0"/>
      <w:marTop w:val="0"/>
      <w:marBottom w:val="0"/>
      <w:divBdr>
        <w:top w:val="none" w:sz="0" w:space="0" w:color="auto"/>
        <w:left w:val="none" w:sz="0" w:space="0" w:color="auto"/>
        <w:bottom w:val="none" w:sz="0" w:space="0" w:color="auto"/>
        <w:right w:val="none" w:sz="0" w:space="0" w:color="auto"/>
      </w:divBdr>
    </w:div>
    <w:div w:id="2006518982">
      <w:bodyDiv w:val="1"/>
      <w:marLeft w:val="0"/>
      <w:marRight w:val="0"/>
      <w:marTop w:val="0"/>
      <w:marBottom w:val="0"/>
      <w:divBdr>
        <w:top w:val="none" w:sz="0" w:space="0" w:color="auto"/>
        <w:left w:val="none" w:sz="0" w:space="0" w:color="auto"/>
        <w:bottom w:val="none" w:sz="0" w:space="0" w:color="auto"/>
        <w:right w:val="none" w:sz="0" w:space="0" w:color="auto"/>
      </w:divBdr>
    </w:div>
    <w:div w:id="2006546860">
      <w:bodyDiv w:val="1"/>
      <w:marLeft w:val="0"/>
      <w:marRight w:val="0"/>
      <w:marTop w:val="0"/>
      <w:marBottom w:val="0"/>
      <w:divBdr>
        <w:top w:val="none" w:sz="0" w:space="0" w:color="auto"/>
        <w:left w:val="none" w:sz="0" w:space="0" w:color="auto"/>
        <w:bottom w:val="none" w:sz="0" w:space="0" w:color="auto"/>
        <w:right w:val="none" w:sz="0" w:space="0" w:color="auto"/>
      </w:divBdr>
    </w:div>
    <w:div w:id="2007829745">
      <w:bodyDiv w:val="1"/>
      <w:marLeft w:val="0"/>
      <w:marRight w:val="0"/>
      <w:marTop w:val="0"/>
      <w:marBottom w:val="0"/>
      <w:divBdr>
        <w:top w:val="none" w:sz="0" w:space="0" w:color="auto"/>
        <w:left w:val="none" w:sz="0" w:space="0" w:color="auto"/>
        <w:bottom w:val="none" w:sz="0" w:space="0" w:color="auto"/>
        <w:right w:val="none" w:sz="0" w:space="0" w:color="auto"/>
      </w:divBdr>
    </w:div>
    <w:div w:id="2010018919">
      <w:bodyDiv w:val="1"/>
      <w:marLeft w:val="0"/>
      <w:marRight w:val="0"/>
      <w:marTop w:val="0"/>
      <w:marBottom w:val="0"/>
      <w:divBdr>
        <w:top w:val="none" w:sz="0" w:space="0" w:color="auto"/>
        <w:left w:val="none" w:sz="0" w:space="0" w:color="auto"/>
        <w:bottom w:val="none" w:sz="0" w:space="0" w:color="auto"/>
        <w:right w:val="none" w:sz="0" w:space="0" w:color="auto"/>
      </w:divBdr>
    </w:div>
    <w:div w:id="2010210557">
      <w:bodyDiv w:val="1"/>
      <w:marLeft w:val="0"/>
      <w:marRight w:val="0"/>
      <w:marTop w:val="0"/>
      <w:marBottom w:val="0"/>
      <w:divBdr>
        <w:top w:val="none" w:sz="0" w:space="0" w:color="auto"/>
        <w:left w:val="none" w:sz="0" w:space="0" w:color="auto"/>
        <w:bottom w:val="none" w:sz="0" w:space="0" w:color="auto"/>
        <w:right w:val="none" w:sz="0" w:space="0" w:color="auto"/>
      </w:divBdr>
    </w:div>
    <w:div w:id="2010982499">
      <w:bodyDiv w:val="1"/>
      <w:marLeft w:val="0"/>
      <w:marRight w:val="0"/>
      <w:marTop w:val="0"/>
      <w:marBottom w:val="0"/>
      <w:divBdr>
        <w:top w:val="none" w:sz="0" w:space="0" w:color="auto"/>
        <w:left w:val="none" w:sz="0" w:space="0" w:color="auto"/>
        <w:bottom w:val="none" w:sz="0" w:space="0" w:color="auto"/>
        <w:right w:val="none" w:sz="0" w:space="0" w:color="auto"/>
      </w:divBdr>
    </w:div>
    <w:div w:id="2011365804">
      <w:bodyDiv w:val="1"/>
      <w:marLeft w:val="0"/>
      <w:marRight w:val="0"/>
      <w:marTop w:val="0"/>
      <w:marBottom w:val="0"/>
      <w:divBdr>
        <w:top w:val="none" w:sz="0" w:space="0" w:color="auto"/>
        <w:left w:val="none" w:sz="0" w:space="0" w:color="auto"/>
        <w:bottom w:val="none" w:sz="0" w:space="0" w:color="auto"/>
        <w:right w:val="none" w:sz="0" w:space="0" w:color="auto"/>
      </w:divBdr>
    </w:div>
    <w:div w:id="2011641216">
      <w:bodyDiv w:val="1"/>
      <w:marLeft w:val="0"/>
      <w:marRight w:val="0"/>
      <w:marTop w:val="0"/>
      <w:marBottom w:val="0"/>
      <w:divBdr>
        <w:top w:val="none" w:sz="0" w:space="0" w:color="auto"/>
        <w:left w:val="none" w:sz="0" w:space="0" w:color="auto"/>
        <w:bottom w:val="none" w:sz="0" w:space="0" w:color="auto"/>
        <w:right w:val="none" w:sz="0" w:space="0" w:color="auto"/>
      </w:divBdr>
    </w:div>
    <w:div w:id="2012025388">
      <w:bodyDiv w:val="1"/>
      <w:marLeft w:val="0"/>
      <w:marRight w:val="0"/>
      <w:marTop w:val="0"/>
      <w:marBottom w:val="0"/>
      <w:divBdr>
        <w:top w:val="none" w:sz="0" w:space="0" w:color="auto"/>
        <w:left w:val="none" w:sz="0" w:space="0" w:color="auto"/>
        <w:bottom w:val="none" w:sz="0" w:space="0" w:color="auto"/>
        <w:right w:val="none" w:sz="0" w:space="0" w:color="auto"/>
      </w:divBdr>
    </w:div>
    <w:div w:id="2012367906">
      <w:bodyDiv w:val="1"/>
      <w:marLeft w:val="0"/>
      <w:marRight w:val="0"/>
      <w:marTop w:val="0"/>
      <w:marBottom w:val="0"/>
      <w:divBdr>
        <w:top w:val="none" w:sz="0" w:space="0" w:color="auto"/>
        <w:left w:val="none" w:sz="0" w:space="0" w:color="auto"/>
        <w:bottom w:val="none" w:sz="0" w:space="0" w:color="auto"/>
        <w:right w:val="none" w:sz="0" w:space="0" w:color="auto"/>
      </w:divBdr>
    </w:div>
    <w:div w:id="2015259720">
      <w:bodyDiv w:val="1"/>
      <w:marLeft w:val="0"/>
      <w:marRight w:val="0"/>
      <w:marTop w:val="0"/>
      <w:marBottom w:val="0"/>
      <w:divBdr>
        <w:top w:val="none" w:sz="0" w:space="0" w:color="auto"/>
        <w:left w:val="none" w:sz="0" w:space="0" w:color="auto"/>
        <w:bottom w:val="none" w:sz="0" w:space="0" w:color="auto"/>
        <w:right w:val="none" w:sz="0" w:space="0" w:color="auto"/>
      </w:divBdr>
    </w:div>
    <w:div w:id="2015456192">
      <w:bodyDiv w:val="1"/>
      <w:marLeft w:val="0"/>
      <w:marRight w:val="0"/>
      <w:marTop w:val="0"/>
      <w:marBottom w:val="0"/>
      <w:divBdr>
        <w:top w:val="none" w:sz="0" w:space="0" w:color="auto"/>
        <w:left w:val="none" w:sz="0" w:space="0" w:color="auto"/>
        <w:bottom w:val="none" w:sz="0" w:space="0" w:color="auto"/>
        <w:right w:val="none" w:sz="0" w:space="0" w:color="auto"/>
      </w:divBdr>
    </w:div>
    <w:div w:id="2016178225">
      <w:bodyDiv w:val="1"/>
      <w:marLeft w:val="0"/>
      <w:marRight w:val="0"/>
      <w:marTop w:val="0"/>
      <w:marBottom w:val="0"/>
      <w:divBdr>
        <w:top w:val="none" w:sz="0" w:space="0" w:color="auto"/>
        <w:left w:val="none" w:sz="0" w:space="0" w:color="auto"/>
        <w:bottom w:val="none" w:sz="0" w:space="0" w:color="auto"/>
        <w:right w:val="none" w:sz="0" w:space="0" w:color="auto"/>
      </w:divBdr>
    </w:div>
    <w:div w:id="2016418365">
      <w:bodyDiv w:val="1"/>
      <w:marLeft w:val="0"/>
      <w:marRight w:val="0"/>
      <w:marTop w:val="0"/>
      <w:marBottom w:val="0"/>
      <w:divBdr>
        <w:top w:val="none" w:sz="0" w:space="0" w:color="auto"/>
        <w:left w:val="none" w:sz="0" w:space="0" w:color="auto"/>
        <w:bottom w:val="none" w:sz="0" w:space="0" w:color="auto"/>
        <w:right w:val="none" w:sz="0" w:space="0" w:color="auto"/>
      </w:divBdr>
    </w:div>
    <w:div w:id="2017419714">
      <w:bodyDiv w:val="1"/>
      <w:marLeft w:val="0"/>
      <w:marRight w:val="0"/>
      <w:marTop w:val="0"/>
      <w:marBottom w:val="0"/>
      <w:divBdr>
        <w:top w:val="none" w:sz="0" w:space="0" w:color="auto"/>
        <w:left w:val="none" w:sz="0" w:space="0" w:color="auto"/>
        <w:bottom w:val="none" w:sz="0" w:space="0" w:color="auto"/>
        <w:right w:val="none" w:sz="0" w:space="0" w:color="auto"/>
      </w:divBdr>
    </w:div>
    <w:div w:id="2017729663">
      <w:bodyDiv w:val="1"/>
      <w:marLeft w:val="0"/>
      <w:marRight w:val="0"/>
      <w:marTop w:val="0"/>
      <w:marBottom w:val="0"/>
      <w:divBdr>
        <w:top w:val="none" w:sz="0" w:space="0" w:color="auto"/>
        <w:left w:val="none" w:sz="0" w:space="0" w:color="auto"/>
        <w:bottom w:val="none" w:sz="0" w:space="0" w:color="auto"/>
        <w:right w:val="none" w:sz="0" w:space="0" w:color="auto"/>
      </w:divBdr>
    </w:div>
    <w:div w:id="2019652959">
      <w:bodyDiv w:val="1"/>
      <w:marLeft w:val="0"/>
      <w:marRight w:val="0"/>
      <w:marTop w:val="0"/>
      <w:marBottom w:val="0"/>
      <w:divBdr>
        <w:top w:val="none" w:sz="0" w:space="0" w:color="auto"/>
        <w:left w:val="none" w:sz="0" w:space="0" w:color="auto"/>
        <w:bottom w:val="none" w:sz="0" w:space="0" w:color="auto"/>
        <w:right w:val="none" w:sz="0" w:space="0" w:color="auto"/>
      </w:divBdr>
    </w:div>
    <w:div w:id="2020310360">
      <w:bodyDiv w:val="1"/>
      <w:marLeft w:val="0"/>
      <w:marRight w:val="0"/>
      <w:marTop w:val="0"/>
      <w:marBottom w:val="0"/>
      <w:divBdr>
        <w:top w:val="none" w:sz="0" w:space="0" w:color="auto"/>
        <w:left w:val="none" w:sz="0" w:space="0" w:color="auto"/>
        <w:bottom w:val="none" w:sz="0" w:space="0" w:color="auto"/>
        <w:right w:val="none" w:sz="0" w:space="0" w:color="auto"/>
      </w:divBdr>
    </w:div>
    <w:div w:id="2020614322">
      <w:bodyDiv w:val="1"/>
      <w:marLeft w:val="0"/>
      <w:marRight w:val="0"/>
      <w:marTop w:val="0"/>
      <w:marBottom w:val="0"/>
      <w:divBdr>
        <w:top w:val="none" w:sz="0" w:space="0" w:color="auto"/>
        <w:left w:val="none" w:sz="0" w:space="0" w:color="auto"/>
        <w:bottom w:val="none" w:sz="0" w:space="0" w:color="auto"/>
        <w:right w:val="none" w:sz="0" w:space="0" w:color="auto"/>
      </w:divBdr>
    </w:div>
    <w:div w:id="2021279159">
      <w:bodyDiv w:val="1"/>
      <w:marLeft w:val="0"/>
      <w:marRight w:val="0"/>
      <w:marTop w:val="0"/>
      <w:marBottom w:val="0"/>
      <w:divBdr>
        <w:top w:val="none" w:sz="0" w:space="0" w:color="auto"/>
        <w:left w:val="none" w:sz="0" w:space="0" w:color="auto"/>
        <w:bottom w:val="none" w:sz="0" w:space="0" w:color="auto"/>
        <w:right w:val="none" w:sz="0" w:space="0" w:color="auto"/>
      </w:divBdr>
    </w:div>
    <w:div w:id="2023581006">
      <w:bodyDiv w:val="1"/>
      <w:marLeft w:val="0"/>
      <w:marRight w:val="0"/>
      <w:marTop w:val="0"/>
      <w:marBottom w:val="0"/>
      <w:divBdr>
        <w:top w:val="none" w:sz="0" w:space="0" w:color="auto"/>
        <w:left w:val="none" w:sz="0" w:space="0" w:color="auto"/>
        <w:bottom w:val="none" w:sz="0" w:space="0" w:color="auto"/>
        <w:right w:val="none" w:sz="0" w:space="0" w:color="auto"/>
      </w:divBdr>
    </w:div>
    <w:div w:id="2023776414">
      <w:bodyDiv w:val="1"/>
      <w:marLeft w:val="0"/>
      <w:marRight w:val="0"/>
      <w:marTop w:val="0"/>
      <w:marBottom w:val="0"/>
      <w:divBdr>
        <w:top w:val="none" w:sz="0" w:space="0" w:color="auto"/>
        <w:left w:val="none" w:sz="0" w:space="0" w:color="auto"/>
        <w:bottom w:val="none" w:sz="0" w:space="0" w:color="auto"/>
        <w:right w:val="none" w:sz="0" w:space="0" w:color="auto"/>
      </w:divBdr>
    </w:div>
    <w:div w:id="2025663502">
      <w:bodyDiv w:val="1"/>
      <w:marLeft w:val="0"/>
      <w:marRight w:val="0"/>
      <w:marTop w:val="0"/>
      <w:marBottom w:val="0"/>
      <w:divBdr>
        <w:top w:val="none" w:sz="0" w:space="0" w:color="auto"/>
        <w:left w:val="none" w:sz="0" w:space="0" w:color="auto"/>
        <w:bottom w:val="none" w:sz="0" w:space="0" w:color="auto"/>
        <w:right w:val="none" w:sz="0" w:space="0" w:color="auto"/>
      </w:divBdr>
    </w:div>
    <w:div w:id="2026009338">
      <w:bodyDiv w:val="1"/>
      <w:marLeft w:val="0"/>
      <w:marRight w:val="0"/>
      <w:marTop w:val="0"/>
      <w:marBottom w:val="0"/>
      <w:divBdr>
        <w:top w:val="none" w:sz="0" w:space="0" w:color="auto"/>
        <w:left w:val="none" w:sz="0" w:space="0" w:color="auto"/>
        <w:bottom w:val="none" w:sz="0" w:space="0" w:color="auto"/>
        <w:right w:val="none" w:sz="0" w:space="0" w:color="auto"/>
      </w:divBdr>
    </w:div>
    <w:div w:id="2026469277">
      <w:bodyDiv w:val="1"/>
      <w:marLeft w:val="0"/>
      <w:marRight w:val="0"/>
      <w:marTop w:val="0"/>
      <w:marBottom w:val="0"/>
      <w:divBdr>
        <w:top w:val="none" w:sz="0" w:space="0" w:color="auto"/>
        <w:left w:val="none" w:sz="0" w:space="0" w:color="auto"/>
        <w:bottom w:val="none" w:sz="0" w:space="0" w:color="auto"/>
        <w:right w:val="none" w:sz="0" w:space="0" w:color="auto"/>
      </w:divBdr>
    </w:div>
    <w:div w:id="2027124483">
      <w:bodyDiv w:val="1"/>
      <w:marLeft w:val="0"/>
      <w:marRight w:val="0"/>
      <w:marTop w:val="0"/>
      <w:marBottom w:val="0"/>
      <w:divBdr>
        <w:top w:val="none" w:sz="0" w:space="0" w:color="auto"/>
        <w:left w:val="none" w:sz="0" w:space="0" w:color="auto"/>
        <w:bottom w:val="none" w:sz="0" w:space="0" w:color="auto"/>
        <w:right w:val="none" w:sz="0" w:space="0" w:color="auto"/>
      </w:divBdr>
    </w:div>
    <w:div w:id="2027366762">
      <w:bodyDiv w:val="1"/>
      <w:marLeft w:val="0"/>
      <w:marRight w:val="0"/>
      <w:marTop w:val="0"/>
      <w:marBottom w:val="0"/>
      <w:divBdr>
        <w:top w:val="none" w:sz="0" w:space="0" w:color="auto"/>
        <w:left w:val="none" w:sz="0" w:space="0" w:color="auto"/>
        <w:bottom w:val="none" w:sz="0" w:space="0" w:color="auto"/>
        <w:right w:val="none" w:sz="0" w:space="0" w:color="auto"/>
      </w:divBdr>
    </w:div>
    <w:div w:id="2027553528">
      <w:bodyDiv w:val="1"/>
      <w:marLeft w:val="0"/>
      <w:marRight w:val="0"/>
      <w:marTop w:val="0"/>
      <w:marBottom w:val="0"/>
      <w:divBdr>
        <w:top w:val="none" w:sz="0" w:space="0" w:color="auto"/>
        <w:left w:val="none" w:sz="0" w:space="0" w:color="auto"/>
        <w:bottom w:val="none" w:sz="0" w:space="0" w:color="auto"/>
        <w:right w:val="none" w:sz="0" w:space="0" w:color="auto"/>
      </w:divBdr>
    </w:div>
    <w:div w:id="2028751882">
      <w:bodyDiv w:val="1"/>
      <w:marLeft w:val="0"/>
      <w:marRight w:val="0"/>
      <w:marTop w:val="0"/>
      <w:marBottom w:val="0"/>
      <w:divBdr>
        <w:top w:val="none" w:sz="0" w:space="0" w:color="auto"/>
        <w:left w:val="none" w:sz="0" w:space="0" w:color="auto"/>
        <w:bottom w:val="none" w:sz="0" w:space="0" w:color="auto"/>
        <w:right w:val="none" w:sz="0" w:space="0" w:color="auto"/>
      </w:divBdr>
    </w:div>
    <w:div w:id="2029258398">
      <w:bodyDiv w:val="1"/>
      <w:marLeft w:val="0"/>
      <w:marRight w:val="0"/>
      <w:marTop w:val="0"/>
      <w:marBottom w:val="0"/>
      <w:divBdr>
        <w:top w:val="none" w:sz="0" w:space="0" w:color="auto"/>
        <w:left w:val="none" w:sz="0" w:space="0" w:color="auto"/>
        <w:bottom w:val="none" w:sz="0" w:space="0" w:color="auto"/>
        <w:right w:val="none" w:sz="0" w:space="0" w:color="auto"/>
      </w:divBdr>
    </w:div>
    <w:div w:id="2029284501">
      <w:bodyDiv w:val="1"/>
      <w:marLeft w:val="0"/>
      <w:marRight w:val="0"/>
      <w:marTop w:val="0"/>
      <w:marBottom w:val="0"/>
      <w:divBdr>
        <w:top w:val="none" w:sz="0" w:space="0" w:color="auto"/>
        <w:left w:val="none" w:sz="0" w:space="0" w:color="auto"/>
        <w:bottom w:val="none" w:sz="0" w:space="0" w:color="auto"/>
        <w:right w:val="none" w:sz="0" w:space="0" w:color="auto"/>
      </w:divBdr>
    </w:div>
    <w:div w:id="2029598279">
      <w:bodyDiv w:val="1"/>
      <w:marLeft w:val="0"/>
      <w:marRight w:val="0"/>
      <w:marTop w:val="0"/>
      <w:marBottom w:val="0"/>
      <w:divBdr>
        <w:top w:val="none" w:sz="0" w:space="0" w:color="auto"/>
        <w:left w:val="none" w:sz="0" w:space="0" w:color="auto"/>
        <w:bottom w:val="none" w:sz="0" w:space="0" w:color="auto"/>
        <w:right w:val="none" w:sz="0" w:space="0" w:color="auto"/>
      </w:divBdr>
    </w:div>
    <w:div w:id="2030523405">
      <w:bodyDiv w:val="1"/>
      <w:marLeft w:val="0"/>
      <w:marRight w:val="0"/>
      <w:marTop w:val="0"/>
      <w:marBottom w:val="0"/>
      <w:divBdr>
        <w:top w:val="none" w:sz="0" w:space="0" w:color="auto"/>
        <w:left w:val="none" w:sz="0" w:space="0" w:color="auto"/>
        <w:bottom w:val="none" w:sz="0" w:space="0" w:color="auto"/>
        <w:right w:val="none" w:sz="0" w:space="0" w:color="auto"/>
      </w:divBdr>
    </w:div>
    <w:div w:id="2030791581">
      <w:bodyDiv w:val="1"/>
      <w:marLeft w:val="0"/>
      <w:marRight w:val="0"/>
      <w:marTop w:val="0"/>
      <w:marBottom w:val="0"/>
      <w:divBdr>
        <w:top w:val="none" w:sz="0" w:space="0" w:color="auto"/>
        <w:left w:val="none" w:sz="0" w:space="0" w:color="auto"/>
        <w:bottom w:val="none" w:sz="0" w:space="0" w:color="auto"/>
        <w:right w:val="none" w:sz="0" w:space="0" w:color="auto"/>
      </w:divBdr>
    </w:div>
    <w:div w:id="2031056936">
      <w:bodyDiv w:val="1"/>
      <w:marLeft w:val="0"/>
      <w:marRight w:val="0"/>
      <w:marTop w:val="0"/>
      <w:marBottom w:val="0"/>
      <w:divBdr>
        <w:top w:val="none" w:sz="0" w:space="0" w:color="auto"/>
        <w:left w:val="none" w:sz="0" w:space="0" w:color="auto"/>
        <w:bottom w:val="none" w:sz="0" w:space="0" w:color="auto"/>
        <w:right w:val="none" w:sz="0" w:space="0" w:color="auto"/>
      </w:divBdr>
    </w:div>
    <w:div w:id="2031447129">
      <w:bodyDiv w:val="1"/>
      <w:marLeft w:val="0"/>
      <w:marRight w:val="0"/>
      <w:marTop w:val="0"/>
      <w:marBottom w:val="0"/>
      <w:divBdr>
        <w:top w:val="none" w:sz="0" w:space="0" w:color="auto"/>
        <w:left w:val="none" w:sz="0" w:space="0" w:color="auto"/>
        <w:bottom w:val="none" w:sz="0" w:space="0" w:color="auto"/>
        <w:right w:val="none" w:sz="0" w:space="0" w:color="auto"/>
      </w:divBdr>
    </w:div>
    <w:div w:id="2031754271">
      <w:bodyDiv w:val="1"/>
      <w:marLeft w:val="0"/>
      <w:marRight w:val="0"/>
      <w:marTop w:val="0"/>
      <w:marBottom w:val="0"/>
      <w:divBdr>
        <w:top w:val="none" w:sz="0" w:space="0" w:color="auto"/>
        <w:left w:val="none" w:sz="0" w:space="0" w:color="auto"/>
        <w:bottom w:val="none" w:sz="0" w:space="0" w:color="auto"/>
        <w:right w:val="none" w:sz="0" w:space="0" w:color="auto"/>
      </w:divBdr>
    </w:div>
    <w:div w:id="2032145237">
      <w:bodyDiv w:val="1"/>
      <w:marLeft w:val="0"/>
      <w:marRight w:val="0"/>
      <w:marTop w:val="0"/>
      <w:marBottom w:val="0"/>
      <w:divBdr>
        <w:top w:val="none" w:sz="0" w:space="0" w:color="auto"/>
        <w:left w:val="none" w:sz="0" w:space="0" w:color="auto"/>
        <w:bottom w:val="none" w:sz="0" w:space="0" w:color="auto"/>
        <w:right w:val="none" w:sz="0" w:space="0" w:color="auto"/>
      </w:divBdr>
    </w:div>
    <w:div w:id="2032147247">
      <w:bodyDiv w:val="1"/>
      <w:marLeft w:val="0"/>
      <w:marRight w:val="0"/>
      <w:marTop w:val="0"/>
      <w:marBottom w:val="0"/>
      <w:divBdr>
        <w:top w:val="none" w:sz="0" w:space="0" w:color="auto"/>
        <w:left w:val="none" w:sz="0" w:space="0" w:color="auto"/>
        <w:bottom w:val="none" w:sz="0" w:space="0" w:color="auto"/>
        <w:right w:val="none" w:sz="0" w:space="0" w:color="auto"/>
      </w:divBdr>
    </w:div>
    <w:div w:id="2032411241">
      <w:bodyDiv w:val="1"/>
      <w:marLeft w:val="0"/>
      <w:marRight w:val="0"/>
      <w:marTop w:val="0"/>
      <w:marBottom w:val="0"/>
      <w:divBdr>
        <w:top w:val="none" w:sz="0" w:space="0" w:color="auto"/>
        <w:left w:val="none" w:sz="0" w:space="0" w:color="auto"/>
        <w:bottom w:val="none" w:sz="0" w:space="0" w:color="auto"/>
        <w:right w:val="none" w:sz="0" w:space="0" w:color="auto"/>
      </w:divBdr>
    </w:div>
    <w:div w:id="2032803543">
      <w:bodyDiv w:val="1"/>
      <w:marLeft w:val="0"/>
      <w:marRight w:val="0"/>
      <w:marTop w:val="0"/>
      <w:marBottom w:val="0"/>
      <w:divBdr>
        <w:top w:val="none" w:sz="0" w:space="0" w:color="auto"/>
        <w:left w:val="none" w:sz="0" w:space="0" w:color="auto"/>
        <w:bottom w:val="none" w:sz="0" w:space="0" w:color="auto"/>
        <w:right w:val="none" w:sz="0" w:space="0" w:color="auto"/>
      </w:divBdr>
    </w:div>
    <w:div w:id="2033604335">
      <w:bodyDiv w:val="1"/>
      <w:marLeft w:val="0"/>
      <w:marRight w:val="0"/>
      <w:marTop w:val="0"/>
      <w:marBottom w:val="0"/>
      <w:divBdr>
        <w:top w:val="none" w:sz="0" w:space="0" w:color="auto"/>
        <w:left w:val="none" w:sz="0" w:space="0" w:color="auto"/>
        <w:bottom w:val="none" w:sz="0" w:space="0" w:color="auto"/>
        <w:right w:val="none" w:sz="0" w:space="0" w:color="auto"/>
      </w:divBdr>
    </w:div>
    <w:div w:id="2034721041">
      <w:bodyDiv w:val="1"/>
      <w:marLeft w:val="0"/>
      <w:marRight w:val="0"/>
      <w:marTop w:val="0"/>
      <w:marBottom w:val="0"/>
      <w:divBdr>
        <w:top w:val="none" w:sz="0" w:space="0" w:color="auto"/>
        <w:left w:val="none" w:sz="0" w:space="0" w:color="auto"/>
        <w:bottom w:val="none" w:sz="0" w:space="0" w:color="auto"/>
        <w:right w:val="none" w:sz="0" w:space="0" w:color="auto"/>
      </w:divBdr>
    </w:div>
    <w:div w:id="2035418782">
      <w:bodyDiv w:val="1"/>
      <w:marLeft w:val="0"/>
      <w:marRight w:val="0"/>
      <w:marTop w:val="0"/>
      <w:marBottom w:val="0"/>
      <w:divBdr>
        <w:top w:val="none" w:sz="0" w:space="0" w:color="auto"/>
        <w:left w:val="none" w:sz="0" w:space="0" w:color="auto"/>
        <w:bottom w:val="none" w:sz="0" w:space="0" w:color="auto"/>
        <w:right w:val="none" w:sz="0" w:space="0" w:color="auto"/>
      </w:divBdr>
    </w:div>
    <w:div w:id="2035954746">
      <w:bodyDiv w:val="1"/>
      <w:marLeft w:val="0"/>
      <w:marRight w:val="0"/>
      <w:marTop w:val="0"/>
      <w:marBottom w:val="0"/>
      <w:divBdr>
        <w:top w:val="none" w:sz="0" w:space="0" w:color="auto"/>
        <w:left w:val="none" w:sz="0" w:space="0" w:color="auto"/>
        <w:bottom w:val="none" w:sz="0" w:space="0" w:color="auto"/>
        <w:right w:val="none" w:sz="0" w:space="0" w:color="auto"/>
      </w:divBdr>
    </w:div>
    <w:div w:id="2037848464">
      <w:bodyDiv w:val="1"/>
      <w:marLeft w:val="0"/>
      <w:marRight w:val="0"/>
      <w:marTop w:val="0"/>
      <w:marBottom w:val="0"/>
      <w:divBdr>
        <w:top w:val="none" w:sz="0" w:space="0" w:color="auto"/>
        <w:left w:val="none" w:sz="0" w:space="0" w:color="auto"/>
        <w:bottom w:val="none" w:sz="0" w:space="0" w:color="auto"/>
        <w:right w:val="none" w:sz="0" w:space="0" w:color="auto"/>
      </w:divBdr>
    </w:div>
    <w:div w:id="2038314155">
      <w:bodyDiv w:val="1"/>
      <w:marLeft w:val="0"/>
      <w:marRight w:val="0"/>
      <w:marTop w:val="0"/>
      <w:marBottom w:val="0"/>
      <w:divBdr>
        <w:top w:val="none" w:sz="0" w:space="0" w:color="auto"/>
        <w:left w:val="none" w:sz="0" w:space="0" w:color="auto"/>
        <w:bottom w:val="none" w:sz="0" w:space="0" w:color="auto"/>
        <w:right w:val="none" w:sz="0" w:space="0" w:color="auto"/>
      </w:divBdr>
    </w:div>
    <w:div w:id="2038850418">
      <w:bodyDiv w:val="1"/>
      <w:marLeft w:val="0"/>
      <w:marRight w:val="0"/>
      <w:marTop w:val="0"/>
      <w:marBottom w:val="0"/>
      <w:divBdr>
        <w:top w:val="none" w:sz="0" w:space="0" w:color="auto"/>
        <w:left w:val="none" w:sz="0" w:space="0" w:color="auto"/>
        <w:bottom w:val="none" w:sz="0" w:space="0" w:color="auto"/>
        <w:right w:val="none" w:sz="0" w:space="0" w:color="auto"/>
      </w:divBdr>
    </w:div>
    <w:div w:id="2038966510">
      <w:bodyDiv w:val="1"/>
      <w:marLeft w:val="0"/>
      <w:marRight w:val="0"/>
      <w:marTop w:val="0"/>
      <w:marBottom w:val="0"/>
      <w:divBdr>
        <w:top w:val="none" w:sz="0" w:space="0" w:color="auto"/>
        <w:left w:val="none" w:sz="0" w:space="0" w:color="auto"/>
        <w:bottom w:val="none" w:sz="0" w:space="0" w:color="auto"/>
        <w:right w:val="none" w:sz="0" w:space="0" w:color="auto"/>
      </w:divBdr>
    </w:div>
    <w:div w:id="2039499544">
      <w:bodyDiv w:val="1"/>
      <w:marLeft w:val="0"/>
      <w:marRight w:val="0"/>
      <w:marTop w:val="0"/>
      <w:marBottom w:val="0"/>
      <w:divBdr>
        <w:top w:val="none" w:sz="0" w:space="0" w:color="auto"/>
        <w:left w:val="none" w:sz="0" w:space="0" w:color="auto"/>
        <w:bottom w:val="none" w:sz="0" w:space="0" w:color="auto"/>
        <w:right w:val="none" w:sz="0" w:space="0" w:color="auto"/>
      </w:divBdr>
    </w:div>
    <w:div w:id="2039701087">
      <w:bodyDiv w:val="1"/>
      <w:marLeft w:val="0"/>
      <w:marRight w:val="0"/>
      <w:marTop w:val="0"/>
      <w:marBottom w:val="0"/>
      <w:divBdr>
        <w:top w:val="none" w:sz="0" w:space="0" w:color="auto"/>
        <w:left w:val="none" w:sz="0" w:space="0" w:color="auto"/>
        <w:bottom w:val="none" w:sz="0" w:space="0" w:color="auto"/>
        <w:right w:val="none" w:sz="0" w:space="0" w:color="auto"/>
      </w:divBdr>
    </w:div>
    <w:div w:id="2039771479">
      <w:bodyDiv w:val="1"/>
      <w:marLeft w:val="0"/>
      <w:marRight w:val="0"/>
      <w:marTop w:val="0"/>
      <w:marBottom w:val="0"/>
      <w:divBdr>
        <w:top w:val="none" w:sz="0" w:space="0" w:color="auto"/>
        <w:left w:val="none" w:sz="0" w:space="0" w:color="auto"/>
        <w:bottom w:val="none" w:sz="0" w:space="0" w:color="auto"/>
        <w:right w:val="none" w:sz="0" w:space="0" w:color="auto"/>
      </w:divBdr>
    </w:div>
    <w:div w:id="2039969152">
      <w:bodyDiv w:val="1"/>
      <w:marLeft w:val="0"/>
      <w:marRight w:val="0"/>
      <w:marTop w:val="0"/>
      <w:marBottom w:val="0"/>
      <w:divBdr>
        <w:top w:val="none" w:sz="0" w:space="0" w:color="auto"/>
        <w:left w:val="none" w:sz="0" w:space="0" w:color="auto"/>
        <w:bottom w:val="none" w:sz="0" w:space="0" w:color="auto"/>
        <w:right w:val="none" w:sz="0" w:space="0" w:color="auto"/>
      </w:divBdr>
    </w:div>
    <w:div w:id="2040624602">
      <w:bodyDiv w:val="1"/>
      <w:marLeft w:val="0"/>
      <w:marRight w:val="0"/>
      <w:marTop w:val="0"/>
      <w:marBottom w:val="0"/>
      <w:divBdr>
        <w:top w:val="none" w:sz="0" w:space="0" w:color="auto"/>
        <w:left w:val="none" w:sz="0" w:space="0" w:color="auto"/>
        <w:bottom w:val="none" w:sz="0" w:space="0" w:color="auto"/>
        <w:right w:val="none" w:sz="0" w:space="0" w:color="auto"/>
      </w:divBdr>
    </w:div>
    <w:div w:id="2040858763">
      <w:bodyDiv w:val="1"/>
      <w:marLeft w:val="0"/>
      <w:marRight w:val="0"/>
      <w:marTop w:val="0"/>
      <w:marBottom w:val="0"/>
      <w:divBdr>
        <w:top w:val="none" w:sz="0" w:space="0" w:color="auto"/>
        <w:left w:val="none" w:sz="0" w:space="0" w:color="auto"/>
        <w:bottom w:val="none" w:sz="0" w:space="0" w:color="auto"/>
        <w:right w:val="none" w:sz="0" w:space="0" w:color="auto"/>
      </w:divBdr>
    </w:div>
    <w:div w:id="2041320221">
      <w:bodyDiv w:val="1"/>
      <w:marLeft w:val="0"/>
      <w:marRight w:val="0"/>
      <w:marTop w:val="0"/>
      <w:marBottom w:val="0"/>
      <w:divBdr>
        <w:top w:val="none" w:sz="0" w:space="0" w:color="auto"/>
        <w:left w:val="none" w:sz="0" w:space="0" w:color="auto"/>
        <w:bottom w:val="none" w:sz="0" w:space="0" w:color="auto"/>
        <w:right w:val="none" w:sz="0" w:space="0" w:color="auto"/>
      </w:divBdr>
    </w:div>
    <w:div w:id="2042392564">
      <w:bodyDiv w:val="1"/>
      <w:marLeft w:val="0"/>
      <w:marRight w:val="0"/>
      <w:marTop w:val="0"/>
      <w:marBottom w:val="0"/>
      <w:divBdr>
        <w:top w:val="none" w:sz="0" w:space="0" w:color="auto"/>
        <w:left w:val="none" w:sz="0" w:space="0" w:color="auto"/>
        <w:bottom w:val="none" w:sz="0" w:space="0" w:color="auto"/>
        <w:right w:val="none" w:sz="0" w:space="0" w:color="auto"/>
      </w:divBdr>
    </w:div>
    <w:div w:id="2043557496">
      <w:bodyDiv w:val="1"/>
      <w:marLeft w:val="0"/>
      <w:marRight w:val="0"/>
      <w:marTop w:val="0"/>
      <w:marBottom w:val="0"/>
      <w:divBdr>
        <w:top w:val="none" w:sz="0" w:space="0" w:color="auto"/>
        <w:left w:val="none" w:sz="0" w:space="0" w:color="auto"/>
        <w:bottom w:val="none" w:sz="0" w:space="0" w:color="auto"/>
        <w:right w:val="none" w:sz="0" w:space="0" w:color="auto"/>
      </w:divBdr>
    </w:div>
    <w:div w:id="2043817271">
      <w:bodyDiv w:val="1"/>
      <w:marLeft w:val="0"/>
      <w:marRight w:val="0"/>
      <w:marTop w:val="0"/>
      <w:marBottom w:val="0"/>
      <w:divBdr>
        <w:top w:val="none" w:sz="0" w:space="0" w:color="auto"/>
        <w:left w:val="none" w:sz="0" w:space="0" w:color="auto"/>
        <w:bottom w:val="none" w:sz="0" w:space="0" w:color="auto"/>
        <w:right w:val="none" w:sz="0" w:space="0" w:color="auto"/>
      </w:divBdr>
    </w:div>
    <w:div w:id="2044748726">
      <w:bodyDiv w:val="1"/>
      <w:marLeft w:val="0"/>
      <w:marRight w:val="0"/>
      <w:marTop w:val="0"/>
      <w:marBottom w:val="0"/>
      <w:divBdr>
        <w:top w:val="none" w:sz="0" w:space="0" w:color="auto"/>
        <w:left w:val="none" w:sz="0" w:space="0" w:color="auto"/>
        <w:bottom w:val="none" w:sz="0" w:space="0" w:color="auto"/>
        <w:right w:val="none" w:sz="0" w:space="0" w:color="auto"/>
      </w:divBdr>
    </w:div>
    <w:div w:id="2045397290">
      <w:bodyDiv w:val="1"/>
      <w:marLeft w:val="0"/>
      <w:marRight w:val="0"/>
      <w:marTop w:val="0"/>
      <w:marBottom w:val="0"/>
      <w:divBdr>
        <w:top w:val="none" w:sz="0" w:space="0" w:color="auto"/>
        <w:left w:val="none" w:sz="0" w:space="0" w:color="auto"/>
        <w:bottom w:val="none" w:sz="0" w:space="0" w:color="auto"/>
        <w:right w:val="none" w:sz="0" w:space="0" w:color="auto"/>
      </w:divBdr>
    </w:div>
    <w:div w:id="2045446877">
      <w:bodyDiv w:val="1"/>
      <w:marLeft w:val="0"/>
      <w:marRight w:val="0"/>
      <w:marTop w:val="0"/>
      <w:marBottom w:val="0"/>
      <w:divBdr>
        <w:top w:val="none" w:sz="0" w:space="0" w:color="auto"/>
        <w:left w:val="none" w:sz="0" w:space="0" w:color="auto"/>
        <w:bottom w:val="none" w:sz="0" w:space="0" w:color="auto"/>
        <w:right w:val="none" w:sz="0" w:space="0" w:color="auto"/>
      </w:divBdr>
    </w:div>
    <w:div w:id="2045978038">
      <w:bodyDiv w:val="1"/>
      <w:marLeft w:val="0"/>
      <w:marRight w:val="0"/>
      <w:marTop w:val="0"/>
      <w:marBottom w:val="0"/>
      <w:divBdr>
        <w:top w:val="none" w:sz="0" w:space="0" w:color="auto"/>
        <w:left w:val="none" w:sz="0" w:space="0" w:color="auto"/>
        <w:bottom w:val="none" w:sz="0" w:space="0" w:color="auto"/>
        <w:right w:val="none" w:sz="0" w:space="0" w:color="auto"/>
      </w:divBdr>
    </w:div>
    <w:div w:id="2045985446">
      <w:bodyDiv w:val="1"/>
      <w:marLeft w:val="0"/>
      <w:marRight w:val="0"/>
      <w:marTop w:val="0"/>
      <w:marBottom w:val="0"/>
      <w:divBdr>
        <w:top w:val="none" w:sz="0" w:space="0" w:color="auto"/>
        <w:left w:val="none" w:sz="0" w:space="0" w:color="auto"/>
        <w:bottom w:val="none" w:sz="0" w:space="0" w:color="auto"/>
        <w:right w:val="none" w:sz="0" w:space="0" w:color="auto"/>
      </w:divBdr>
    </w:div>
    <w:div w:id="2046783073">
      <w:bodyDiv w:val="1"/>
      <w:marLeft w:val="0"/>
      <w:marRight w:val="0"/>
      <w:marTop w:val="0"/>
      <w:marBottom w:val="0"/>
      <w:divBdr>
        <w:top w:val="none" w:sz="0" w:space="0" w:color="auto"/>
        <w:left w:val="none" w:sz="0" w:space="0" w:color="auto"/>
        <w:bottom w:val="none" w:sz="0" w:space="0" w:color="auto"/>
        <w:right w:val="none" w:sz="0" w:space="0" w:color="auto"/>
      </w:divBdr>
    </w:div>
    <w:div w:id="2046979140">
      <w:bodyDiv w:val="1"/>
      <w:marLeft w:val="0"/>
      <w:marRight w:val="0"/>
      <w:marTop w:val="0"/>
      <w:marBottom w:val="0"/>
      <w:divBdr>
        <w:top w:val="none" w:sz="0" w:space="0" w:color="auto"/>
        <w:left w:val="none" w:sz="0" w:space="0" w:color="auto"/>
        <w:bottom w:val="none" w:sz="0" w:space="0" w:color="auto"/>
        <w:right w:val="none" w:sz="0" w:space="0" w:color="auto"/>
      </w:divBdr>
    </w:div>
    <w:div w:id="2047219419">
      <w:bodyDiv w:val="1"/>
      <w:marLeft w:val="0"/>
      <w:marRight w:val="0"/>
      <w:marTop w:val="0"/>
      <w:marBottom w:val="0"/>
      <w:divBdr>
        <w:top w:val="none" w:sz="0" w:space="0" w:color="auto"/>
        <w:left w:val="none" w:sz="0" w:space="0" w:color="auto"/>
        <w:bottom w:val="none" w:sz="0" w:space="0" w:color="auto"/>
        <w:right w:val="none" w:sz="0" w:space="0" w:color="auto"/>
      </w:divBdr>
    </w:div>
    <w:div w:id="2047633571">
      <w:bodyDiv w:val="1"/>
      <w:marLeft w:val="0"/>
      <w:marRight w:val="0"/>
      <w:marTop w:val="0"/>
      <w:marBottom w:val="0"/>
      <w:divBdr>
        <w:top w:val="none" w:sz="0" w:space="0" w:color="auto"/>
        <w:left w:val="none" w:sz="0" w:space="0" w:color="auto"/>
        <w:bottom w:val="none" w:sz="0" w:space="0" w:color="auto"/>
        <w:right w:val="none" w:sz="0" w:space="0" w:color="auto"/>
      </w:divBdr>
    </w:div>
    <w:div w:id="2048990979">
      <w:bodyDiv w:val="1"/>
      <w:marLeft w:val="0"/>
      <w:marRight w:val="0"/>
      <w:marTop w:val="0"/>
      <w:marBottom w:val="0"/>
      <w:divBdr>
        <w:top w:val="none" w:sz="0" w:space="0" w:color="auto"/>
        <w:left w:val="none" w:sz="0" w:space="0" w:color="auto"/>
        <w:bottom w:val="none" w:sz="0" w:space="0" w:color="auto"/>
        <w:right w:val="none" w:sz="0" w:space="0" w:color="auto"/>
      </w:divBdr>
    </w:div>
    <w:div w:id="2049715350">
      <w:bodyDiv w:val="1"/>
      <w:marLeft w:val="0"/>
      <w:marRight w:val="0"/>
      <w:marTop w:val="0"/>
      <w:marBottom w:val="0"/>
      <w:divBdr>
        <w:top w:val="none" w:sz="0" w:space="0" w:color="auto"/>
        <w:left w:val="none" w:sz="0" w:space="0" w:color="auto"/>
        <w:bottom w:val="none" w:sz="0" w:space="0" w:color="auto"/>
        <w:right w:val="none" w:sz="0" w:space="0" w:color="auto"/>
      </w:divBdr>
    </w:div>
    <w:div w:id="2049908354">
      <w:bodyDiv w:val="1"/>
      <w:marLeft w:val="0"/>
      <w:marRight w:val="0"/>
      <w:marTop w:val="0"/>
      <w:marBottom w:val="0"/>
      <w:divBdr>
        <w:top w:val="none" w:sz="0" w:space="0" w:color="auto"/>
        <w:left w:val="none" w:sz="0" w:space="0" w:color="auto"/>
        <w:bottom w:val="none" w:sz="0" w:space="0" w:color="auto"/>
        <w:right w:val="none" w:sz="0" w:space="0" w:color="auto"/>
      </w:divBdr>
    </w:div>
    <w:div w:id="2050252558">
      <w:bodyDiv w:val="1"/>
      <w:marLeft w:val="0"/>
      <w:marRight w:val="0"/>
      <w:marTop w:val="0"/>
      <w:marBottom w:val="0"/>
      <w:divBdr>
        <w:top w:val="none" w:sz="0" w:space="0" w:color="auto"/>
        <w:left w:val="none" w:sz="0" w:space="0" w:color="auto"/>
        <w:bottom w:val="none" w:sz="0" w:space="0" w:color="auto"/>
        <w:right w:val="none" w:sz="0" w:space="0" w:color="auto"/>
      </w:divBdr>
    </w:div>
    <w:div w:id="2050302566">
      <w:bodyDiv w:val="1"/>
      <w:marLeft w:val="0"/>
      <w:marRight w:val="0"/>
      <w:marTop w:val="0"/>
      <w:marBottom w:val="0"/>
      <w:divBdr>
        <w:top w:val="none" w:sz="0" w:space="0" w:color="auto"/>
        <w:left w:val="none" w:sz="0" w:space="0" w:color="auto"/>
        <w:bottom w:val="none" w:sz="0" w:space="0" w:color="auto"/>
        <w:right w:val="none" w:sz="0" w:space="0" w:color="auto"/>
      </w:divBdr>
    </w:div>
    <w:div w:id="2051177864">
      <w:bodyDiv w:val="1"/>
      <w:marLeft w:val="0"/>
      <w:marRight w:val="0"/>
      <w:marTop w:val="0"/>
      <w:marBottom w:val="0"/>
      <w:divBdr>
        <w:top w:val="none" w:sz="0" w:space="0" w:color="auto"/>
        <w:left w:val="none" w:sz="0" w:space="0" w:color="auto"/>
        <w:bottom w:val="none" w:sz="0" w:space="0" w:color="auto"/>
        <w:right w:val="none" w:sz="0" w:space="0" w:color="auto"/>
      </w:divBdr>
    </w:div>
    <w:div w:id="2052148468">
      <w:bodyDiv w:val="1"/>
      <w:marLeft w:val="0"/>
      <w:marRight w:val="0"/>
      <w:marTop w:val="0"/>
      <w:marBottom w:val="0"/>
      <w:divBdr>
        <w:top w:val="none" w:sz="0" w:space="0" w:color="auto"/>
        <w:left w:val="none" w:sz="0" w:space="0" w:color="auto"/>
        <w:bottom w:val="none" w:sz="0" w:space="0" w:color="auto"/>
        <w:right w:val="none" w:sz="0" w:space="0" w:color="auto"/>
      </w:divBdr>
    </w:div>
    <w:div w:id="2053265018">
      <w:bodyDiv w:val="1"/>
      <w:marLeft w:val="0"/>
      <w:marRight w:val="0"/>
      <w:marTop w:val="0"/>
      <w:marBottom w:val="0"/>
      <w:divBdr>
        <w:top w:val="none" w:sz="0" w:space="0" w:color="auto"/>
        <w:left w:val="none" w:sz="0" w:space="0" w:color="auto"/>
        <w:bottom w:val="none" w:sz="0" w:space="0" w:color="auto"/>
        <w:right w:val="none" w:sz="0" w:space="0" w:color="auto"/>
      </w:divBdr>
    </w:div>
    <w:div w:id="2053456627">
      <w:bodyDiv w:val="1"/>
      <w:marLeft w:val="0"/>
      <w:marRight w:val="0"/>
      <w:marTop w:val="0"/>
      <w:marBottom w:val="0"/>
      <w:divBdr>
        <w:top w:val="none" w:sz="0" w:space="0" w:color="auto"/>
        <w:left w:val="none" w:sz="0" w:space="0" w:color="auto"/>
        <w:bottom w:val="none" w:sz="0" w:space="0" w:color="auto"/>
        <w:right w:val="none" w:sz="0" w:space="0" w:color="auto"/>
      </w:divBdr>
    </w:div>
    <w:div w:id="2054886963">
      <w:bodyDiv w:val="1"/>
      <w:marLeft w:val="0"/>
      <w:marRight w:val="0"/>
      <w:marTop w:val="0"/>
      <w:marBottom w:val="0"/>
      <w:divBdr>
        <w:top w:val="none" w:sz="0" w:space="0" w:color="auto"/>
        <w:left w:val="none" w:sz="0" w:space="0" w:color="auto"/>
        <w:bottom w:val="none" w:sz="0" w:space="0" w:color="auto"/>
        <w:right w:val="none" w:sz="0" w:space="0" w:color="auto"/>
      </w:divBdr>
    </w:div>
    <w:div w:id="2055040841">
      <w:bodyDiv w:val="1"/>
      <w:marLeft w:val="0"/>
      <w:marRight w:val="0"/>
      <w:marTop w:val="0"/>
      <w:marBottom w:val="0"/>
      <w:divBdr>
        <w:top w:val="none" w:sz="0" w:space="0" w:color="auto"/>
        <w:left w:val="none" w:sz="0" w:space="0" w:color="auto"/>
        <w:bottom w:val="none" w:sz="0" w:space="0" w:color="auto"/>
        <w:right w:val="none" w:sz="0" w:space="0" w:color="auto"/>
      </w:divBdr>
    </w:div>
    <w:div w:id="2055501633">
      <w:bodyDiv w:val="1"/>
      <w:marLeft w:val="0"/>
      <w:marRight w:val="0"/>
      <w:marTop w:val="0"/>
      <w:marBottom w:val="0"/>
      <w:divBdr>
        <w:top w:val="none" w:sz="0" w:space="0" w:color="auto"/>
        <w:left w:val="none" w:sz="0" w:space="0" w:color="auto"/>
        <w:bottom w:val="none" w:sz="0" w:space="0" w:color="auto"/>
        <w:right w:val="none" w:sz="0" w:space="0" w:color="auto"/>
      </w:divBdr>
    </w:div>
    <w:div w:id="2056078919">
      <w:bodyDiv w:val="1"/>
      <w:marLeft w:val="0"/>
      <w:marRight w:val="0"/>
      <w:marTop w:val="0"/>
      <w:marBottom w:val="0"/>
      <w:divBdr>
        <w:top w:val="none" w:sz="0" w:space="0" w:color="auto"/>
        <w:left w:val="none" w:sz="0" w:space="0" w:color="auto"/>
        <w:bottom w:val="none" w:sz="0" w:space="0" w:color="auto"/>
        <w:right w:val="none" w:sz="0" w:space="0" w:color="auto"/>
      </w:divBdr>
    </w:div>
    <w:div w:id="2056616380">
      <w:bodyDiv w:val="1"/>
      <w:marLeft w:val="0"/>
      <w:marRight w:val="0"/>
      <w:marTop w:val="0"/>
      <w:marBottom w:val="0"/>
      <w:divBdr>
        <w:top w:val="none" w:sz="0" w:space="0" w:color="auto"/>
        <w:left w:val="none" w:sz="0" w:space="0" w:color="auto"/>
        <w:bottom w:val="none" w:sz="0" w:space="0" w:color="auto"/>
        <w:right w:val="none" w:sz="0" w:space="0" w:color="auto"/>
      </w:divBdr>
    </w:div>
    <w:div w:id="2056850854">
      <w:bodyDiv w:val="1"/>
      <w:marLeft w:val="0"/>
      <w:marRight w:val="0"/>
      <w:marTop w:val="0"/>
      <w:marBottom w:val="0"/>
      <w:divBdr>
        <w:top w:val="none" w:sz="0" w:space="0" w:color="auto"/>
        <w:left w:val="none" w:sz="0" w:space="0" w:color="auto"/>
        <w:bottom w:val="none" w:sz="0" w:space="0" w:color="auto"/>
        <w:right w:val="none" w:sz="0" w:space="0" w:color="auto"/>
      </w:divBdr>
    </w:div>
    <w:div w:id="2056926800">
      <w:bodyDiv w:val="1"/>
      <w:marLeft w:val="0"/>
      <w:marRight w:val="0"/>
      <w:marTop w:val="0"/>
      <w:marBottom w:val="0"/>
      <w:divBdr>
        <w:top w:val="none" w:sz="0" w:space="0" w:color="auto"/>
        <w:left w:val="none" w:sz="0" w:space="0" w:color="auto"/>
        <w:bottom w:val="none" w:sz="0" w:space="0" w:color="auto"/>
        <w:right w:val="none" w:sz="0" w:space="0" w:color="auto"/>
      </w:divBdr>
    </w:div>
    <w:div w:id="2057461798">
      <w:bodyDiv w:val="1"/>
      <w:marLeft w:val="0"/>
      <w:marRight w:val="0"/>
      <w:marTop w:val="0"/>
      <w:marBottom w:val="0"/>
      <w:divBdr>
        <w:top w:val="none" w:sz="0" w:space="0" w:color="auto"/>
        <w:left w:val="none" w:sz="0" w:space="0" w:color="auto"/>
        <w:bottom w:val="none" w:sz="0" w:space="0" w:color="auto"/>
        <w:right w:val="none" w:sz="0" w:space="0" w:color="auto"/>
      </w:divBdr>
    </w:div>
    <w:div w:id="2058552209">
      <w:bodyDiv w:val="1"/>
      <w:marLeft w:val="0"/>
      <w:marRight w:val="0"/>
      <w:marTop w:val="0"/>
      <w:marBottom w:val="0"/>
      <w:divBdr>
        <w:top w:val="none" w:sz="0" w:space="0" w:color="auto"/>
        <w:left w:val="none" w:sz="0" w:space="0" w:color="auto"/>
        <w:bottom w:val="none" w:sz="0" w:space="0" w:color="auto"/>
        <w:right w:val="none" w:sz="0" w:space="0" w:color="auto"/>
      </w:divBdr>
    </w:div>
    <w:div w:id="2059935052">
      <w:bodyDiv w:val="1"/>
      <w:marLeft w:val="0"/>
      <w:marRight w:val="0"/>
      <w:marTop w:val="0"/>
      <w:marBottom w:val="0"/>
      <w:divBdr>
        <w:top w:val="none" w:sz="0" w:space="0" w:color="auto"/>
        <w:left w:val="none" w:sz="0" w:space="0" w:color="auto"/>
        <w:bottom w:val="none" w:sz="0" w:space="0" w:color="auto"/>
        <w:right w:val="none" w:sz="0" w:space="0" w:color="auto"/>
      </w:divBdr>
    </w:div>
    <w:div w:id="2060129527">
      <w:bodyDiv w:val="1"/>
      <w:marLeft w:val="0"/>
      <w:marRight w:val="0"/>
      <w:marTop w:val="0"/>
      <w:marBottom w:val="0"/>
      <w:divBdr>
        <w:top w:val="none" w:sz="0" w:space="0" w:color="auto"/>
        <w:left w:val="none" w:sz="0" w:space="0" w:color="auto"/>
        <w:bottom w:val="none" w:sz="0" w:space="0" w:color="auto"/>
        <w:right w:val="none" w:sz="0" w:space="0" w:color="auto"/>
      </w:divBdr>
    </w:div>
    <w:div w:id="2060475643">
      <w:bodyDiv w:val="1"/>
      <w:marLeft w:val="0"/>
      <w:marRight w:val="0"/>
      <w:marTop w:val="0"/>
      <w:marBottom w:val="0"/>
      <w:divBdr>
        <w:top w:val="none" w:sz="0" w:space="0" w:color="auto"/>
        <w:left w:val="none" w:sz="0" w:space="0" w:color="auto"/>
        <w:bottom w:val="none" w:sz="0" w:space="0" w:color="auto"/>
        <w:right w:val="none" w:sz="0" w:space="0" w:color="auto"/>
      </w:divBdr>
    </w:div>
    <w:div w:id="2064331352">
      <w:bodyDiv w:val="1"/>
      <w:marLeft w:val="0"/>
      <w:marRight w:val="0"/>
      <w:marTop w:val="0"/>
      <w:marBottom w:val="0"/>
      <w:divBdr>
        <w:top w:val="none" w:sz="0" w:space="0" w:color="auto"/>
        <w:left w:val="none" w:sz="0" w:space="0" w:color="auto"/>
        <w:bottom w:val="none" w:sz="0" w:space="0" w:color="auto"/>
        <w:right w:val="none" w:sz="0" w:space="0" w:color="auto"/>
      </w:divBdr>
    </w:div>
    <w:div w:id="2064474630">
      <w:bodyDiv w:val="1"/>
      <w:marLeft w:val="0"/>
      <w:marRight w:val="0"/>
      <w:marTop w:val="0"/>
      <w:marBottom w:val="0"/>
      <w:divBdr>
        <w:top w:val="none" w:sz="0" w:space="0" w:color="auto"/>
        <w:left w:val="none" w:sz="0" w:space="0" w:color="auto"/>
        <w:bottom w:val="none" w:sz="0" w:space="0" w:color="auto"/>
        <w:right w:val="none" w:sz="0" w:space="0" w:color="auto"/>
      </w:divBdr>
    </w:div>
    <w:div w:id="2064669952">
      <w:bodyDiv w:val="1"/>
      <w:marLeft w:val="0"/>
      <w:marRight w:val="0"/>
      <w:marTop w:val="0"/>
      <w:marBottom w:val="0"/>
      <w:divBdr>
        <w:top w:val="none" w:sz="0" w:space="0" w:color="auto"/>
        <w:left w:val="none" w:sz="0" w:space="0" w:color="auto"/>
        <w:bottom w:val="none" w:sz="0" w:space="0" w:color="auto"/>
        <w:right w:val="none" w:sz="0" w:space="0" w:color="auto"/>
      </w:divBdr>
    </w:div>
    <w:div w:id="2064717753">
      <w:bodyDiv w:val="1"/>
      <w:marLeft w:val="0"/>
      <w:marRight w:val="0"/>
      <w:marTop w:val="0"/>
      <w:marBottom w:val="0"/>
      <w:divBdr>
        <w:top w:val="none" w:sz="0" w:space="0" w:color="auto"/>
        <w:left w:val="none" w:sz="0" w:space="0" w:color="auto"/>
        <w:bottom w:val="none" w:sz="0" w:space="0" w:color="auto"/>
        <w:right w:val="none" w:sz="0" w:space="0" w:color="auto"/>
      </w:divBdr>
    </w:div>
    <w:div w:id="2065130232">
      <w:bodyDiv w:val="1"/>
      <w:marLeft w:val="0"/>
      <w:marRight w:val="0"/>
      <w:marTop w:val="0"/>
      <w:marBottom w:val="0"/>
      <w:divBdr>
        <w:top w:val="none" w:sz="0" w:space="0" w:color="auto"/>
        <w:left w:val="none" w:sz="0" w:space="0" w:color="auto"/>
        <w:bottom w:val="none" w:sz="0" w:space="0" w:color="auto"/>
        <w:right w:val="none" w:sz="0" w:space="0" w:color="auto"/>
      </w:divBdr>
    </w:div>
    <w:div w:id="2065448882">
      <w:bodyDiv w:val="1"/>
      <w:marLeft w:val="0"/>
      <w:marRight w:val="0"/>
      <w:marTop w:val="0"/>
      <w:marBottom w:val="0"/>
      <w:divBdr>
        <w:top w:val="none" w:sz="0" w:space="0" w:color="auto"/>
        <w:left w:val="none" w:sz="0" w:space="0" w:color="auto"/>
        <w:bottom w:val="none" w:sz="0" w:space="0" w:color="auto"/>
        <w:right w:val="none" w:sz="0" w:space="0" w:color="auto"/>
      </w:divBdr>
    </w:div>
    <w:div w:id="2065833959">
      <w:bodyDiv w:val="1"/>
      <w:marLeft w:val="0"/>
      <w:marRight w:val="0"/>
      <w:marTop w:val="0"/>
      <w:marBottom w:val="0"/>
      <w:divBdr>
        <w:top w:val="none" w:sz="0" w:space="0" w:color="auto"/>
        <w:left w:val="none" w:sz="0" w:space="0" w:color="auto"/>
        <w:bottom w:val="none" w:sz="0" w:space="0" w:color="auto"/>
        <w:right w:val="none" w:sz="0" w:space="0" w:color="auto"/>
      </w:divBdr>
    </w:div>
    <w:div w:id="2065910111">
      <w:bodyDiv w:val="1"/>
      <w:marLeft w:val="0"/>
      <w:marRight w:val="0"/>
      <w:marTop w:val="0"/>
      <w:marBottom w:val="0"/>
      <w:divBdr>
        <w:top w:val="none" w:sz="0" w:space="0" w:color="auto"/>
        <w:left w:val="none" w:sz="0" w:space="0" w:color="auto"/>
        <w:bottom w:val="none" w:sz="0" w:space="0" w:color="auto"/>
        <w:right w:val="none" w:sz="0" w:space="0" w:color="auto"/>
      </w:divBdr>
    </w:div>
    <w:div w:id="2066679966">
      <w:bodyDiv w:val="1"/>
      <w:marLeft w:val="0"/>
      <w:marRight w:val="0"/>
      <w:marTop w:val="0"/>
      <w:marBottom w:val="0"/>
      <w:divBdr>
        <w:top w:val="none" w:sz="0" w:space="0" w:color="auto"/>
        <w:left w:val="none" w:sz="0" w:space="0" w:color="auto"/>
        <w:bottom w:val="none" w:sz="0" w:space="0" w:color="auto"/>
        <w:right w:val="none" w:sz="0" w:space="0" w:color="auto"/>
      </w:divBdr>
    </w:div>
    <w:div w:id="2066685623">
      <w:bodyDiv w:val="1"/>
      <w:marLeft w:val="0"/>
      <w:marRight w:val="0"/>
      <w:marTop w:val="0"/>
      <w:marBottom w:val="0"/>
      <w:divBdr>
        <w:top w:val="none" w:sz="0" w:space="0" w:color="auto"/>
        <w:left w:val="none" w:sz="0" w:space="0" w:color="auto"/>
        <w:bottom w:val="none" w:sz="0" w:space="0" w:color="auto"/>
        <w:right w:val="none" w:sz="0" w:space="0" w:color="auto"/>
      </w:divBdr>
    </w:div>
    <w:div w:id="2067298325">
      <w:bodyDiv w:val="1"/>
      <w:marLeft w:val="0"/>
      <w:marRight w:val="0"/>
      <w:marTop w:val="0"/>
      <w:marBottom w:val="0"/>
      <w:divBdr>
        <w:top w:val="none" w:sz="0" w:space="0" w:color="auto"/>
        <w:left w:val="none" w:sz="0" w:space="0" w:color="auto"/>
        <w:bottom w:val="none" w:sz="0" w:space="0" w:color="auto"/>
        <w:right w:val="none" w:sz="0" w:space="0" w:color="auto"/>
      </w:divBdr>
    </w:div>
    <w:div w:id="2067335453">
      <w:bodyDiv w:val="1"/>
      <w:marLeft w:val="0"/>
      <w:marRight w:val="0"/>
      <w:marTop w:val="0"/>
      <w:marBottom w:val="0"/>
      <w:divBdr>
        <w:top w:val="none" w:sz="0" w:space="0" w:color="auto"/>
        <w:left w:val="none" w:sz="0" w:space="0" w:color="auto"/>
        <w:bottom w:val="none" w:sz="0" w:space="0" w:color="auto"/>
        <w:right w:val="none" w:sz="0" w:space="0" w:color="auto"/>
      </w:divBdr>
    </w:div>
    <w:div w:id="2068069565">
      <w:bodyDiv w:val="1"/>
      <w:marLeft w:val="0"/>
      <w:marRight w:val="0"/>
      <w:marTop w:val="0"/>
      <w:marBottom w:val="0"/>
      <w:divBdr>
        <w:top w:val="none" w:sz="0" w:space="0" w:color="auto"/>
        <w:left w:val="none" w:sz="0" w:space="0" w:color="auto"/>
        <w:bottom w:val="none" w:sz="0" w:space="0" w:color="auto"/>
        <w:right w:val="none" w:sz="0" w:space="0" w:color="auto"/>
      </w:divBdr>
    </w:div>
    <w:div w:id="2068144583">
      <w:bodyDiv w:val="1"/>
      <w:marLeft w:val="0"/>
      <w:marRight w:val="0"/>
      <w:marTop w:val="0"/>
      <w:marBottom w:val="0"/>
      <w:divBdr>
        <w:top w:val="none" w:sz="0" w:space="0" w:color="auto"/>
        <w:left w:val="none" w:sz="0" w:space="0" w:color="auto"/>
        <w:bottom w:val="none" w:sz="0" w:space="0" w:color="auto"/>
        <w:right w:val="none" w:sz="0" w:space="0" w:color="auto"/>
      </w:divBdr>
    </w:div>
    <w:div w:id="2070766265">
      <w:bodyDiv w:val="1"/>
      <w:marLeft w:val="0"/>
      <w:marRight w:val="0"/>
      <w:marTop w:val="0"/>
      <w:marBottom w:val="0"/>
      <w:divBdr>
        <w:top w:val="none" w:sz="0" w:space="0" w:color="auto"/>
        <w:left w:val="none" w:sz="0" w:space="0" w:color="auto"/>
        <w:bottom w:val="none" w:sz="0" w:space="0" w:color="auto"/>
        <w:right w:val="none" w:sz="0" w:space="0" w:color="auto"/>
      </w:divBdr>
    </w:div>
    <w:div w:id="2071033400">
      <w:bodyDiv w:val="1"/>
      <w:marLeft w:val="0"/>
      <w:marRight w:val="0"/>
      <w:marTop w:val="0"/>
      <w:marBottom w:val="0"/>
      <w:divBdr>
        <w:top w:val="none" w:sz="0" w:space="0" w:color="auto"/>
        <w:left w:val="none" w:sz="0" w:space="0" w:color="auto"/>
        <w:bottom w:val="none" w:sz="0" w:space="0" w:color="auto"/>
        <w:right w:val="none" w:sz="0" w:space="0" w:color="auto"/>
      </w:divBdr>
    </w:div>
    <w:div w:id="2071611147">
      <w:bodyDiv w:val="1"/>
      <w:marLeft w:val="0"/>
      <w:marRight w:val="0"/>
      <w:marTop w:val="0"/>
      <w:marBottom w:val="0"/>
      <w:divBdr>
        <w:top w:val="none" w:sz="0" w:space="0" w:color="auto"/>
        <w:left w:val="none" w:sz="0" w:space="0" w:color="auto"/>
        <w:bottom w:val="none" w:sz="0" w:space="0" w:color="auto"/>
        <w:right w:val="none" w:sz="0" w:space="0" w:color="auto"/>
      </w:divBdr>
    </w:div>
    <w:div w:id="2071996361">
      <w:bodyDiv w:val="1"/>
      <w:marLeft w:val="0"/>
      <w:marRight w:val="0"/>
      <w:marTop w:val="0"/>
      <w:marBottom w:val="0"/>
      <w:divBdr>
        <w:top w:val="none" w:sz="0" w:space="0" w:color="auto"/>
        <w:left w:val="none" w:sz="0" w:space="0" w:color="auto"/>
        <w:bottom w:val="none" w:sz="0" w:space="0" w:color="auto"/>
        <w:right w:val="none" w:sz="0" w:space="0" w:color="auto"/>
      </w:divBdr>
    </w:div>
    <w:div w:id="2072535393">
      <w:bodyDiv w:val="1"/>
      <w:marLeft w:val="0"/>
      <w:marRight w:val="0"/>
      <w:marTop w:val="0"/>
      <w:marBottom w:val="0"/>
      <w:divBdr>
        <w:top w:val="none" w:sz="0" w:space="0" w:color="auto"/>
        <w:left w:val="none" w:sz="0" w:space="0" w:color="auto"/>
        <w:bottom w:val="none" w:sz="0" w:space="0" w:color="auto"/>
        <w:right w:val="none" w:sz="0" w:space="0" w:color="auto"/>
      </w:divBdr>
    </w:div>
    <w:div w:id="2072656061">
      <w:bodyDiv w:val="1"/>
      <w:marLeft w:val="0"/>
      <w:marRight w:val="0"/>
      <w:marTop w:val="0"/>
      <w:marBottom w:val="0"/>
      <w:divBdr>
        <w:top w:val="none" w:sz="0" w:space="0" w:color="auto"/>
        <w:left w:val="none" w:sz="0" w:space="0" w:color="auto"/>
        <w:bottom w:val="none" w:sz="0" w:space="0" w:color="auto"/>
        <w:right w:val="none" w:sz="0" w:space="0" w:color="auto"/>
      </w:divBdr>
    </w:div>
    <w:div w:id="2073379980">
      <w:bodyDiv w:val="1"/>
      <w:marLeft w:val="0"/>
      <w:marRight w:val="0"/>
      <w:marTop w:val="0"/>
      <w:marBottom w:val="0"/>
      <w:divBdr>
        <w:top w:val="none" w:sz="0" w:space="0" w:color="auto"/>
        <w:left w:val="none" w:sz="0" w:space="0" w:color="auto"/>
        <w:bottom w:val="none" w:sz="0" w:space="0" w:color="auto"/>
        <w:right w:val="none" w:sz="0" w:space="0" w:color="auto"/>
      </w:divBdr>
    </w:div>
    <w:div w:id="2073387591">
      <w:bodyDiv w:val="1"/>
      <w:marLeft w:val="0"/>
      <w:marRight w:val="0"/>
      <w:marTop w:val="0"/>
      <w:marBottom w:val="0"/>
      <w:divBdr>
        <w:top w:val="none" w:sz="0" w:space="0" w:color="auto"/>
        <w:left w:val="none" w:sz="0" w:space="0" w:color="auto"/>
        <w:bottom w:val="none" w:sz="0" w:space="0" w:color="auto"/>
        <w:right w:val="none" w:sz="0" w:space="0" w:color="auto"/>
      </w:divBdr>
    </w:div>
    <w:div w:id="2074543862">
      <w:bodyDiv w:val="1"/>
      <w:marLeft w:val="0"/>
      <w:marRight w:val="0"/>
      <w:marTop w:val="0"/>
      <w:marBottom w:val="0"/>
      <w:divBdr>
        <w:top w:val="none" w:sz="0" w:space="0" w:color="auto"/>
        <w:left w:val="none" w:sz="0" w:space="0" w:color="auto"/>
        <w:bottom w:val="none" w:sz="0" w:space="0" w:color="auto"/>
        <w:right w:val="none" w:sz="0" w:space="0" w:color="auto"/>
      </w:divBdr>
    </w:div>
    <w:div w:id="2075272816">
      <w:bodyDiv w:val="1"/>
      <w:marLeft w:val="0"/>
      <w:marRight w:val="0"/>
      <w:marTop w:val="0"/>
      <w:marBottom w:val="0"/>
      <w:divBdr>
        <w:top w:val="none" w:sz="0" w:space="0" w:color="auto"/>
        <w:left w:val="none" w:sz="0" w:space="0" w:color="auto"/>
        <w:bottom w:val="none" w:sz="0" w:space="0" w:color="auto"/>
        <w:right w:val="none" w:sz="0" w:space="0" w:color="auto"/>
      </w:divBdr>
    </w:div>
    <w:div w:id="2077165363">
      <w:bodyDiv w:val="1"/>
      <w:marLeft w:val="0"/>
      <w:marRight w:val="0"/>
      <w:marTop w:val="0"/>
      <w:marBottom w:val="0"/>
      <w:divBdr>
        <w:top w:val="none" w:sz="0" w:space="0" w:color="auto"/>
        <w:left w:val="none" w:sz="0" w:space="0" w:color="auto"/>
        <w:bottom w:val="none" w:sz="0" w:space="0" w:color="auto"/>
        <w:right w:val="none" w:sz="0" w:space="0" w:color="auto"/>
      </w:divBdr>
    </w:div>
    <w:div w:id="2077391238">
      <w:bodyDiv w:val="1"/>
      <w:marLeft w:val="0"/>
      <w:marRight w:val="0"/>
      <w:marTop w:val="0"/>
      <w:marBottom w:val="0"/>
      <w:divBdr>
        <w:top w:val="none" w:sz="0" w:space="0" w:color="auto"/>
        <w:left w:val="none" w:sz="0" w:space="0" w:color="auto"/>
        <w:bottom w:val="none" w:sz="0" w:space="0" w:color="auto"/>
        <w:right w:val="none" w:sz="0" w:space="0" w:color="auto"/>
      </w:divBdr>
    </w:div>
    <w:div w:id="2077508144">
      <w:bodyDiv w:val="1"/>
      <w:marLeft w:val="0"/>
      <w:marRight w:val="0"/>
      <w:marTop w:val="0"/>
      <w:marBottom w:val="0"/>
      <w:divBdr>
        <w:top w:val="none" w:sz="0" w:space="0" w:color="auto"/>
        <w:left w:val="none" w:sz="0" w:space="0" w:color="auto"/>
        <w:bottom w:val="none" w:sz="0" w:space="0" w:color="auto"/>
        <w:right w:val="none" w:sz="0" w:space="0" w:color="auto"/>
      </w:divBdr>
    </w:div>
    <w:div w:id="2079472346">
      <w:bodyDiv w:val="1"/>
      <w:marLeft w:val="0"/>
      <w:marRight w:val="0"/>
      <w:marTop w:val="0"/>
      <w:marBottom w:val="0"/>
      <w:divBdr>
        <w:top w:val="none" w:sz="0" w:space="0" w:color="auto"/>
        <w:left w:val="none" w:sz="0" w:space="0" w:color="auto"/>
        <w:bottom w:val="none" w:sz="0" w:space="0" w:color="auto"/>
        <w:right w:val="none" w:sz="0" w:space="0" w:color="auto"/>
      </w:divBdr>
    </w:div>
    <w:div w:id="2081251960">
      <w:bodyDiv w:val="1"/>
      <w:marLeft w:val="0"/>
      <w:marRight w:val="0"/>
      <w:marTop w:val="0"/>
      <w:marBottom w:val="0"/>
      <w:divBdr>
        <w:top w:val="none" w:sz="0" w:space="0" w:color="auto"/>
        <w:left w:val="none" w:sz="0" w:space="0" w:color="auto"/>
        <w:bottom w:val="none" w:sz="0" w:space="0" w:color="auto"/>
        <w:right w:val="none" w:sz="0" w:space="0" w:color="auto"/>
      </w:divBdr>
    </w:div>
    <w:div w:id="2081754252">
      <w:bodyDiv w:val="1"/>
      <w:marLeft w:val="0"/>
      <w:marRight w:val="0"/>
      <w:marTop w:val="0"/>
      <w:marBottom w:val="0"/>
      <w:divBdr>
        <w:top w:val="none" w:sz="0" w:space="0" w:color="auto"/>
        <w:left w:val="none" w:sz="0" w:space="0" w:color="auto"/>
        <w:bottom w:val="none" w:sz="0" w:space="0" w:color="auto"/>
        <w:right w:val="none" w:sz="0" w:space="0" w:color="auto"/>
      </w:divBdr>
    </w:div>
    <w:div w:id="2082214478">
      <w:bodyDiv w:val="1"/>
      <w:marLeft w:val="0"/>
      <w:marRight w:val="0"/>
      <w:marTop w:val="0"/>
      <w:marBottom w:val="0"/>
      <w:divBdr>
        <w:top w:val="none" w:sz="0" w:space="0" w:color="auto"/>
        <w:left w:val="none" w:sz="0" w:space="0" w:color="auto"/>
        <w:bottom w:val="none" w:sz="0" w:space="0" w:color="auto"/>
        <w:right w:val="none" w:sz="0" w:space="0" w:color="auto"/>
      </w:divBdr>
    </w:div>
    <w:div w:id="2083065276">
      <w:bodyDiv w:val="1"/>
      <w:marLeft w:val="0"/>
      <w:marRight w:val="0"/>
      <w:marTop w:val="0"/>
      <w:marBottom w:val="0"/>
      <w:divBdr>
        <w:top w:val="none" w:sz="0" w:space="0" w:color="auto"/>
        <w:left w:val="none" w:sz="0" w:space="0" w:color="auto"/>
        <w:bottom w:val="none" w:sz="0" w:space="0" w:color="auto"/>
        <w:right w:val="none" w:sz="0" w:space="0" w:color="auto"/>
      </w:divBdr>
    </w:div>
    <w:div w:id="2083067485">
      <w:bodyDiv w:val="1"/>
      <w:marLeft w:val="0"/>
      <w:marRight w:val="0"/>
      <w:marTop w:val="0"/>
      <w:marBottom w:val="0"/>
      <w:divBdr>
        <w:top w:val="none" w:sz="0" w:space="0" w:color="auto"/>
        <w:left w:val="none" w:sz="0" w:space="0" w:color="auto"/>
        <w:bottom w:val="none" w:sz="0" w:space="0" w:color="auto"/>
        <w:right w:val="none" w:sz="0" w:space="0" w:color="auto"/>
      </w:divBdr>
    </w:div>
    <w:div w:id="2083285020">
      <w:bodyDiv w:val="1"/>
      <w:marLeft w:val="0"/>
      <w:marRight w:val="0"/>
      <w:marTop w:val="0"/>
      <w:marBottom w:val="0"/>
      <w:divBdr>
        <w:top w:val="none" w:sz="0" w:space="0" w:color="auto"/>
        <w:left w:val="none" w:sz="0" w:space="0" w:color="auto"/>
        <w:bottom w:val="none" w:sz="0" w:space="0" w:color="auto"/>
        <w:right w:val="none" w:sz="0" w:space="0" w:color="auto"/>
      </w:divBdr>
    </w:div>
    <w:div w:id="2083941223">
      <w:bodyDiv w:val="1"/>
      <w:marLeft w:val="0"/>
      <w:marRight w:val="0"/>
      <w:marTop w:val="0"/>
      <w:marBottom w:val="0"/>
      <w:divBdr>
        <w:top w:val="none" w:sz="0" w:space="0" w:color="auto"/>
        <w:left w:val="none" w:sz="0" w:space="0" w:color="auto"/>
        <w:bottom w:val="none" w:sz="0" w:space="0" w:color="auto"/>
        <w:right w:val="none" w:sz="0" w:space="0" w:color="auto"/>
      </w:divBdr>
    </w:div>
    <w:div w:id="2084177897">
      <w:bodyDiv w:val="1"/>
      <w:marLeft w:val="0"/>
      <w:marRight w:val="0"/>
      <w:marTop w:val="0"/>
      <w:marBottom w:val="0"/>
      <w:divBdr>
        <w:top w:val="none" w:sz="0" w:space="0" w:color="auto"/>
        <w:left w:val="none" w:sz="0" w:space="0" w:color="auto"/>
        <w:bottom w:val="none" w:sz="0" w:space="0" w:color="auto"/>
        <w:right w:val="none" w:sz="0" w:space="0" w:color="auto"/>
      </w:divBdr>
    </w:div>
    <w:div w:id="2084717262">
      <w:bodyDiv w:val="1"/>
      <w:marLeft w:val="0"/>
      <w:marRight w:val="0"/>
      <w:marTop w:val="0"/>
      <w:marBottom w:val="0"/>
      <w:divBdr>
        <w:top w:val="none" w:sz="0" w:space="0" w:color="auto"/>
        <w:left w:val="none" w:sz="0" w:space="0" w:color="auto"/>
        <w:bottom w:val="none" w:sz="0" w:space="0" w:color="auto"/>
        <w:right w:val="none" w:sz="0" w:space="0" w:color="auto"/>
      </w:divBdr>
    </w:div>
    <w:div w:id="2087025510">
      <w:bodyDiv w:val="1"/>
      <w:marLeft w:val="0"/>
      <w:marRight w:val="0"/>
      <w:marTop w:val="0"/>
      <w:marBottom w:val="0"/>
      <w:divBdr>
        <w:top w:val="none" w:sz="0" w:space="0" w:color="auto"/>
        <w:left w:val="none" w:sz="0" w:space="0" w:color="auto"/>
        <w:bottom w:val="none" w:sz="0" w:space="0" w:color="auto"/>
        <w:right w:val="none" w:sz="0" w:space="0" w:color="auto"/>
      </w:divBdr>
    </w:div>
    <w:div w:id="2087258668">
      <w:bodyDiv w:val="1"/>
      <w:marLeft w:val="0"/>
      <w:marRight w:val="0"/>
      <w:marTop w:val="0"/>
      <w:marBottom w:val="0"/>
      <w:divBdr>
        <w:top w:val="none" w:sz="0" w:space="0" w:color="auto"/>
        <w:left w:val="none" w:sz="0" w:space="0" w:color="auto"/>
        <w:bottom w:val="none" w:sz="0" w:space="0" w:color="auto"/>
        <w:right w:val="none" w:sz="0" w:space="0" w:color="auto"/>
      </w:divBdr>
    </w:div>
    <w:div w:id="2087337684">
      <w:bodyDiv w:val="1"/>
      <w:marLeft w:val="0"/>
      <w:marRight w:val="0"/>
      <w:marTop w:val="0"/>
      <w:marBottom w:val="0"/>
      <w:divBdr>
        <w:top w:val="none" w:sz="0" w:space="0" w:color="auto"/>
        <w:left w:val="none" w:sz="0" w:space="0" w:color="auto"/>
        <w:bottom w:val="none" w:sz="0" w:space="0" w:color="auto"/>
        <w:right w:val="none" w:sz="0" w:space="0" w:color="auto"/>
      </w:divBdr>
    </w:div>
    <w:div w:id="2088069390">
      <w:bodyDiv w:val="1"/>
      <w:marLeft w:val="0"/>
      <w:marRight w:val="0"/>
      <w:marTop w:val="0"/>
      <w:marBottom w:val="0"/>
      <w:divBdr>
        <w:top w:val="none" w:sz="0" w:space="0" w:color="auto"/>
        <w:left w:val="none" w:sz="0" w:space="0" w:color="auto"/>
        <w:bottom w:val="none" w:sz="0" w:space="0" w:color="auto"/>
        <w:right w:val="none" w:sz="0" w:space="0" w:color="auto"/>
      </w:divBdr>
    </w:div>
    <w:div w:id="2088108530">
      <w:bodyDiv w:val="1"/>
      <w:marLeft w:val="0"/>
      <w:marRight w:val="0"/>
      <w:marTop w:val="0"/>
      <w:marBottom w:val="0"/>
      <w:divBdr>
        <w:top w:val="none" w:sz="0" w:space="0" w:color="auto"/>
        <w:left w:val="none" w:sz="0" w:space="0" w:color="auto"/>
        <w:bottom w:val="none" w:sz="0" w:space="0" w:color="auto"/>
        <w:right w:val="none" w:sz="0" w:space="0" w:color="auto"/>
      </w:divBdr>
    </w:div>
    <w:div w:id="2090879256">
      <w:bodyDiv w:val="1"/>
      <w:marLeft w:val="0"/>
      <w:marRight w:val="0"/>
      <w:marTop w:val="0"/>
      <w:marBottom w:val="0"/>
      <w:divBdr>
        <w:top w:val="none" w:sz="0" w:space="0" w:color="auto"/>
        <w:left w:val="none" w:sz="0" w:space="0" w:color="auto"/>
        <w:bottom w:val="none" w:sz="0" w:space="0" w:color="auto"/>
        <w:right w:val="none" w:sz="0" w:space="0" w:color="auto"/>
      </w:divBdr>
    </w:div>
    <w:div w:id="2090927837">
      <w:bodyDiv w:val="1"/>
      <w:marLeft w:val="0"/>
      <w:marRight w:val="0"/>
      <w:marTop w:val="0"/>
      <w:marBottom w:val="0"/>
      <w:divBdr>
        <w:top w:val="none" w:sz="0" w:space="0" w:color="auto"/>
        <w:left w:val="none" w:sz="0" w:space="0" w:color="auto"/>
        <w:bottom w:val="none" w:sz="0" w:space="0" w:color="auto"/>
        <w:right w:val="none" w:sz="0" w:space="0" w:color="auto"/>
      </w:divBdr>
    </w:div>
    <w:div w:id="2092853233">
      <w:bodyDiv w:val="1"/>
      <w:marLeft w:val="0"/>
      <w:marRight w:val="0"/>
      <w:marTop w:val="0"/>
      <w:marBottom w:val="0"/>
      <w:divBdr>
        <w:top w:val="none" w:sz="0" w:space="0" w:color="auto"/>
        <w:left w:val="none" w:sz="0" w:space="0" w:color="auto"/>
        <w:bottom w:val="none" w:sz="0" w:space="0" w:color="auto"/>
        <w:right w:val="none" w:sz="0" w:space="0" w:color="auto"/>
      </w:divBdr>
    </w:div>
    <w:div w:id="2093165250">
      <w:bodyDiv w:val="1"/>
      <w:marLeft w:val="0"/>
      <w:marRight w:val="0"/>
      <w:marTop w:val="0"/>
      <w:marBottom w:val="0"/>
      <w:divBdr>
        <w:top w:val="none" w:sz="0" w:space="0" w:color="auto"/>
        <w:left w:val="none" w:sz="0" w:space="0" w:color="auto"/>
        <w:bottom w:val="none" w:sz="0" w:space="0" w:color="auto"/>
        <w:right w:val="none" w:sz="0" w:space="0" w:color="auto"/>
      </w:divBdr>
    </w:div>
    <w:div w:id="2094815288">
      <w:bodyDiv w:val="1"/>
      <w:marLeft w:val="0"/>
      <w:marRight w:val="0"/>
      <w:marTop w:val="0"/>
      <w:marBottom w:val="0"/>
      <w:divBdr>
        <w:top w:val="none" w:sz="0" w:space="0" w:color="auto"/>
        <w:left w:val="none" w:sz="0" w:space="0" w:color="auto"/>
        <w:bottom w:val="none" w:sz="0" w:space="0" w:color="auto"/>
        <w:right w:val="none" w:sz="0" w:space="0" w:color="auto"/>
      </w:divBdr>
    </w:div>
    <w:div w:id="2095347580">
      <w:bodyDiv w:val="1"/>
      <w:marLeft w:val="0"/>
      <w:marRight w:val="0"/>
      <w:marTop w:val="0"/>
      <w:marBottom w:val="0"/>
      <w:divBdr>
        <w:top w:val="none" w:sz="0" w:space="0" w:color="auto"/>
        <w:left w:val="none" w:sz="0" w:space="0" w:color="auto"/>
        <w:bottom w:val="none" w:sz="0" w:space="0" w:color="auto"/>
        <w:right w:val="none" w:sz="0" w:space="0" w:color="auto"/>
      </w:divBdr>
    </w:div>
    <w:div w:id="2096780944">
      <w:bodyDiv w:val="1"/>
      <w:marLeft w:val="0"/>
      <w:marRight w:val="0"/>
      <w:marTop w:val="0"/>
      <w:marBottom w:val="0"/>
      <w:divBdr>
        <w:top w:val="none" w:sz="0" w:space="0" w:color="auto"/>
        <w:left w:val="none" w:sz="0" w:space="0" w:color="auto"/>
        <w:bottom w:val="none" w:sz="0" w:space="0" w:color="auto"/>
        <w:right w:val="none" w:sz="0" w:space="0" w:color="auto"/>
      </w:divBdr>
    </w:div>
    <w:div w:id="2096895899">
      <w:bodyDiv w:val="1"/>
      <w:marLeft w:val="0"/>
      <w:marRight w:val="0"/>
      <w:marTop w:val="0"/>
      <w:marBottom w:val="0"/>
      <w:divBdr>
        <w:top w:val="none" w:sz="0" w:space="0" w:color="auto"/>
        <w:left w:val="none" w:sz="0" w:space="0" w:color="auto"/>
        <w:bottom w:val="none" w:sz="0" w:space="0" w:color="auto"/>
        <w:right w:val="none" w:sz="0" w:space="0" w:color="auto"/>
      </w:divBdr>
    </w:div>
    <w:div w:id="2099397395">
      <w:bodyDiv w:val="1"/>
      <w:marLeft w:val="0"/>
      <w:marRight w:val="0"/>
      <w:marTop w:val="0"/>
      <w:marBottom w:val="0"/>
      <w:divBdr>
        <w:top w:val="none" w:sz="0" w:space="0" w:color="auto"/>
        <w:left w:val="none" w:sz="0" w:space="0" w:color="auto"/>
        <w:bottom w:val="none" w:sz="0" w:space="0" w:color="auto"/>
        <w:right w:val="none" w:sz="0" w:space="0" w:color="auto"/>
      </w:divBdr>
    </w:div>
    <w:div w:id="2099934962">
      <w:bodyDiv w:val="1"/>
      <w:marLeft w:val="0"/>
      <w:marRight w:val="0"/>
      <w:marTop w:val="0"/>
      <w:marBottom w:val="0"/>
      <w:divBdr>
        <w:top w:val="none" w:sz="0" w:space="0" w:color="auto"/>
        <w:left w:val="none" w:sz="0" w:space="0" w:color="auto"/>
        <w:bottom w:val="none" w:sz="0" w:space="0" w:color="auto"/>
        <w:right w:val="none" w:sz="0" w:space="0" w:color="auto"/>
      </w:divBdr>
    </w:div>
    <w:div w:id="2100247826">
      <w:bodyDiv w:val="1"/>
      <w:marLeft w:val="0"/>
      <w:marRight w:val="0"/>
      <w:marTop w:val="0"/>
      <w:marBottom w:val="0"/>
      <w:divBdr>
        <w:top w:val="none" w:sz="0" w:space="0" w:color="auto"/>
        <w:left w:val="none" w:sz="0" w:space="0" w:color="auto"/>
        <w:bottom w:val="none" w:sz="0" w:space="0" w:color="auto"/>
        <w:right w:val="none" w:sz="0" w:space="0" w:color="auto"/>
      </w:divBdr>
    </w:div>
    <w:div w:id="2101095270">
      <w:bodyDiv w:val="1"/>
      <w:marLeft w:val="0"/>
      <w:marRight w:val="0"/>
      <w:marTop w:val="0"/>
      <w:marBottom w:val="0"/>
      <w:divBdr>
        <w:top w:val="none" w:sz="0" w:space="0" w:color="auto"/>
        <w:left w:val="none" w:sz="0" w:space="0" w:color="auto"/>
        <w:bottom w:val="none" w:sz="0" w:space="0" w:color="auto"/>
        <w:right w:val="none" w:sz="0" w:space="0" w:color="auto"/>
      </w:divBdr>
    </w:div>
    <w:div w:id="2101490609">
      <w:bodyDiv w:val="1"/>
      <w:marLeft w:val="0"/>
      <w:marRight w:val="0"/>
      <w:marTop w:val="0"/>
      <w:marBottom w:val="0"/>
      <w:divBdr>
        <w:top w:val="none" w:sz="0" w:space="0" w:color="auto"/>
        <w:left w:val="none" w:sz="0" w:space="0" w:color="auto"/>
        <w:bottom w:val="none" w:sz="0" w:space="0" w:color="auto"/>
        <w:right w:val="none" w:sz="0" w:space="0" w:color="auto"/>
      </w:divBdr>
    </w:div>
    <w:div w:id="2101679432">
      <w:bodyDiv w:val="1"/>
      <w:marLeft w:val="0"/>
      <w:marRight w:val="0"/>
      <w:marTop w:val="0"/>
      <w:marBottom w:val="0"/>
      <w:divBdr>
        <w:top w:val="none" w:sz="0" w:space="0" w:color="auto"/>
        <w:left w:val="none" w:sz="0" w:space="0" w:color="auto"/>
        <w:bottom w:val="none" w:sz="0" w:space="0" w:color="auto"/>
        <w:right w:val="none" w:sz="0" w:space="0" w:color="auto"/>
      </w:divBdr>
    </w:div>
    <w:div w:id="2101757032">
      <w:bodyDiv w:val="1"/>
      <w:marLeft w:val="0"/>
      <w:marRight w:val="0"/>
      <w:marTop w:val="0"/>
      <w:marBottom w:val="0"/>
      <w:divBdr>
        <w:top w:val="none" w:sz="0" w:space="0" w:color="auto"/>
        <w:left w:val="none" w:sz="0" w:space="0" w:color="auto"/>
        <w:bottom w:val="none" w:sz="0" w:space="0" w:color="auto"/>
        <w:right w:val="none" w:sz="0" w:space="0" w:color="auto"/>
      </w:divBdr>
    </w:div>
    <w:div w:id="2102602656">
      <w:bodyDiv w:val="1"/>
      <w:marLeft w:val="0"/>
      <w:marRight w:val="0"/>
      <w:marTop w:val="0"/>
      <w:marBottom w:val="0"/>
      <w:divBdr>
        <w:top w:val="none" w:sz="0" w:space="0" w:color="auto"/>
        <w:left w:val="none" w:sz="0" w:space="0" w:color="auto"/>
        <w:bottom w:val="none" w:sz="0" w:space="0" w:color="auto"/>
        <w:right w:val="none" w:sz="0" w:space="0" w:color="auto"/>
      </w:divBdr>
    </w:div>
    <w:div w:id="2102943031">
      <w:bodyDiv w:val="1"/>
      <w:marLeft w:val="0"/>
      <w:marRight w:val="0"/>
      <w:marTop w:val="0"/>
      <w:marBottom w:val="0"/>
      <w:divBdr>
        <w:top w:val="none" w:sz="0" w:space="0" w:color="auto"/>
        <w:left w:val="none" w:sz="0" w:space="0" w:color="auto"/>
        <w:bottom w:val="none" w:sz="0" w:space="0" w:color="auto"/>
        <w:right w:val="none" w:sz="0" w:space="0" w:color="auto"/>
      </w:divBdr>
    </w:div>
    <w:div w:id="2102986690">
      <w:bodyDiv w:val="1"/>
      <w:marLeft w:val="0"/>
      <w:marRight w:val="0"/>
      <w:marTop w:val="0"/>
      <w:marBottom w:val="0"/>
      <w:divBdr>
        <w:top w:val="none" w:sz="0" w:space="0" w:color="auto"/>
        <w:left w:val="none" w:sz="0" w:space="0" w:color="auto"/>
        <w:bottom w:val="none" w:sz="0" w:space="0" w:color="auto"/>
        <w:right w:val="none" w:sz="0" w:space="0" w:color="auto"/>
      </w:divBdr>
    </w:div>
    <w:div w:id="2103525258">
      <w:bodyDiv w:val="1"/>
      <w:marLeft w:val="0"/>
      <w:marRight w:val="0"/>
      <w:marTop w:val="0"/>
      <w:marBottom w:val="0"/>
      <w:divBdr>
        <w:top w:val="none" w:sz="0" w:space="0" w:color="auto"/>
        <w:left w:val="none" w:sz="0" w:space="0" w:color="auto"/>
        <w:bottom w:val="none" w:sz="0" w:space="0" w:color="auto"/>
        <w:right w:val="none" w:sz="0" w:space="0" w:color="auto"/>
      </w:divBdr>
    </w:div>
    <w:div w:id="2103526258">
      <w:bodyDiv w:val="1"/>
      <w:marLeft w:val="0"/>
      <w:marRight w:val="0"/>
      <w:marTop w:val="0"/>
      <w:marBottom w:val="0"/>
      <w:divBdr>
        <w:top w:val="none" w:sz="0" w:space="0" w:color="auto"/>
        <w:left w:val="none" w:sz="0" w:space="0" w:color="auto"/>
        <w:bottom w:val="none" w:sz="0" w:space="0" w:color="auto"/>
        <w:right w:val="none" w:sz="0" w:space="0" w:color="auto"/>
      </w:divBdr>
    </w:div>
    <w:div w:id="2103792891">
      <w:bodyDiv w:val="1"/>
      <w:marLeft w:val="0"/>
      <w:marRight w:val="0"/>
      <w:marTop w:val="0"/>
      <w:marBottom w:val="0"/>
      <w:divBdr>
        <w:top w:val="none" w:sz="0" w:space="0" w:color="auto"/>
        <w:left w:val="none" w:sz="0" w:space="0" w:color="auto"/>
        <w:bottom w:val="none" w:sz="0" w:space="0" w:color="auto"/>
        <w:right w:val="none" w:sz="0" w:space="0" w:color="auto"/>
      </w:divBdr>
    </w:div>
    <w:div w:id="2106152686">
      <w:bodyDiv w:val="1"/>
      <w:marLeft w:val="0"/>
      <w:marRight w:val="0"/>
      <w:marTop w:val="0"/>
      <w:marBottom w:val="0"/>
      <w:divBdr>
        <w:top w:val="none" w:sz="0" w:space="0" w:color="auto"/>
        <w:left w:val="none" w:sz="0" w:space="0" w:color="auto"/>
        <w:bottom w:val="none" w:sz="0" w:space="0" w:color="auto"/>
        <w:right w:val="none" w:sz="0" w:space="0" w:color="auto"/>
      </w:divBdr>
    </w:div>
    <w:div w:id="2107336454">
      <w:bodyDiv w:val="1"/>
      <w:marLeft w:val="0"/>
      <w:marRight w:val="0"/>
      <w:marTop w:val="0"/>
      <w:marBottom w:val="0"/>
      <w:divBdr>
        <w:top w:val="none" w:sz="0" w:space="0" w:color="auto"/>
        <w:left w:val="none" w:sz="0" w:space="0" w:color="auto"/>
        <w:bottom w:val="none" w:sz="0" w:space="0" w:color="auto"/>
        <w:right w:val="none" w:sz="0" w:space="0" w:color="auto"/>
      </w:divBdr>
    </w:div>
    <w:div w:id="2108579060">
      <w:bodyDiv w:val="1"/>
      <w:marLeft w:val="0"/>
      <w:marRight w:val="0"/>
      <w:marTop w:val="0"/>
      <w:marBottom w:val="0"/>
      <w:divBdr>
        <w:top w:val="none" w:sz="0" w:space="0" w:color="auto"/>
        <w:left w:val="none" w:sz="0" w:space="0" w:color="auto"/>
        <w:bottom w:val="none" w:sz="0" w:space="0" w:color="auto"/>
        <w:right w:val="none" w:sz="0" w:space="0" w:color="auto"/>
      </w:divBdr>
    </w:div>
    <w:div w:id="2108649925">
      <w:bodyDiv w:val="1"/>
      <w:marLeft w:val="0"/>
      <w:marRight w:val="0"/>
      <w:marTop w:val="0"/>
      <w:marBottom w:val="0"/>
      <w:divBdr>
        <w:top w:val="none" w:sz="0" w:space="0" w:color="auto"/>
        <w:left w:val="none" w:sz="0" w:space="0" w:color="auto"/>
        <w:bottom w:val="none" w:sz="0" w:space="0" w:color="auto"/>
        <w:right w:val="none" w:sz="0" w:space="0" w:color="auto"/>
      </w:divBdr>
    </w:div>
    <w:div w:id="2108691241">
      <w:bodyDiv w:val="1"/>
      <w:marLeft w:val="0"/>
      <w:marRight w:val="0"/>
      <w:marTop w:val="0"/>
      <w:marBottom w:val="0"/>
      <w:divBdr>
        <w:top w:val="none" w:sz="0" w:space="0" w:color="auto"/>
        <w:left w:val="none" w:sz="0" w:space="0" w:color="auto"/>
        <w:bottom w:val="none" w:sz="0" w:space="0" w:color="auto"/>
        <w:right w:val="none" w:sz="0" w:space="0" w:color="auto"/>
      </w:divBdr>
    </w:div>
    <w:div w:id="2109352218">
      <w:bodyDiv w:val="1"/>
      <w:marLeft w:val="0"/>
      <w:marRight w:val="0"/>
      <w:marTop w:val="0"/>
      <w:marBottom w:val="0"/>
      <w:divBdr>
        <w:top w:val="none" w:sz="0" w:space="0" w:color="auto"/>
        <w:left w:val="none" w:sz="0" w:space="0" w:color="auto"/>
        <w:bottom w:val="none" w:sz="0" w:space="0" w:color="auto"/>
        <w:right w:val="none" w:sz="0" w:space="0" w:color="auto"/>
      </w:divBdr>
    </w:div>
    <w:div w:id="2109426007">
      <w:bodyDiv w:val="1"/>
      <w:marLeft w:val="0"/>
      <w:marRight w:val="0"/>
      <w:marTop w:val="0"/>
      <w:marBottom w:val="0"/>
      <w:divBdr>
        <w:top w:val="none" w:sz="0" w:space="0" w:color="auto"/>
        <w:left w:val="none" w:sz="0" w:space="0" w:color="auto"/>
        <w:bottom w:val="none" w:sz="0" w:space="0" w:color="auto"/>
        <w:right w:val="none" w:sz="0" w:space="0" w:color="auto"/>
      </w:divBdr>
    </w:div>
    <w:div w:id="2109502723">
      <w:bodyDiv w:val="1"/>
      <w:marLeft w:val="0"/>
      <w:marRight w:val="0"/>
      <w:marTop w:val="0"/>
      <w:marBottom w:val="0"/>
      <w:divBdr>
        <w:top w:val="none" w:sz="0" w:space="0" w:color="auto"/>
        <w:left w:val="none" w:sz="0" w:space="0" w:color="auto"/>
        <w:bottom w:val="none" w:sz="0" w:space="0" w:color="auto"/>
        <w:right w:val="none" w:sz="0" w:space="0" w:color="auto"/>
      </w:divBdr>
    </w:div>
    <w:div w:id="2109540221">
      <w:bodyDiv w:val="1"/>
      <w:marLeft w:val="0"/>
      <w:marRight w:val="0"/>
      <w:marTop w:val="0"/>
      <w:marBottom w:val="0"/>
      <w:divBdr>
        <w:top w:val="none" w:sz="0" w:space="0" w:color="auto"/>
        <w:left w:val="none" w:sz="0" w:space="0" w:color="auto"/>
        <w:bottom w:val="none" w:sz="0" w:space="0" w:color="auto"/>
        <w:right w:val="none" w:sz="0" w:space="0" w:color="auto"/>
      </w:divBdr>
    </w:div>
    <w:div w:id="2109735744">
      <w:bodyDiv w:val="1"/>
      <w:marLeft w:val="0"/>
      <w:marRight w:val="0"/>
      <w:marTop w:val="0"/>
      <w:marBottom w:val="0"/>
      <w:divBdr>
        <w:top w:val="none" w:sz="0" w:space="0" w:color="auto"/>
        <w:left w:val="none" w:sz="0" w:space="0" w:color="auto"/>
        <w:bottom w:val="none" w:sz="0" w:space="0" w:color="auto"/>
        <w:right w:val="none" w:sz="0" w:space="0" w:color="auto"/>
      </w:divBdr>
    </w:div>
    <w:div w:id="2110197640">
      <w:bodyDiv w:val="1"/>
      <w:marLeft w:val="0"/>
      <w:marRight w:val="0"/>
      <w:marTop w:val="0"/>
      <w:marBottom w:val="0"/>
      <w:divBdr>
        <w:top w:val="none" w:sz="0" w:space="0" w:color="auto"/>
        <w:left w:val="none" w:sz="0" w:space="0" w:color="auto"/>
        <w:bottom w:val="none" w:sz="0" w:space="0" w:color="auto"/>
        <w:right w:val="none" w:sz="0" w:space="0" w:color="auto"/>
      </w:divBdr>
    </w:div>
    <w:div w:id="2111772564">
      <w:bodyDiv w:val="1"/>
      <w:marLeft w:val="0"/>
      <w:marRight w:val="0"/>
      <w:marTop w:val="0"/>
      <w:marBottom w:val="0"/>
      <w:divBdr>
        <w:top w:val="none" w:sz="0" w:space="0" w:color="auto"/>
        <w:left w:val="none" w:sz="0" w:space="0" w:color="auto"/>
        <w:bottom w:val="none" w:sz="0" w:space="0" w:color="auto"/>
        <w:right w:val="none" w:sz="0" w:space="0" w:color="auto"/>
      </w:divBdr>
    </w:div>
    <w:div w:id="2111898102">
      <w:bodyDiv w:val="1"/>
      <w:marLeft w:val="0"/>
      <w:marRight w:val="0"/>
      <w:marTop w:val="0"/>
      <w:marBottom w:val="0"/>
      <w:divBdr>
        <w:top w:val="none" w:sz="0" w:space="0" w:color="auto"/>
        <w:left w:val="none" w:sz="0" w:space="0" w:color="auto"/>
        <w:bottom w:val="none" w:sz="0" w:space="0" w:color="auto"/>
        <w:right w:val="none" w:sz="0" w:space="0" w:color="auto"/>
      </w:divBdr>
    </w:div>
    <w:div w:id="2111972732">
      <w:bodyDiv w:val="1"/>
      <w:marLeft w:val="0"/>
      <w:marRight w:val="0"/>
      <w:marTop w:val="0"/>
      <w:marBottom w:val="0"/>
      <w:divBdr>
        <w:top w:val="none" w:sz="0" w:space="0" w:color="auto"/>
        <w:left w:val="none" w:sz="0" w:space="0" w:color="auto"/>
        <w:bottom w:val="none" w:sz="0" w:space="0" w:color="auto"/>
        <w:right w:val="none" w:sz="0" w:space="0" w:color="auto"/>
      </w:divBdr>
    </w:div>
    <w:div w:id="2112821665">
      <w:bodyDiv w:val="1"/>
      <w:marLeft w:val="0"/>
      <w:marRight w:val="0"/>
      <w:marTop w:val="0"/>
      <w:marBottom w:val="0"/>
      <w:divBdr>
        <w:top w:val="none" w:sz="0" w:space="0" w:color="auto"/>
        <w:left w:val="none" w:sz="0" w:space="0" w:color="auto"/>
        <w:bottom w:val="none" w:sz="0" w:space="0" w:color="auto"/>
        <w:right w:val="none" w:sz="0" w:space="0" w:color="auto"/>
      </w:divBdr>
    </w:div>
    <w:div w:id="2113353431">
      <w:bodyDiv w:val="1"/>
      <w:marLeft w:val="0"/>
      <w:marRight w:val="0"/>
      <w:marTop w:val="0"/>
      <w:marBottom w:val="0"/>
      <w:divBdr>
        <w:top w:val="none" w:sz="0" w:space="0" w:color="auto"/>
        <w:left w:val="none" w:sz="0" w:space="0" w:color="auto"/>
        <w:bottom w:val="none" w:sz="0" w:space="0" w:color="auto"/>
        <w:right w:val="none" w:sz="0" w:space="0" w:color="auto"/>
      </w:divBdr>
    </w:div>
    <w:div w:id="2113426693">
      <w:bodyDiv w:val="1"/>
      <w:marLeft w:val="0"/>
      <w:marRight w:val="0"/>
      <w:marTop w:val="0"/>
      <w:marBottom w:val="0"/>
      <w:divBdr>
        <w:top w:val="none" w:sz="0" w:space="0" w:color="auto"/>
        <w:left w:val="none" w:sz="0" w:space="0" w:color="auto"/>
        <w:bottom w:val="none" w:sz="0" w:space="0" w:color="auto"/>
        <w:right w:val="none" w:sz="0" w:space="0" w:color="auto"/>
      </w:divBdr>
    </w:div>
    <w:div w:id="2114472958">
      <w:bodyDiv w:val="1"/>
      <w:marLeft w:val="0"/>
      <w:marRight w:val="0"/>
      <w:marTop w:val="0"/>
      <w:marBottom w:val="0"/>
      <w:divBdr>
        <w:top w:val="none" w:sz="0" w:space="0" w:color="auto"/>
        <w:left w:val="none" w:sz="0" w:space="0" w:color="auto"/>
        <w:bottom w:val="none" w:sz="0" w:space="0" w:color="auto"/>
        <w:right w:val="none" w:sz="0" w:space="0" w:color="auto"/>
      </w:divBdr>
    </w:div>
    <w:div w:id="2116486138">
      <w:bodyDiv w:val="1"/>
      <w:marLeft w:val="0"/>
      <w:marRight w:val="0"/>
      <w:marTop w:val="0"/>
      <w:marBottom w:val="0"/>
      <w:divBdr>
        <w:top w:val="none" w:sz="0" w:space="0" w:color="auto"/>
        <w:left w:val="none" w:sz="0" w:space="0" w:color="auto"/>
        <w:bottom w:val="none" w:sz="0" w:space="0" w:color="auto"/>
        <w:right w:val="none" w:sz="0" w:space="0" w:color="auto"/>
      </w:divBdr>
    </w:div>
    <w:div w:id="2116972715">
      <w:bodyDiv w:val="1"/>
      <w:marLeft w:val="0"/>
      <w:marRight w:val="0"/>
      <w:marTop w:val="0"/>
      <w:marBottom w:val="0"/>
      <w:divBdr>
        <w:top w:val="none" w:sz="0" w:space="0" w:color="auto"/>
        <w:left w:val="none" w:sz="0" w:space="0" w:color="auto"/>
        <w:bottom w:val="none" w:sz="0" w:space="0" w:color="auto"/>
        <w:right w:val="none" w:sz="0" w:space="0" w:color="auto"/>
      </w:divBdr>
    </w:div>
    <w:div w:id="2117172287">
      <w:bodyDiv w:val="1"/>
      <w:marLeft w:val="0"/>
      <w:marRight w:val="0"/>
      <w:marTop w:val="0"/>
      <w:marBottom w:val="0"/>
      <w:divBdr>
        <w:top w:val="none" w:sz="0" w:space="0" w:color="auto"/>
        <w:left w:val="none" w:sz="0" w:space="0" w:color="auto"/>
        <w:bottom w:val="none" w:sz="0" w:space="0" w:color="auto"/>
        <w:right w:val="none" w:sz="0" w:space="0" w:color="auto"/>
      </w:divBdr>
    </w:div>
    <w:div w:id="2117749077">
      <w:bodyDiv w:val="1"/>
      <w:marLeft w:val="0"/>
      <w:marRight w:val="0"/>
      <w:marTop w:val="0"/>
      <w:marBottom w:val="0"/>
      <w:divBdr>
        <w:top w:val="none" w:sz="0" w:space="0" w:color="auto"/>
        <w:left w:val="none" w:sz="0" w:space="0" w:color="auto"/>
        <w:bottom w:val="none" w:sz="0" w:space="0" w:color="auto"/>
        <w:right w:val="none" w:sz="0" w:space="0" w:color="auto"/>
      </w:divBdr>
    </w:div>
    <w:div w:id="2117942299">
      <w:bodyDiv w:val="1"/>
      <w:marLeft w:val="0"/>
      <w:marRight w:val="0"/>
      <w:marTop w:val="0"/>
      <w:marBottom w:val="0"/>
      <w:divBdr>
        <w:top w:val="none" w:sz="0" w:space="0" w:color="auto"/>
        <w:left w:val="none" w:sz="0" w:space="0" w:color="auto"/>
        <w:bottom w:val="none" w:sz="0" w:space="0" w:color="auto"/>
        <w:right w:val="none" w:sz="0" w:space="0" w:color="auto"/>
      </w:divBdr>
    </w:div>
    <w:div w:id="2118787579">
      <w:bodyDiv w:val="1"/>
      <w:marLeft w:val="0"/>
      <w:marRight w:val="0"/>
      <w:marTop w:val="0"/>
      <w:marBottom w:val="0"/>
      <w:divBdr>
        <w:top w:val="none" w:sz="0" w:space="0" w:color="auto"/>
        <w:left w:val="none" w:sz="0" w:space="0" w:color="auto"/>
        <w:bottom w:val="none" w:sz="0" w:space="0" w:color="auto"/>
        <w:right w:val="none" w:sz="0" w:space="0" w:color="auto"/>
      </w:divBdr>
    </w:div>
    <w:div w:id="2119249355">
      <w:bodyDiv w:val="1"/>
      <w:marLeft w:val="0"/>
      <w:marRight w:val="0"/>
      <w:marTop w:val="0"/>
      <w:marBottom w:val="0"/>
      <w:divBdr>
        <w:top w:val="none" w:sz="0" w:space="0" w:color="auto"/>
        <w:left w:val="none" w:sz="0" w:space="0" w:color="auto"/>
        <w:bottom w:val="none" w:sz="0" w:space="0" w:color="auto"/>
        <w:right w:val="none" w:sz="0" w:space="0" w:color="auto"/>
      </w:divBdr>
    </w:div>
    <w:div w:id="2120222128">
      <w:bodyDiv w:val="1"/>
      <w:marLeft w:val="0"/>
      <w:marRight w:val="0"/>
      <w:marTop w:val="0"/>
      <w:marBottom w:val="0"/>
      <w:divBdr>
        <w:top w:val="none" w:sz="0" w:space="0" w:color="auto"/>
        <w:left w:val="none" w:sz="0" w:space="0" w:color="auto"/>
        <w:bottom w:val="none" w:sz="0" w:space="0" w:color="auto"/>
        <w:right w:val="none" w:sz="0" w:space="0" w:color="auto"/>
      </w:divBdr>
    </w:div>
    <w:div w:id="2120711930">
      <w:bodyDiv w:val="1"/>
      <w:marLeft w:val="0"/>
      <w:marRight w:val="0"/>
      <w:marTop w:val="0"/>
      <w:marBottom w:val="0"/>
      <w:divBdr>
        <w:top w:val="none" w:sz="0" w:space="0" w:color="auto"/>
        <w:left w:val="none" w:sz="0" w:space="0" w:color="auto"/>
        <w:bottom w:val="none" w:sz="0" w:space="0" w:color="auto"/>
        <w:right w:val="none" w:sz="0" w:space="0" w:color="auto"/>
      </w:divBdr>
    </w:div>
    <w:div w:id="2120908422">
      <w:bodyDiv w:val="1"/>
      <w:marLeft w:val="0"/>
      <w:marRight w:val="0"/>
      <w:marTop w:val="0"/>
      <w:marBottom w:val="0"/>
      <w:divBdr>
        <w:top w:val="none" w:sz="0" w:space="0" w:color="auto"/>
        <w:left w:val="none" w:sz="0" w:space="0" w:color="auto"/>
        <w:bottom w:val="none" w:sz="0" w:space="0" w:color="auto"/>
        <w:right w:val="none" w:sz="0" w:space="0" w:color="auto"/>
      </w:divBdr>
    </w:div>
    <w:div w:id="2121489581">
      <w:bodyDiv w:val="1"/>
      <w:marLeft w:val="0"/>
      <w:marRight w:val="0"/>
      <w:marTop w:val="0"/>
      <w:marBottom w:val="0"/>
      <w:divBdr>
        <w:top w:val="none" w:sz="0" w:space="0" w:color="auto"/>
        <w:left w:val="none" w:sz="0" w:space="0" w:color="auto"/>
        <w:bottom w:val="none" w:sz="0" w:space="0" w:color="auto"/>
        <w:right w:val="none" w:sz="0" w:space="0" w:color="auto"/>
      </w:divBdr>
    </w:div>
    <w:div w:id="2121756241">
      <w:bodyDiv w:val="1"/>
      <w:marLeft w:val="0"/>
      <w:marRight w:val="0"/>
      <w:marTop w:val="0"/>
      <w:marBottom w:val="0"/>
      <w:divBdr>
        <w:top w:val="none" w:sz="0" w:space="0" w:color="auto"/>
        <w:left w:val="none" w:sz="0" w:space="0" w:color="auto"/>
        <w:bottom w:val="none" w:sz="0" w:space="0" w:color="auto"/>
        <w:right w:val="none" w:sz="0" w:space="0" w:color="auto"/>
      </w:divBdr>
    </w:div>
    <w:div w:id="2122333477">
      <w:bodyDiv w:val="1"/>
      <w:marLeft w:val="0"/>
      <w:marRight w:val="0"/>
      <w:marTop w:val="0"/>
      <w:marBottom w:val="0"/>
      <w:divBdr>
        <w:top w:val="none" w:sz="0" w:space="0" w:color="auto"/>
        <w:left w:val="none" w:sz="0" w:space="0" w:color="auto"/>
        <w:bottom w:val="none" w:sz="0" w:space="0" w:color="auto"/>
        <w:right w:val="none" w:sz="0" w:space="0" w:color="auto"/>
      </w:divBdr>
    </w:div>
    <w:div w:id="2122454203">
      <w:bodyDiv w:val="1"/>
      <w:marLeft w:val="0"/>
      <w:marRight w:val="0"/>
      <w:marTop w:val="0"/>
      <w:marBottom w:val="0"/>
      <w:divBdr>
        <w:top w:val="none" w:sz="0" w:space="0" w:color="auto"/>
        <w:left w:val="none" w:sz="0" w:space="0" w:color="auto"/>
        <w:bottom w:val="none" w:sz="0" w:space="0" w:color="auto"/>
        <w:right w:val="none" w:sz="0" w:space="0" w:color="auto"/>
      </w:divBdr>
    </w:div>
    <w:div w:id="2123264252">
      <w:bodyDiv w:val="1"/>
      <w:marLeft w:val="0"/>
      <w:marRight w:val="0"/>
      <w:marTop w:val="0"/>
      <w:marBottom w:val="0"/>
      <w:divBdr>
        <w:top w:val="none" w:sz="0" w:space="0" w:color="auto"/>
        <w:left w:val="none" w:sz="0" w:space="0" w:color="auto"/>
        <w:bottom w:val="none" w:sz="0" w:space="0" w:color="auto"/>
        <w:right w:val="none" w:sz="0" w:space="0" w:color="auto"/>
      </w:divBdr>
    </w:div>
    <w:div w:id="2124691281">
      <w:bodyDiv w:val="1"/>
      <w:marLeft w:val="0"/>
      <w:marRight w:val="0"/>
      <w:marTop w:val="0"/>
      <w:marBottom w:val="0"/>
      <w:divBdr>
        <w:top w:val="none" w:sz="0" w:space="0" w:color="auto"/>
        <w:left w:val="none" w:sz="0" w:space="0" w:color="auto"/>
        <w:bottom w:val="none" w:sz="0" w:space="0" w:color="auto"/>
        <w:right w:val="none" w:sz="0" w:space="0" w:color="auto"/>
      </w:divBdr>
    </w:div>
    <w:div w:id="2125926755">
      <w:bodyDiv w:val="1"/>
      <w:marLeft w:val="0"/>
      <w:marRight w:val="0"/>
      <w:marTop w:val="0"/>
      <w:marBottom w:val="0"/>
      <w:divBdr>
        <w:top w:val="none" w:sz="0" w:space="0" w:color="auto"/>
        <w:left w:val="none" w:sz="0" w:space="0" w:color="auto"/>
        <w:bottom w:val="none" w:sz="0" w:space="0" w:color="auto"/>
        <w:right w:val="none" w:sz="0" w:space="0" w:color="auto"/>
      </w:divBdr>
    </w:div>
    <w:div w:id="2125994959">
      <w:bodyDiv w:val="1"/>
      <w:marLeft w:val="0"/>
      <w:marRight w:val="0"/>
      <w:marTop w:val="0"/>
      <w:marBottom w:val="0"/>
      <w:divBdr>
        <w:top w:val="none" w:sz="0" w:space="0" w:color="auto"/>
        <w:left w:val="none" w:sz="0" w:space="0" w:color="auto"/>
        <w:bottom w:val="none" w:sz="0" w:space="0" w:color="auto"/>
        <w:right w:val="none" w:sz="0" w:space="0" w:color="auto"/>
      </w:divBdr>
    </w:div>
    <w:div w:id="2126996320">
      <w:bodyDiv w:val="1"/>
      <w:marLeft w:val="0"/>
      <w:marRight w:val="0"/>
      <w:marTop w:val="0"/>
      <w:marBottom w:val="0"/>
      <w:divBdr>
        <w:top w:val="none" w:sz="0" w:space="0" w:color="auto"/>
        <w:left w:val="none" w:sz="0" w:space="0" w:color="auto"/>
        <w:bottom w:val="none" w:sz="0" w:space="0" w:color="auto"/>
        <w:right w:val="none" w:sz="0" w:space="0" w:color="auto"/>
      </w:divBdr>
    </w:div>
    <w:div w:id="2128547758">
      <w:bodyDiv w:val="1"/>
      <w:marLeft w:val="0"/>
      <w:marRight w:val="0"/>
      <w:marTop w:val="0"/>
      <w:marBottom w:val="0"/>
      <w:divBdr>
        <w:top w:val="none" w:sz="0" w:space="0" w:color="auto"/>
        <w:left w:val="none" w:sz="0" w:space="0" w:color="auto"/>
        <w:bottom w:val="none" w:sz="0" w:space="0" w:color="auto"/>
        <w:right w:val="none" w:sz="0" w:space="0" w:color="auto"/>
      </w:divBdr>
    </w:div>
    <w:div w:id="2129855733">
      <w:bodyDiv w:val="1"/>
      <w:marLeft w:val="0"/>
      <w:marRight w:val="0"/>
      <w:marTop w:val="0"/>
      <w:marBottom w:val="0"/>
      <w:divBdr>
        <w:top w:val="none" w:sz="0" w:space="0" w:color="auto"/>
        <w:left w:val="none" w:sz="0" w:space="0" w:color="auto"/>
        <w:bottom w:val="none" w:sz="0" w:space="0" w:color="auto"/>
        <w:right w:val="none" w:sz="0" w:space="0" w:color="auto"/>
      </w:divBdr>
    </w:div>
    <w:div w:id="2129856634">
      <w:bodyDiv w:val="1"/>
      <w:marLeft w:val="0"/>
      <w:marRight w:val="0"/>
      <w:marTop w:val="0"/>
      <w:marBottom w:val="0"/>
      <w:divBdr>
        <w:top w:val="none" w:sz="0" w:space="0" w:color="auto"/>
        <w:left w:val="none" w:sz="0" w:space="0" w:color="auto"/>
        <w:bottom w:val="none" w:sz="0" w:space="0" w:color="auto"/>
        <w:right w:val="none" w:sz="0" w:space="0" w:color="auto"/>
      </w:divBdr>
    </w:div>
    <w:div w:id="2130737306">
      <w:bodyDiv w:val="1"/>
      <w:marLeft w:val="0"/>
      <w:marRight w:val="0"/>
      <w:marTop w:val="0"/>
      <w:marBottom w:val="0"/>
      <w:divBdr>
        <w:top w:val="none" w:sz="0" w:space="0" w:color="auto"/>
        <w:left w:val="none" w:sz="0" w:space="0" w:color="auto"/>
        <w:bottom w:val="none" w:sz="0" w:space="0" w:color="auto"/>
        <w:right w:val="none" w:sz="0" w:space="0" w:color="auto"/>
      </w:divBdr>
    </w:div>
    <w:div w:id="2131969987">
      <w:bodyDiv w:val="1"/>
      <w:marLeft w:val="0"/>
      <w:marRight w:val="0"/>
      <w:marTop w:val="0"/>
      <w:marBottom w:val="0"/>
      <w:divBdr>
        <w:top w:val="none" w:sz="0" w:space="0" w:color="auto"/>
        <w:left w:val="none" w:sz="0" w:space="0" w:color="auto"/>
        <w:bottom w:val="none" w:sz="0" w:space="0" w:color="auto"/>
        <w:right w:val="none" w:sz="0" w:space="0" w:color="auto"/>
      </w:divBdr>
    </w:div>
    <w:div w:id="2131971736">
      <w:bodyDiv w:val="1"/>
      <w:marLeft w:val="0"/>
      <w:marRight w:val="0"/>
      <w:marTop w:val="0"/>
      <w:marBottom w:val="0"/>
      <w:divBdr>
        <w:top w:val="none" w:sz="0" w:space="0" w:color="auto"/>
        <w:left w:val="none" w:sz="0" w:space="0" w:color="auto"/>
        <w:bottom w:val="none" w:sz="0" w:space="0" w:color="auto"/>
        <w:right w:val="none" w:sz="0" w:space="0" w:color="auto"/>
      </w:divBdr>
    </w:div>
    <w:div w:id="2133162555">
      <w:bodyDiv w:val="1"/>
      <w:marLeft w:val="0"/>
      <w:marRight w:val="0"/>
      <w:marTop w:val="0"/>
      <w:marBottom w:val="0"/>
      <w:divBdr>
        <w:top w:val="none" w:sz="0" w:space="0" w:color="auto"/>
        <w:left w:val="none" w:sz="0" w:space="0" w:color="auto"/>
        <w:bottom w:val="none" w:sz="0" w:space="0" w:color="auto"/>
        <w:right w:val="none" w:sz="0" w:space="0" w:color="auto"/>
      </w:divBdr>
    </w:div>
    <w:div w:id="2133597671">
      <w:bodyDiv w:val="1"/>
      <w:marLeft w:val="0"/>
      <w:marRight w:val="0"/>
      <w:marTop w:val="0"/>
      <w:marBottom w:val="0"/>
      <w:divBdr>
        <w:top w:val="none" w:sz="0" w:space="0" w:color="auto"/>
        <w:left w:val="none" w:sz="0" w:space="0" w:color="auto"/>
        <w:bottom w:val="none" w:sz="0" w:space="0" w:color="auto"/>
        <w:right w:val="none" w:sz="0" w:space="0" w:color="auto"/>
      </w:divBdr>
    </w:div>
    <w:div w:id="2133790482">
      <w:bodyDiv w:val="1"/>
      <w:marLeft w:val="0"/>
      <w:marRight w:val="0"/>
      <w:marTop w:val="0"/>
      <w:marBottom w:val="0"/>
      <w:divBdr>
        <w:top w:val="none" w:sz="0" w:space="0" w:color="auto"/>
        <w:left w:val="none" w:sz="0" w:space="0" w:color="auto"/>
        <w:bottom w:val="none" w:sz="0" w:space="0" w:color="auto"/>
        <w:right w:val="none" w:sz="0" w:space="0" w:color="auto"/>
      </w:divBdr>
    </w:div>
    <w:div w:id="2133936365">
      <w:bodyDiv w:val="1"/>
      <w:marLeft w:val="0"/>
      <w:marRight w:val="0"/>
      <w:marTop w:val="0"/>
      <w:marBottom w:val="0"/>
      <w:divBdr>
        <w:top w:val="none" w:sz="0" w:space="0" w:color="auto"/>
        <w:left w:val="none" w:sz="0" w:space="0" w:color="auto"/>
        <w:bottom w:val="none" w:sz="0" w:space="0" w:color="auto"/>
        <w:right w:val="none" w:sz="0" w:space="0" w:color="auto"/>
      </w:divBdr>
    </w:div>
    <w:div w:id="2134135929">
      <w:bodyDiv w:val="1"/>
      <w:marLeft w:val="0"/>
      <w:marRight w:val="0"/>
      <w:marTop w:val="0"/>
      <w:marBottom w:val="0"/>
      <w:divBdr>
        <w:top w:val="none" w:sz="0" w:space="0" w:color="auto"/>
        <w:left w:val="none" w:sz="0" w:space="0" w:color="auto"/>
        <w:bottom w:val="none" w:sz="0" w:space="0" w:color="auto"/>
        <w:right w:val="none" w:sz="0" w:space="0" w:color="auto"/>
      </w:divBdr>
    </w:div>
    <w:div w:id="2134207014">
      <w:bodyDiv w:val="1"/>
      <w:marLeft w:val="0"/>
      <w:marRight w:val="0"/>
      <w:marTop w:val="0"/>
      <w:marBottom w:val="0"/>
      <w:divBdr>
        <w:top w:val="none" w:sz="0" w:space="0" w:color="auto"/>
        <w:left w:val="none" w:sz="0" w:space="0" w:color="auto"/>
        <w:bottom w:val="none" w:sz="0" w:space="0" w:color="auto"/>
        <w:right w:val="none" w:sz="0" w:space="0" w:color="auto"/>
      </w:divBdr>
    </w:div>
    <w:div w:id="2135168808">
      <w:bodyDiv w:val="1"/>
      <w:marLeft w:val="0"/>
      <w:marRight w:val="0"/>
      <w:marTop w:val="0"/>
      <w:marBottom w:val="0"/>
      <w:divBdr>
        <w:top w:val="none" w:sz="0" w:space="0" w:color="auto"/>
        <w:left w:val="none" w:sz="0" w:space="0" w:color="auto"/>
        <w:bottom w:val="none" w:sz="0" w:space="0" w:color="auto"/>
        <w:right w:val="none" w:sz="0" w:space="0" w:color="auto"/>
      </w:divBdr>
    </w:div>
    <w:div w:id="2135177678">
      <w:bodyDiv w:val="1"/>
      <w:marLeft w:val="0"/>
      <w:marRight w:val="0"/>
      <w:marTop w:val="0"/>
      <w:marBottom w:val="0"/>
      <w:divBdr>
        <w:top w:val="none" w:sz="0" w:space="0" w:color="auto"/>
        <w:left w:val="none" w:sz="0" w:space="0" w:color="auto"/>
        <w:bottom w:val="none" w:sz="0" w:space="0" w:color="auto"/>
        <w:right w:val="none" w:sz="0" w:space="0" w:color="auto"/>
      </w:divBdr>
    </w:div>
    <w:div w:id="2135516511">
      <w:bodyDiv w:val="1"/>
      <w:marLeft w:val="0"/>
      <w:marRight w:val="0"/>
      <w:marTop w:val="0"/>
      <w:marBottom w:val="0"/>
      <w:divBdr>
        <w:top w:val="none" w:sz="0" w:space="0" w:color="auto"/>
        <w:left w:val="none" w:sz="0" w:space="0" w:color="auto"/>
        <w:bottom w:val="none" w:sz="0" w:space="0" w:color="auto"/>
        <w:right w:val="none" w:sz="0" w:space="0" w:color="auto"/>
      </w:divBdr>
    </w:div>
    <w:div w:id="2136676743">
      <w:bodyDiv w:val="1"/>
      <w:marLeft w:val="0"/>
      <w:marRight w:val="0"/>
      <w:marTop w:val="0"/>
      <w:marBottom w:val="0"/>
      <w:divBdr>
        <w:top w:val="none" w:sz="0" w:space="0" w:color="auto"/>
        <w:left w:val="none" w:sz="0" w:space="0" w:color="auto"/>
        <w:bottom w:val="none" w:sz="0" w:space="0" w:color="auto"/>
        <w:right w:val="none" w:sz="0" w:space="0" w:color="auto"/>
      </w:divBdr>
    </w:div>
    <w:div w:id="2137866550">
      <w:bodyDiv w:val="1"/>
      <w:marLeft w:val="0"/>
      <w:marRight w:val="0"/>
      <w:marTop w:val="0"/>
      <w:marBottom w:val="0"/>
      <w:divBdr>
        <w:top w:val="none" w:sz="0" w:space="0" w:color="auto"/>
        <w:left w:val="none" w:sz="0" w:space="0" w:color="auto"/>
        <w:bottom w:val="none" w:sz="0" w:space="0" w:color="auto"/>
        <w:right w:val="none" w:sz="0" w:space="0" w:color="auto"/>
      </w:divBdr>
    </w:div>
    <w:div w:id="2138255056">
      <w:bodyDiv w:val="1"/>
      <w:marLeft w:val="0"/>
      <w:marRight w:val="0"/>
      <w:marTop w:val="0"/>
      <w:marBottom w:val="0"/>
      <w:divBdr>
        <w:top w:val="none" w:sz="0" w:space="0" w:color="auto"/>
        <w:left w:val="none" w:sz="0" w:space="0" w:color="auto"/>
        <w:bottom w:val="none" w:sz="0" w:space="0" w:color="auto"/>
        <w:right w:val="none" w:sz="0" w:space="0" w:color="auto"/>
      </w:divBdr>
    </w:div>
    <w:div w:id="2139104844">
      <w:bodyDiv w:val="1"/>
      <w:marLeft w:val="0"/>
      <w:marRight w:val="0"/>
      <w:marTop w:val="0"/>
      <w:marBottom w:val="0"/>
      <w:divBdr>
        <w:top w:val="none" w:sz="0" w:space="0" w:color="auto"/>
        <w:left w:val="none" w:sz="0" w:space="0" w:color="auto"/>
        <w:bottom w:val="none" w:sz="0" w:space="0" w:color="auto"/>
        <w:right w:val="none" w:sz="0" w:space="0" w:color="auto"/>
      </w:divBdr>
    </w:div>
    <w:div w:id="2139178270">
      <w:bodyDiv w:val="1"/>
      <w:marLeft w:val="0"/>
      <w:marRight w:val="0"/>
      <w:marTop w:val="0"/>
      <w:marBottom w:val="0"/>
      <w:divBdr>
        <w:top w:val="none" w:sz="0" w:space="0" w:color="auto"/>
        <w:left w:val="none" w:sz="0" w:space="0" w:color="auto"/>
        <w:bottom w:val="none" w:sz="0" w:space="0" w:color="auto"/>
        <w:right w:val="none" w:sz="0" w:space="0" w:color="auto"/>
      </w:divBdr>
    </w:div>
    <w:div w:id="2139301925">
      <w:bodyDiv w:val="1"/>
      <w:marLeft w:val="0"/>
      <w:marRight w:val="0"/>
      <w:marTop w:val="0"/>
      <w:marBottom w:val="0"/>
      <w:divBdr>
        <w:top w:val="none" w:sz="0" w:space="0" w:color="auto"/>
        <w:left w:val="none" w:sz="0" w:space="0" w:color="auto"/>
        <w:bottom w:val="none" w:sz="0" w:space="0" w:color="auto"/>
        <w:right w:val="none" w:sz="0" w:space="0" w:color="auto"/>
      </w:divBdr>
    </w:div>
    <w:div w:id="2139757232">
      <w:bodyDiv w:val="1"/>
      <w:marLeft w:val="0"/>
      <w:marRight w:val="0"/>
      <w:marTop w:val="0"/>
      <w:marBottom w:val="0"/>
      <w:divBdr>
        <w:top w:val="none" w:sz="0" w:space="0" w:color="auto"/>
        <w:left w:val="none" w:sz="0" w:space="0" w:color="auto"/>
        <w:bottom w:val="none" w:sz="0" w:space="0" w:color="auto"/>
        <w:right w:val="none" w:sz="0" w:space="0" w:color="auto"/>
      </w:divBdr>
    </w:div>
    <w:div w:id="2139951374">
      <w:bodyDiv w:val="1"/>
      <w:marLeft w:val="0"/>
      <w:marRight w:val="0"/>
      <w:marTop w:val="0"/>
      <w:marBottom w:val="0"/>
      <w:divBdr>
        <w:top w:val="none" w:sz="0" w:space="0" w:color="auto"/>
        <w:left w:val="none" w:sz="0" w:space="0" w:color="auto"/>
        <w:bottom w:val="none" w:sz="0" w:space="0" w:color="auto"/>
        <w:right w:val="none" w:sz="0" w:space="0" w:color="auto"/>
      </w:divBdr>
    </w:div>
    <w:div w:id="2140803900">
      <w:bodyDiv w:val="1"/>
      <w:marLeft w:val="0"/>
      <w:marRight w:val="0"/>
      <w:marTop w:val="0"/>
      <w:marBottom w:val="0"/>
      <w:divBdr>
        <w:top w:val="none" w:sz="0" w:space="0" w:color="auto"/>
        <w:left w:val="none" w:sz="0" w:space="0" w:color="auto"/>
        <w:bottom w:val="none" w:sz="0" w:space="0" w:color="auto"/>
        <w:right w:val="none" w:sz="0" w:space="0" w:color="auto"/>
      </w:divBdr>
    </w:div>
    <w:div w:id="2142072774">
      <w:bodyDiv w:val="1"/>
      <w:marLeft w:val="0"/>
      <w:marRight w:val="0"/>
      <w:marTop w:val="0"/>
      <w:marBottom w:val="0"/>
      <w:divBdr>
        <w:top w:val="none" w:sz="0" w:space="0" w:color="auto"/>
        <w:left w:val="none" w:sz="0" w:space="0" w:color="auto"/>
        <w:bottom w:val="none" w:sz="0" w:space="0" w:color="auto"/>
        <w:right w:val="none" w:sz="0" w:space="0" w:color="auto"/>
      </w:divBdr>
    </w:div>
    <w:div w:id="2143228437">
      <w:bodyDiv w:val="1"/>
      <w:marLeft w:val="0"/>
      <w:marRight w:val="0"/>
      <w:marTop w:val="0"/>
      <w:marBottom w:val="0"/>
      <w:divBdr>
        <w:top w:val="none" w:sz="0" w:space="0" w:color="auto"/>
        <w:left w:val="none" w:sz="0" w:space="0" w:color="auto"/>
        <w:bottom w:val="none" w:sz="0" w:space="0" w:color="auto"/>
        <w:right w:val="none" w:sz="0" w:space="0" w:color="auto"/>
      </w:divBdr>
    </w:div>
    <w:div w:id="2143232685">
      <w:bodyDiv w:val="1"/>
      <w:marLeft w:val="0"/>
      <w:marRight w:val="0"/>
      <w:marTop w:val="0"/>
      <w:marBottom w:val="0"/>
      <w:divBdr>
        <w:top w:val="none" w:sz="0" w:space="0" w:color="auto"/>
        <w:left w:val="none" w:sz="0" w:space="0" w:color="auto"/>
        <w:bottom w:val="none" w:sz="0" w:space="0" w:color="auto"/>
        <w:right w:val="none" w:sz="0" w:space="0" w:color="auto"/>
      </w:divBdr>
    </w:div>
    <w:div w:id="2143303433">
      <w:bodyDiv w:val="1"/>
      <w:marLeft w:val="0"/>
      <w:marRight w:val="0"/>
      <w:marTop w:val="0"/>
      <w:marBottom w:val="0"/>
      <w:divBdr>
        <w:top w:val="none" w:sz="0" w:space="0" w:color="auto"/>
        <w:left w:val="none" w:sz="0" w:space="0" w:color="auto"/>
        <w:bottom w:val="none" w:sz="0" w:space="0" w:color="auto"/>
        <w:right w:val="none" w:sz="0" w:space="0" w:color="auto"/>
      </w:divBdr>
    </w:div>
    <w:div w:id="2144034731">
      <w:bodyDiv w:val="1"/>
      <w:marLeft w:val="0"/>
      <w:marRight w:val="0"/>
      <w:marTop w:val="0"/>
      <w:marBottom w:val="0"/>
      <w:divBdr>
        <w:top w:val="none" w:sz="0" w:space="0" w:color="auto"/>
        <w:left w:val="none" w:sz="0" w:space="0" w:color="auto"/>
        <w:bottom w:val="none" w:sz="0" w:space="0" w:color="auto"/>
        <w:right w:val="none" w:sz="0" w:space="0" w:color="auto"/>
      </w:divBdr>
    </w:div>
    <w:div w:id="2145998325">
      <w:bodyDiv w:val="1"/>
      <w:marLeft w:val="0"/>
      <w:marRight w:val="0"/>
      <w:marTop w:val="0"/>
      <w:marBottom w:val="0"/>
      <w:divBdr>
        <w:top w:val="none" w:sz="0" w:space="0" w:color="auto"/>
        <w:left w:val="none" w:sz="0" w:space="0" w:color="auto"/>
        <w:bottom w:val="none" w:sz="0" w:space="0" w:color="auto"/>
        <w:right w:val="none" w:sz="0" w:space="0" w:color="auto"/>
      </w:divBdr>
    </w:div>
    <w:div w:id="2146120067">
      <w:bodyDiv w:val="1"/>
      <w:marLeft w:val="0"/>
      <w:marRight w:val="0"/>
      <w:marTop w:val="0"/>
      <w:marBottom w:val="0"/>
      <w:divBdr>
        <w:top w:val="none" w:sz="0" w:space="0" w:color="auto"/>
        <w:left w:val="none" w:sz="0" w:space="0" w:color="auto"/>
        <w:bottom w:val="none" w:sz="0" w:space="0" w:color="auto"/>
        <w:right w:val="none" w:sz="0" w:space="0" w:color="auto"/>
      </w:divBdr>
    </w:div>
    <w:div w:id="2147238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eader" Target="head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oter" Target="footer5.xml"/><Relationship Id="rId68"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6/09/relationships/commentsIds" Target="commentsIds.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eader" Target="header8.xml"/><Relationship Id="rId66"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header" Target="header2.xml"/><Relationship Id="rId23" Type="http://schemas.microsoft.com/office/2011/relationships/commentsExtended" Target="commentsExtended.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9.xml"/><Relationship Id="rId65" Type="http://schemas.openxmlformats.org/officeDocument/2006/relationships/header" Target="header1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comments" Target="comments.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11.xml"/><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microsoft.com/office/2018/08/relationships/commentsExtensible" Target="commentsExtensible.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oter" Target="footer3.xml"/><Relationship Id="rId67"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10.xml"/><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3925F11277488FAB7AA8F3BDB4B6E2"/>
        <w:category>
          <w:name w:val="Allgemein"/>
          <w:gallery w:val="placeholder"/>
        </w:category>
        <w:types>
          <w:type w:val="bbPlcHdr"/>
        </w:types>
        <w:behaviors>
          <w:behavior w:val="content"/>
        </w:behaviors>
        <w:guid w:val="{07E830E7-354E-4DEB-B449-5B592A002301}"/>
      </w:docPartPr>
      <w:docPartBody>
        <w:p w:rsidR="00E13165" w:rsidRDefault="00E13165" w:rsidP="00E13165">
          <w:pPr>
            <w:pStyle w:val="CE3925F11277488FAB7AA8F3BDB4B6E2"/>
          </w:pPr>
          <w:r w:rsidRPr="00A65C6B">
            <w:rPr>
              <w:rStyle w:val="PlaceholderText"/>
            </w:rPr>
            <w:t>Wählen Sie ein Element aus.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165"/>
    <w:rsid w:val="0004661D"/>
    <w:rsid w:val="0007663E"/>
    <w:rsid w:val="000D378B"/>
    <w:rsid w:val="000F5DBC"/>
    <w:rsid w:val="00105A0D"/>
    <w:rsid w:val="001B3F1D"/>
    <w:rsid w:val="001D3C2D"/>
    <w:rsid w:val="001E4F32"/>
    <w:rsid w:val="00307D65"/>
    <w:rsid w:val="00331081"/>
    <w:rsid w:val="00385FF8"/>
    <w:rsid w:val="003D627B"/>
    <w:rsid w:val="004118A2"/>
    <w:rsid w:val="00442740"/>
    <w:rsid w:val="004A6267"/>
    <w:rsid w:val="004F1796"/>
    <w:rsid w:val="00583A50"/>
    <w:rsid w:val="00590328"/>
    <w:rsid w:val="00633356"/>
    <w:rsid w:val="00675C7E"/>
    <w:rsid w:val="0069365E"/>
    <w:rsid w:val="00694BDB"/>
    <w:rsid w:val="006B609F"/>
    <w:rsid w:val="00751917"/>
    <w:rsid w:val="007F62B5"/>
    <w:rsid w:val="00835732"/>
    <w:rsid w:val="008408A6"/>
    <w:rsid w:val="00860106"/>
    <w:rsid w:val="008C64FE"/>
    <w:rsid w:val="00902A3C"/>
    <w:rsid w:val="009E3814"/>
    <w:rsid w:val="00A00ABA"/>
    <w:rsid w:val="00A30083"/>
    <w:rsid w:val="00A6686F"/>
    <w:rsid w:val="00A93D5B"/>
    <w:rsid w:val="00AA5FA2"/>
    <w:rsid w:val="00AD1D04"/>
    <w:rsid w:val="00B21DFF"/>
    <w:rsid w:val="00BE2922"/>
    <w:rsid w:val="00C30E7E"/>
    <w:rsid w:val="00C668BE"/>
    <w:rsid w:val="00C704C6"/>
    <w:rsid w:val="00C921E5"/>
    <w:rsid w:val="00CB263E"/>
    <w:rsid w:val="00CD0587"/>
    <w:rsid w:val="00CE43AF"/>
    <w:rsid w:val="00D07626"/>
    <w:rsid w:val="00D22DE6"/>
    <w:rsid w:val="00D30846"/>
    <w:rsid w:val="00D54134"/>
    <w:rsid w:val="00D9637E"/>
    <w:rsid w:val="00DC019A"/>
    <w:rsid w:val="00DD772F"/>
    <w:rsid w:val="00E11A8A"/>
    <w:rsid w:val="00E13165"/>
    <w:rsid w:val="00E32F03"/>
    <w:rsid w:val="00E55584"/>
    <w:rsid w:val="00E85E4F"/>
    <w:rsid w:val="00EC50A0"/>
    <w:rsid w:val="00F37A87"/>
    <w:rsid w:val="00F46473"/>
    <w:rsid w:val="00F5788A"/>
    <w:rsid w:val="00F83136"/>
    <w:rsid w:val="00F85FEF"/>
    <w:rsid w:val="00FD025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5DBC"/>
    <w:rPr>
      <w:color w:val="808080"/>
    </w:rPr>
  </w:style>
  <w:style w:type="paragraph" w:customStyle="1" w:styleId="CE3925F11277488FAB7AA8F3BDB4B6E2">
    <w:name w:val="CE3925F11277488FAB7AA8F3BDB4B6E2"/>
    <w:rsid w:val="00E13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FA53E48D41D05439A7FB623C7478AFF" ma:contentTypeVersion="16" ma:contentTypeDescription="Ein neues Dokument erstellen." ma:contentTypeScope="" ma:versionID="e452151725b5138669f547569f589c86">
  <xsd:schema xmlns:xsd="http://www.w3.org/2001/XMLSchema" xmlns:xs="http://www.w3.org/2001/XMLSchema" xmlns:p="http://schemas.microsoft.com/office/2006/metadata/properties" xmlns:ns2="5b6c06b5-1db8-4c81-aedd-b1bde2b8bfd2" xmlns:ns3="3fb8dc1b-9d59-4105-bc07-f1f968f5154f" targetNamespace="http://schemas.microsoft.com/office/2006/metadata/properties" ma:root="true" ma:fieldsID="3ad24bd4ebc04b31fae32280a070c89e" ns2:_="" ns3:_="">
    <xsd:import namespace="5b6c06b5-1db8-4c81-aedd-b1bde2b8bfd2"/>
    <xsd:import namespace="3fb8dc1b-9d59-4105-bc07-f1f968f5154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6c06b5-1db8-4c81-aedd-b1bde2b8bf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d6687f3c-77d6-40c4-a182-05bf9507ece4"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b8dc1b-9d59-4105-bc07-f1f968f5154f"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00ddd5a7-ec8d-41ea-9803-d40f54a04c1e}" ma:internalName="TaxCatchAll" ma:showField="CatchAllData" ma:web="3fb8dc1b-9d59-4105-bc07-f1f968f51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b6c06b5-1db8-4c81-aedd-b1bde2b8bfd2">
      <Terms xmlns="http://schemas.microsoft.com/office/infopath/2007/PartnerControls"/>
    </lcf76f155ced4ddcb4097134ff3c332f>
    <TaxCatchAll xmlns="3fb8dc1b-9d59-4105-bc07-f1f968f5154f" xsi:nil="true"/>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Die10</b:Tag>
    <b:SourceType>Book</b:SourceType>
    <b:Guid>{7F1B6D43-FE75-4202-859F-6DC29020C920}</b:Guid>
    <b:Title>Graph Theory</b:Title>
    <b:Year>2010</b:Year>
    <b:Publisher>Springer</b:Publisher>
    <b:Author>
      <b:Author>
        <b:NameList>
          <b:Person>
            <b:Last>Diestel</b:Last>
            <b:First>R.</b:First>
          </b:Person>
        </b:NameList>
      </b:Author>
    </b:Author>
    <b:RefOrder>53</b:RefOrder>
  </b:Source>
  <b:Source>
    <b:Tag>Cor09</b:Tag>
    <b:SourceType>Book</b:SourceType>
    <b:Guid>{A7AEA5D9-3F99-4E56-BD0C-42F15375C7CA}</b:Guid>
    <b:Title>Introduction to algorithms</b:Title>
    <b:Year>2009</b:Year>
    <b:Publisher>MIT Press</b:Publisher>
    <b:Author>
      <b:Author>
        <b:NameList>
          <b:Person>
            <b:Last>Cormen</b:Last>
            <b:Middle>H.</b:Middle>
            <b:First>T.</b:First>
          </b:Person>
          <b:Person>
            <b:Last>Leiserson</b:Last>
            <b:Middle>E.</b:Middle>
            <b:First>C.</b:First>
          </b:Person>
          <b:Person>
            <b:Last>Rivest</b:Last>
            <b:Middle>L.</b:Middle>
            <b:First>R.</b:First>
          </b:Person>
          <b:Person>
            <b:Last>Stein</b:Last>
            <b:First>C.</b:First>
          </b:Person>
        </b:NameList>
      </b:Author>
    </b:Author>
    <b:RefOrder>54</b:RefOrder>
  </b:Source>
  <b:Source>
    <b:Tag>New10</b:Tag>
    <b:SourceType>Book</b:SourceType>
    <b:Guid>{E695033A-EB0A-44FD-9016-EA65B50B4F1A}</b:Guid>
    <b:Title>Networks: An Introduction</b:Title>
    <b:Year>2010</b:Year>
    <b:Publisher>Oxford University Press</b:Publisher>
    <b:Author>
      <b:Author>
        <b:NameList>
          <b:Person>
            <b:Last>Newman</b:Last>
            <b:First>M.</b:First>
          </b:Person>
        </b:NameList>
      </b:Author>
    </b:Author>
    <b:RefOrder>55</b:RefOrder>
  </b:Source>
  <b:Source>
    <b:Tag>Jor20</b:Tag>
    <b:SourceType>Report</b:SourceType>
    <b:Guid>{A112A334-FAE5-4EE7-8D82-4812BAF7C2AC}</b:Guid>
    <b:Title>Impact of Public Charging Infrastructure on the Adoption of Electric Vehicles</b:Title>
    <b:Year>2020</b:Year>
    <b:Publisher>University of East London</b:Publisher>
    <b:Author>
      <b:Author>
        <b:NameList>
          <b:Person>
            <b:Last>Jordan</b:Last>
            <b:First>S.</b:First>
          </b:Person>
          <b:Person>
            <b:Last>Newport</b:Last>
            <b:First>D.</b:First>
          </b:Person>
          <b:Person>
            <b:Last>Sandland</b:Last>
            <b:First>S.</b:First>
          </b:Person>
          <b:Person>
            <b:Last>Vandergert</b:Last>
            <b:First>P.</b:First>
          </b:Person>
        </b:NameList>
      </b:Author>
    </b:Author>
    <b:RefOrder>3</b:RefOrder>
  </b:Source>
  <b:Source>
    <b:Tag>Kon19</b:Tag>
    <b:SourceType>Report</b:SourceType>
    <b:Guid>{6B362240-404F-49FD-9498-5C3E75F2CE56}</b:Guid>
    <b:Title>Understanding the Linkage between Electric Vehicle Charging Network Coverage and Charging Opportunity Using GPS Travel Data</b:Title>
    <b:Year>2019</b:Year>
    <b:Author>
      <b:Author>
        <b:NameList>
          <b:Person>
            <b:Last>Kontou</b:Last>
            <b:First>E.</b:First>
          </b:Person>
          <b:Person>
            <b:Last>Liu</b:Last>
            <b:First>C.</b:First>
          </b:Person>
          <b:Person>
            <b:Last>Xie</b:Last>
            <b:First>F.</b:First>
          </b:Person>
          <b:Person>
            <b:Last>Wu</b:Last>
            <b:First>X.</b:First>
          </b:Person>
          <b:Person>
            <b:Last>Lin</b:Last>
            <b:First>Z.</b:First>
          </b:Person>
        </b:NameList>
      </b:Author>
    </b:Author>
    <b:RefOrder>4</b:RefOrder>
  </b:Source>
  <b:Source>
    <b:Tag>Hai22</b:Tag>
    <b:SourceType>JournalArticle</b:SourceType>
    <b:Guid>{AB4547FB-FB6E-4690-8DB3-08F8884FDF13}</b:Guid>
    <b:Title>The relationship between public charging infrastructure deployment and other socio-economic factors and electric vehicle adoption in France</b:Title>
    <b:Year>2022</b:Year>
    <b:JournalName>Research in Transportation Economics, DOI: 10.1016/j.retrec.2022.101208.</b:JournalName>
    <b:Volume>95</b:Volume>
    <b:Author>
      <b:Author>
        <b:NameList>
          <b:Person>
            <b:Last>Haidar</b:Last>
            <b:First>B.</b:First>
          </b:Person>
          <b:Person>
            <b:Last>Rojas</b:Last>
            <b:First>M. T. A.</b:First>
          </b:Person>
        </b:NameList>
      </b:Author>
    </b:Author>
    <b:RefOrder>5</b:RefOrder>
  </b:Source>
  <b:Source>
    <b:Tag>Fun19</b:Tag>
    <b:SourceType>JournalArticle</b:SourceType>
    <b:Guid>{94C11880-B8BB-45BA-A79D-4CF1A5C05377}</b:Guid>
    <b:Title>How much charging infrastructure do electric vehicles need? A review of the evidence and international comparison</b:Title>
    <b:JournalName>Transportation Research Part D: Transport and Environment</b:JournalName>
    <b:Year>2019</b:Year>
    <b:Pages>224-242</b:Pages>
    <b:Volume>77</b:Volume>
    <b:Author>
      <b:Author>
        <b:NameList>
          <b:Person>
            <b:Last>Funke</b:Last>
            <b:Middle>A.</b:Middle>
            <b:First>S.</b:First>
          </b:Person>
          <b:Person>
            <b:Last>Sprei</b:Last>
            <b:First>F.</b:First>
          </b:Person>
          <b:Person>
            <b:Last>Gnann</b:Last>
            <b:First>T.</b:First>
          </b:Person>
          <b:Person>
            <b:Last>Plötz</b:Last>
            <b:First>P.</b:First>
          </b:Person>
        </b:NameList>
      </b:Author>
    </b:Author>
    <b:RefOrder>6</b:RefOrder>
  </b:Source>
  <b:Source>
    <b:Tag>Fra13</b:Tag>
    <b:SourceType>JournalArticle</b:SourceType>
    <b:Guid>{B840075B-62F4-40C6-8418-76EAADCBCF51}</b:Guid>
    <b:Title>Understanding charging behaviour of electric vehicle users</b:Title>
    <b:JournalName>Transportation Research Part F: Traffic Psychology and Behaviour</b:JournalName>
    <b:Year>2013</b:Year>
    <b:Pages>75-89</b:Pages>
    <b:Volume>21</b:Volume>
    <b:Author>
      <b:Author>
        <b:NameList>
          <b:Person>
            <b:Last>Franke</b:Last>
            <b:First>T.</b:First>
          </b:Person>
          <b:Person>
            <b:Last>Krems</b:Last>
            <b:Middle>F.</b:Middle>
            <b:First>J.</b:First>
          </b:Person>
        </b:NameList>
      </b:Author>
    </b:Author>
    <b:RefOrder>1</b:RefOrder>
  </b:Source>
  <b:Source>
    <b:Tag>Sie14</b:Tag>
    <b:SourceType>JournalArticle</b:SourceType>
    <b:Guid>{B186E2E2-EADB-46CF-AFCD-079166E0A759}</b:Guid>
    <b:Title>The influence of financial incentives and other socio-economic factors on electric vehicle adoption</b:Title>
    <b:JournalName>Energy Policy</b:JournalName>
    <b:Year>2014</b:Year>
    <b:Pages>183-194</b:Pages>
    <b:Volume>68</b:Volume>
    <b:Author>
      <b:Author>
        <b:NameList>
          <b:Person>
            <b:Last>Sierzchula</b:Last>
            <b:First>W.</b:First>
          </b:Person>
          <b:Person>
            <b:Last>Bakker</b:Last>
            <b:First>S.</b:First>
          </b:Person>
          <b:Person>
            <b:Last>Maat</b:Last>
            <b:First>K.</b:First>
          </b:Person>
          <b:Person>
            <b:Last>van Wee</b:Last>
            <b:First>B.</b:First>
          </b:Person>
        </b:NameList>
      </b:Author>
    </b:Author>
    <b:RefOrder>7</b:RefOrder>
  </b:Source>
  <b:Source>
    <b:Tag>Zha11</b:Tag>
    <b:SourceType>JournalArticle</b:SourceType>
    <b:Guid>{B98FE18E-F95C-40AE-A836-8E3A66B5B2FE}</b:Guid>
    <b:Title>Analyzing public awareness and acceptance of alternative fuel vehicles in China: The case of EV</b:Title>
    <b:JournalName>Energy Policy</b:JournalName>
    <b:Year>2011</b:Year>
    <b:Pages>7015-7024</b:Pages>
    <b:Volume>39</b:Volume>
    <b:Issue>11</b:Issue>
    <b:Author>
      <b:Author>
        <b:NameList>
          <b:Person>
            <b:Last>Zhang</b:Last>
            <b:First>Y.</b:First>
          </b:Person>
          <b:Person>
            <b:Last>Yu</b:Last>
            <b:First>Y.</b:First>
          </b:Person>
          <b:Person>
            <b:Last>Zou</b:Last>
            <b:First>B.</b:First>
          </b:Person>
        </b:NameList>
      </b:Author>
    </b:Author>
    <b:RefOrder>9</b:RefOrder>
  </b:Source>
  <b:Source>
    <b:Tag>Hol92</b:Tag>
    <b:SourceType>Book</b:SourceType>
    <b:Guid>{953408E3-BF91-41F3-A351-59FCC7E915C0}</b:Guid>
    <b:Title>Adaptation in Natural and Artificial Systems: An Introductory Analysis with Applications to Biology, Control, and Artificial Intelligence</b:Title>
    <b:Year>1992</b:Year>
    <b:Publisher>MIT Press Direct</b:Publisher>
    <b:Author>
      <b:Author>
        <b:NameList>
          <b:Person>
            <b:Last>Holland</b:Last>
            <b:First>H.</b:First>
          </b:Person>
        </b:NameList>
      </b:Author>
    </b:Author>
    <b:RefOrder>59</b:RefOrder>
  </b:Source>
  <b:Source>
    <b:Tag>Gol89</b:Tag>
    <b:SourceType>Book</b:SourceType>
    <b:Guid>{07104522-1F9F-4782-B44E-566FBCCDCC52}</b:Guid>
    <b:Title>Genetic Algorithms in Search, Optimization and Machine Learning</b:Title>
    <b:Year>1989</b:Year>
    <b:Publisher>Addison-Wesley Longman Publishing Co., Inc.</b:Publisher>
    <b:Author>
      <b:Author>
        <b:NameList>
          <b:Person>
            <b:Last>Goldberg</b:Last>
            <b:Middle>E.</b:Middle>
            <b:First>D.</b:First>
          </b:Person>
        </b:NameList>
      </b:Author>
    </b:Author>
    <b:RefOrder>60</b:RefOrder>
  </b:Source>
  <b:Source>
    <b:Tag>DeJ75</b:Tag>
    <b:SourceType>Report</b:SourceType>
    <b:Guid>{FC114D99-9D7E-4000-903B-602D50CFD44B}</b:Guid>
    <b:Title>An Analysis of the Behavior of a Class of Genetic Adaptive Systems</b:Title>
    <b:Year>1975</b:Year>
    <b:Publisher>Department of Computer and Communication Sciences, University of Michigan</b:Publisher>
    <b:Author>
      <b:Author>
        <b:NameList>
          <b:Person>
            <b:Last>De Jong</b:Last>
            <b:First>K.</b:First>
          </b:Person>
        </b:NameList>
      </b:Author>
    </b:Author>
    <b:RefOrder>61</b:RefOrder>
  </b:Source>
  <b:Source>
    <b:Tag>Mit98</b:Tag>
    <b:SourceType>Book</b:SourceType>
    <b:Guid>{EF0B9B75-2CBA-4E71-808B-F2C46E80C0BF}</b:Guid>
    <b:Title>An Introduction to Genetic Algorithms</b:Title>
    <b:Year>1998</b:Year>
    <b:Publisher>MIT Press</b:Publisher>
    <b:Author>
      <b:Author>
        <b:NameList>
          <b:Person>
            <b:Last>Mitchell</b:Last>
            <b:First>M.</b:First>
          </b:Person>
        </b:NameList>
      </b:Author>
    </b:Author>
    <b:RefOrder>62</b:RefOrder>
  </b:Source>
  <b:Source>
    <b:Tag>Eib03</b:Tag>
    <b:SourceType>Book</b:SourceType>
    <b:Guid>{2F4BF790-1394-4068-A854-EC89CC71D62E}</b:Guid>
    <b:Title>Introduction to Evolutionary Computing</b:Title>
    <b:Year>2003</b:Year>
    <b:Publisher>Springer</b:Publisher>
    <b:Author>
      <b:Author>
        <b:NameList>
          <b:Person>
            <b:Last>Eiben</b:Last>
            <b:Middle>E.</b:Middle>
            <b:First>A.</b:First>
          </b:Person>
          <b:Person>
            <b:Last>Smith</b:Last>
            <b:Middle>E.</b:Middle>
            <b:First>J.</b:First>
          </b:Person>
        </b:NameList>
      </b:Author>
    </b:Author>
    <b:RefOrder>63</b:RefOrder>
  </b:Source>
  <b:Source>
    <b:Tag>Deb01</b:Tag>
    <b:SourceType>Book</b:SourceType>
    <b:Guid>{DB5085BA-14BD-4E9F-84AF-9079A583B081}</b:Guid>
    <b:Title>Multiobjective Optimization Using Evolutionary Algorithms</b:Title>
    <b:Year>2001</b:Year>
    <b:Publisher>Jhon Wiley and Sons Ltd</b:Publisher>
    <b:Author>
      <b:Author>
        <b:NameList>
          <b:Person>
            <b:Last>Deb</b:Last>
            <b:First>K.</b:First>
          </b:Person>
        </b:NameList>
      </b:Author>
    </b:Author>
    <b:RefOrder>64</b:RefOrder>
  </b:Source>
  <b:Source>
    <b:Tag>Mil95</b:Tag>
    <b:SourceType>JournalArticle</b:SourceType>
    <b:Guid>{52771919-A221-4E2B-92C1-01AA057A797F}</b:Guid>
    <b:Title>Genetic Algorithms, Tournament Selection and the Effects of Noise</b:Title>
    <b:Year>1995</b:Year>
    <b:JournalName>Complex Symstems</b:JournalName>
    <b:Pages>193-212</b:Pages>
    <b:Volume>9</b:Volume>
    <b:Author>
      <b:Author>
        <b:NameList>
          <b:Person>
            <b:Last>Miller</b:Last>
            <b:Middle>L.</b:Middle>
            <b:First>B.</b:First>
          </b:Person>
          <b:Person>
            <b:Last>Goldberg</b:Last>
            <b:Middle>E.</b:Middle>
            <b:First>D.</b:First>
          </b:Person>
        </b:NameList>
      </b:Author>
    </b:Author>
    <b:RefOrder>65</b:RefOrder>
  </b:Source>
  <b:Source>
    <b:Tag>Bak85</b:Tag>
    <b:SourceType>ConferenceProceedings</b:SourceType>
    <b:Guid>{B8E0A212-FCB5-4262-80B2-2D9F8D8B8547}</b:Guid>
    <b:Title>Adaptive Selection Methods for Genetic Algorithms</b:Title>
    <b:Year>1985</b:Year>
    <b:ConferenceName>Proceedings of the 1st International Conference on Genetic Algorithms</b:ConferenceName>
    <b:Author>
      <b:Author>
        <b:NameList>
          <b:Person>
            <b:Last>Baker</b:Last>
            <b:Middle>E.</b:Middle>
            <b:First>J.</b:First>
          </b:Person>
        </b:NameList>
      </b:Author>
    </b:Author>
    <b:RefOrder>66</b:RefOrder>
  </b:Source>
  <b:Source>
    <b:Tag>Wri91</b:Tag>
    <b:SourceType>JournalArticle</b:SourceType>
    <b:Guid>{FB48F398-3282-4D4A-B3A1-0FCB377209AB}</b:Guid>
    <b:Title>Genetic Algorithms for Real Parameter Optimization</b:Title>
    <b:Year>1991</b:Year>
    <b:Author>
      <b:Author>
        <b:NameList>
          <b:Person>
            <b:Last>Wright</b:Last>
            <b:Middle>H.</b:Middle>
            <b:First>A.</b:First>
          </b:Person>
        </b:NameList>
      </b:Author>
    </b:Author>
    <b:JournalName>Foundations of Genetic Algorithms</b:JournalName>
    <b:Pages>205-2018</b:Pages>
    <b:Volume>1</b:Volume>
    <b:RefOrder>67</b:RefOrder>
  </b:Source>
  <b:Source>
    <b:Tag>DebAgra2</b:Tag>
    <b:SourceType>JournalArticle</b:SourceType>
    <b:Guid>{01D53190-016D-4BF9-8E70-93A017C8A7E8}</b:Guid>
    <b:Title>Simulated Binary Crossover for Continuous Search Space</b:Title>
    <b:JournalName>Complex Systems</b:JournalName>
    <b:Year>1995</b:Year>
    <b:Pages>115-148</b:Pages>
    <b:Volume>9</b:Volume>
    <b:Issue>2</b:Issue>
    <b:Author>
      <b:Author>
        <b:NameList>
          <b:Person>
            <b:Last>Deb</b:Last>
            <b:First>K.</b:First>
          </b:Person>
          <b:Person>
            <b:Last>Agrawal</b:Last>
            <b:Middle>B.</b:Middle>
            <b:First>R.</b:First>
          </b:Person>
        </b:NameList>
      </b:Author>
    </b:Author>
    <b:RefOrder>68</b:RefOrder>
  </b:Source>
  <b:Source>
    <b:Tag>Mic96</b:Tag>
    <b:SourceType>Book</b:SourceType>
    <b:Guid>{8549CEC3-336D-4F8A-9F17-A15AED087DD0}</b:Guid>
    <b:Title>Genetic Algorithms + Data Structures = Evolution Programs</b:Title>
    <b:Year>1996</b:Year>
    <b:Publisher>Springer</b:Publisher>
    <b:Author>
      <b:Author>
        <b:NameList>
          <b:Person>
            <b:Last>Michalewicz</b:Last>
            <b:First>Z.</b:First>
          </b:Person>
        </b:NameList>
      </b:Author>
    </b:Author>
    <b:RefOrder>69</b:RefOrder>
  </b:Source>
  <b:Source>
    <b:Tag>Smi97</b:Tag>
    <b:SourceType>Book</b:SourceType>
    <b:Guid>{9BB6A398-D2C0-4020-9F19-CD864FCE4B11}</b:Guid>
    <b:Title>Constraint-Handling Techniques - Penalty Functions</b:Title>
    <b:Year>1997</b:Year>
    <b:Publisher>Handbook of Evolutionary Computation, Institute of Physics Publishing and Oxford</b:Publisher>
    <b:Author>
      <b:Author>
        <b:NameList>
          <b:Person>
            <b:Last>Smith</b:Last>
            <b:Middle>E.</b:Middle>
            <b:First>A. </b:First>
          </b:Person>
          <b:Person>
            <b:Last>Coit</b:Last>
            <b:Middle>W.</b:Middle>
            <b:First>D.</b:First>
          </b:Person>
        </b:NameList>
      </b:Author>
    </b:Author>
    <b:RefOrder>70</b:RefOrder>
  </b:Source>
  <b:Source>
    <b:Tag>Bea94</b:Tag>
    <b:SourceType>JournalArticle</b:SourceType>
    <b:Guid>{44146FEF-D8A1-43B1-B800-05F113F58502}</b:Guid>
    <b:Title>Genetic Algorithms and Random Keys for Sequencing and Optimization</b:Title>
    <b:Year>1994</b:Year>
    <b:JournalName>ORSA Journal on Computing</b:JournalName>
    <b:Volume>6</b:Volume>
    <b:Issue>2</b:Issue>
    <b:Author>
      <b:Author>
        <b:NameList>
          <b:Person>
            <b:Last>Bean</b:Last>
            <b:Middle>C.</b:Middle>
            <b:First>J.</b:First>
          </b:Person>
        </b:NameList>
      </b:Author>
    </b:Author>
    <b:RefOrder>71</b:RefOrder>
  </b:Source>
  <b:Source>
    <b:Tag>Yao99</b:Tag>
    <b:SourceType>JournalArticle</b:SourceType>
    <b:Guid>{D348C498-3858-4C3A-A7CE-2121A894BE3E}</b:Guid>
    <b:Title>Evolutionary programming made faster</b:Title>
    <b:JournalName>IEEE Transactions on Evolutionary Computation, DOI: 10.1109/4235.771163</b:JournalName>
    <b:Year>1999</b:Year>
    <b:Pages>82-102</b:Pages>
    <b:Volume>3</b:Volume>
    <b:Issue>2</b:Issue>
    <b:Author>
      <b:Author>
        <b:NameList>
          <b:Person>
            <b:Last>Yao</b:Last>
            <b:First>X.</b:First>
          </b:Person>
          <b:Person>
            <b:Last>Liu</b:Last>
            <b:First>Y.</b:First>
          </b:Person>
          <b:Person>
            <b:Last>Lin</b:Last>
            <b:First>G.</b:First>
          </b:Person>
        </b:NameList>
      </b:Author>
    </b:Author>
    <b:RefOrder>72</b:RefOrder>
  </b:Source>
  <b:Source>
    <b:Tag>Gol99</b:Tag>
    <b:SourceType>ConferenceProceedings</b:SourceType>
    <b:Guid>{16FED1CD-EFCB-4B4E-B729-7C4363ACC818}</b:Guid>
    <b:Title>Optimizing global-local search hybrids</b:Title>
    <b:Year>1999</b:Year>
    <b:Author>
      <b:Author>
        <b:NameList>
          <b:Person>
            <b:Last>Goldberg</b:Last>
            <b:Middle>E.</b:Middle>
            <b:First>D.</b:First>
          </b:Person>
          <b:Person>
            <b:Last>Voessner</b:Last>
            <b:First>S.</b:First>
          </b:Person>
        </b:NameList>
      </b:Author>
    </b:Author>
    <b:ConferenceName>GSECCO'99</b:ConferenceName>
    <b:RefOrder>73</b:RefOrder>
  </b:Source>
  <b:Source>
    <b:Tag>Can01</b:Tag>
    <b:SourceType>Book</b:SourceType>
    <b:Guid>{13C4289A-A8E7-4A1C-9220-BFE5DA4D5D78}</b:Guid>
    <b:Title>Efficient and Accurate Parallel Genetic Algorithms</b:Title>
    <b:Year>2001</b:Year>
    <b:Publisher>Springer</b:Publisher>
    <b:Author>
      <b:Author>
        <b:NameList>
          <b:Person>
            <b:Last>Cantú-Paz</b:Last>
            <b:First>E.</b:First>
          </b:Person>
        </b:NameList>
      </b:Author>
    </b:Author>
    <b:RefOrder>74</b:RefOrder>
  </b:Source>
  <b:Source>
    <b:Tag>Bre011</b:Tag>
    <b:SourceType>JournalArticle</b:SourceType>
    <b:Guid>{F65F2FB8-D9B3-4681-8290-458ABC0EC344}</b:Guid>
    <b:Title>Random Forests</b:Title>
    <b:JournalName>Machine Learning</b:JournalName>
    <b:Year>2001</b:Year>
    <b:Pages>5-32</b:Pages>
    <b:Volume>45</b:Volume>
    <b:Author>
      <b:Author>
        <b:NameList>
          <b:Person>
            <b:Last>Breiman</b:Last>
            <b:First>L.</b:First>
          </b:Person>
        </b:NameList>
      </b:Author>
    </b:Author>
    <b:RefOrder>75</b:RefOrder>
  </b:Source>
  <b:Source>
    <b:Tag>Hyn061</b:Tag>
    <b:SourceType>JournalArticle</b:SourceType>
    <b:Guid>{ACF374A7-660C-41A5-B4A0-AD451ECCE94F}</b:Guid>
    <b:Title>Another look at measures of forecast accuracy</b:Title>
    <b:JournalName>International Journal of Forecasting</b:JournalName>
    <b:Year>2006</b:Year>
    <b:Pages>679-688</b:Pages>
    <b:Volume>22</b:Volume>
    <b:Issue>4</b:Issue>
    <b:Author>
      <b:Author>
        <b:NameList>
          <b:Person>
            <b:Last>Hyndman</b:Last>
            <b:Middle>J.</b:Middle>
            <b:First>R.</b:First>
          </b:Person>
          <b:Person>
            <b:Last>Koehler</b:Last>
            <b:Middle>B.</b:Middle>
            <b:First>A.</b:First>
          </b:Person>
        </b:NameList>
      </b:Author>
    </b:Author>
    <b:RefOrder>80</b:RefOrder>
  </b:Source>
  <b:Source>
    <b:Tag>Fil23</b:Tag>
    <b:SourceType>Report</b:SourceType>
    <b:Guid>{24850BC8-5A3D-4F3C-8470-F8F243F22D61}</b:Guid>
    <b:Title>Automation of Design Synthesis for Electric Vehicle Transmissions</b:Title>
    <b:Year>2023</b:Year>
    <b:Publisher>Ruhr-Universität Bochum, Ph.D. Thesis</b:Publisher>
    <b:City>Bochum</b:City>
    <b:Author>
      <b:Author>
        <b:NameList>
          <b:Person>
            <b:Last>Filomeno</b:Last>
            <b:First>G.</b:First>
          </b:Person>
        </b:NameList>
      </b:Author>
    </b:Author>
    <b:RefOrder>81</b:RefOrder>
  </b:Source>
  <b:Source>
    <b:Tag>Pea11</b:Tag>
    <b:SourceType>JournalArticle</b:SourceType>
    <b:Guid>{150CBD8D-5BAD-49EA-A185-DAB6BB2AEBDF}</b:Guid>
    <b:Title>Electric vehicles: How much range is required for a day’s driving?</b:Title>
    <b:Year>2011</b:Year>
    <b:JournalName>Transportation Research Part C: Emerging Technologies</b:JournalName>
    <b:Pages>1171-1184</b:Pages>
    <b:Volume>19</b:Volume>
    <b:Issue>6</b:Issue>
    <b:Author>
      <b:Author>
        <b:NameList>
          <b:Person>
            <b:Last>Pearre</b:Last>
            <b:Middle>S.</b:Middle>
            <b:First>N.</b:First>
          </b:Person>
          <b:Person>
            <b:Last>Kempton</b:Last>
            <b:First>W.</b:First>
          </b:Person>
          <b:Person>
            <b:Last>Guensler</b:Last>
            <b:Middle>L.</b:Middle>
            <b:First>R.</b:First>
          </b:Person>
          <b:Person>
            <b:Last>Elango</b:Last>
            <b:Middle>V.</b:Middle>
            <b:First>V.</b:First>
          </b:Person>
        </b:NameList>
      </b:Author>
    </b:Author>
    <b:RefOrder>2</b:RefOrder>
  </b:Source>
  <b:Source>
    <b:Tag>Egb12</b:Tag>
    <b:SourceType>JournalArticle</b:SourceType>
    <b:Guid>{E45A0571-A8C8-4344-857C-FBF974853A8A}</b:Guid>
    <b:Title>Barriers to widespread adoption of electric vehicles: An analysis of consumer attitudes and perceptions</b:Title>
    <b:JournalName>Energy Policy</b:JournalName>
    <b:Year>2012</b:Year>
    <b:Pages>717-729</b:Pages>
    <b:Volume>48</b:Volume>
    <b:Author>
      <b:Author>
        <b:NameList>
          <b:Person>
            <b:Last>Egbue</b:Last>
            <b:First>O.</b:First>
          </b:Person>
          <b:Person>
            <b:Last>Long</b:Last>
            <b:First>S.</b:First>
          </b:Person>
        </b:NameList>
      </b:Author>
    </b:Author>
    <b:RefOrder>8</b:RefOrder>
  </b:Source>
  <b:Source>
    <b:Tag>Kon191</b:Tag>
    <b:SourceType>JournalArticle</b:SourceType>
    <b:Guid>{684CFB63-AEF5-42F1-A956-E7EFDFD1526A}</b:Guid>
    <b:Title>Optimal location planning method of fast charging station for electric vehicles considering operators, drivers, vehicles, traffic flow and power grid</b:Title>
    <b:JournalName>Energy</b:JournalName>
    <b:Year>2019</b:Year>
    <b:Volume>186</b:Volume>
    <b:Author>
      <b:Author>
        <b:NameList>
          <b:Person>
            <b:Last>Kong</b:Last>
            <b:First>W.</b:First>
          </b:Person>
          <b:Person>
            <b:Last>Luo</b:Last>
            <b:First>Y.</b:First>
          </b:Person>
          <b:Person>
            <b:Last>Feng</b:Last>
            <b:First>G.</b:First>
          </b:Person>
          <b:Person>
            <b:Last>Li</b:Last>
            <b:First>K.</b:First>
          </b:Person>
          <b:Person>
            <b:Last>Peng</b:Last>
            <b:First>H.</b:First>
          </b:Person>
        </b:NameList>
      </b:Author>
    </b:Author>
    <b:RefOrder>10</b:RefOrder>
  </b:Source>
  <b:Source>
    <b:Tag>Fal11</b:Tag>
    <b:SourceType>JournalArticle</b:SourceType>
    <b:Guid>{1A942BCB-06C8-484B-B238-46806301CA0D}</b:Guid>
    <b:Title>Energy management in metro-transit systems: An innovative proposal toward an integrated and sustainable urban mobility system including plug-in electric vehicles</b:Title>
    <b:JournalName>Electric Power Systems Research</b:JournalName>
    <b:Year>2011</b:Year>
    <b:Pages>2127-2138</b:Pages>
    <b:Volume>81</b:Volume>
    <b:Issue>12</b:Issue>
    <b:Author>
      <b:Author>
        <b:NameList>
          <b:Person>
            <b:Last>Falvo</b:Last>
            <b:Middle>C.</b:Middle>
            <b:First>M.</b:First>
          </b:Person>
          <b:Person>
            <b:Last>Lamedica</b:Last>
            <b:First>R.</b:First>
          </b:Person>
          <b:Person>
            <b:Last>Bartoni</b:Last>
            <b:First>R.</b:First>
          </b:Person>
          <b:Person>
            <b:Last>Maranzano</b:Last>
            <b:First>G.</b:First>
          </b:Person>
        </b:NameList>
      </b:Author>
    </b:Author>
    <b:RefOrder>11</b:RefOrder>
  </b:Source>
  <b:Source>
    <b:Tag>Guo15</b:Tag>
    <b:SourceType>JournalArticle</b:SourceType>
    <b:Guid>{4E521C15-79CC-4902-90F5-EAD43BAB8112}</b:Guid>
    <b:Title>Optimal site selection of electric vehicle charging station by using fuzzy TOPSIS based on sustainability perspective</b:Title>
    <b:JournalName>Applied Energy</b:JournalName>
    <b:Year>2015</b:Year>
    <b:Pages>390-402</b:Pages>
    <b:Volume>158</b:Volume>
    <b:Author>
      <b:Author>
        <b:NameList>
          <b:Person>
            <b:Last>Guo</b:Last>
            <b:First>S.</b:First>
          </b:Person>
          <b:Person>
            <b:Last>Zhao</b:Last>
            <b:First>H.</b:First>
          </b:Person>
        </b:NameList>
      </b:Author>
    </b:Author>
    <b:RefOrder>12</b:RefOrder>
  </b:Source>
  <b:Source>
    <b:Tag>Asa16</b:Tag>
    <b:SourceType>JournalArticle</b:SourceType>
    <b:Guid>{113322FD-AAA6-428B-9D20-C46E93492BB0}</b:Guid>
    <b:Title>Optimizing charging station locations for urban taxi providers</b:Title>
    <b:JournalName>Transportation Research Part A: Policy and Practice</b:JournalName>
    <b:Year>2016</b:Year>
    <b:Pages>233-246</b:Pages>
    <b:Volume>85</b:Volume>
    <b:Author>
      <b:Author>
        <b:NameList>
          <b:Person>
            <b:Last>Asamer</b:Last>
            <b:First>J.</b:First>
          </b:Person>
          <b:Person>
            <b:Last>Reinthaler</b:Last>
            <b:First>M.</b:First>
          </b:Person>
          <b:Person>
            <b:Last>Ruthmair</b:Last>
            <b:First>M.</b:First>
          </b:Person>
          <b:Person>
            <b:Last>Straub</b:Last>
            <b:First>M.</b:First>
          </b:Person>
          <b:Person>
            <b:Last>Puchinger</b:Last>
            <b:First>J.</b:First>
          </b:Person>
        </b:NameList>
      </b:Author>
    </b:Author>
    <b:RefOrder>13</b:RefOrder>
  </b:Source>
  <b:Source>
    <b:Tag>Zhu18</b:Tag>
    <b:SourceType>JournalArticle</b:SourceType>
    <b:Guid>{710E3094-0BC8-4276-A37B-482E86E04220}</b:Guid>
    <b:Title>Charging Station Planning for Plug-In Electric Vehicles</b:Title>
    <b:JournalName>Journal of Systems Science and Systems Engineering</b:JournalName>
    <b:Year>2018</b:Year>
    <b:Pages>24-45</b:Pages>
    <b:Volume>27</b:Volume>
    <b:Author>
      <b:Author>
        <b:NameList>
          <b:Person>
            <b:Last>Zhu</b:Last>
            <b:First>Z.</b:First>
          </b:Person>
          <b:Person>
            <b:Last>Gao</b:Last>
            <b:First>Z.</b:First>
          </b:Person>
          <b:Person>
            <b:Last>Zheng</b:Last>
            <b:First>J.</b:First>
          </b:Person>
          <b:Person>
            <b:Last>Du</b:Last>
            <b:First>H.</b:First>
          </b:Person>
        </b:NameList>
      </b:Author>
    </b:Author>
    <b:RefOrder>14</b:RefOrder>
  </b:Source>
  <b:Source>
    <b:Tag>Sun20</b:Tag>
    <b:SourceType>JournalArticle</b:SourceType>
    <b:Guid>{C3758D55-FE48-4EE4-BC52-10F544A0049F}</b:Guid>
    <b:Title>Locating charging stations for electric vehicles</b:Title>
    <b:JournalName>Transport Policy</b:JournalName>
    <b:Year>2020</b:Year>
    <b:Pages>48-54</b:Pages>
    <b:Volume>98</b:Volume>
    <b:Author>
      <b:Author>
        <b:NameList>
          <b:Person>
            <b:Last>Sun</b:Last>
            <b:First>Z.</b:First>
          </b:Person>
          <b:Person>
            <b:Last>Gao</b:Last>
            <b:First>W.</b:First>
          </b:Person>
          <b:Person>
            <b:Last>Li</b:Last>
            <b:First>B.</b:First>
          </b:Person>
          <b:Person>
            <b:Last>Wang</b:Last>
            <b:First>L.</b:First>
          </b:Person>
        </b:NameList>
      </b:Author>
    </b:Author>
    <b:RefOrder>15</b:RefOrder>
  </b:Source>
  <b:Source>
    <b:Tag>Fra11</b:Tag>
    <b:SourceType>JournalArticle</b:SourceType>
    <b:Guid>{415051A6-BFD2-42F6-982D-A65FCD710A00}</b:Guid>
    <b:Title>Optimal Location of Charging Stations for Electric Vehicles in a Neighborhood in Lisbon, Portugal</b:Title>
    <b:JournalName>Transportation Research Record: Journal of the Transportation Research Board</b:JournalName>
    <b:Year>2011</b:Year>
    <b:Volume>2252</b:Volume>
    <b:Issue>1</b:Issue>
    <b:Author>
      <b:Author>
        <b:NameList>
          <b:Person>
            <b:Last>Frade</b:Last>
            <b:First>I.</b:First>
          </b:Person>
          <b:Person>
            <b:Last>Ribeiro</b:Last>
            <b:First>A.</b:First>
          </b:Person>
          <b:Person>
            <b:Last>Antunes</b:Last>
            <b:First>A.</b:First>
          </b:Person>
        </b:NameList>
      </b:Author>
    </b:Author>
    <b:RefOrder>16</b:RefOrder>
  </b:Source>
  <b:Source>
    <b:Tag>HeF15</b:Tag>
    <b:SourceType>JournalArticle</b:SourceType>
    <b:Guid>{1A5919ED-586B-4236-B555-8C3151632D44}</b:Guid>
    <b:Title>Deploying public charging stations for electric vehicles on urban road networks</b:Title>
    <b:JournalName>Transportation Research Part C: Emerging Technologies</b:JournalName>
    <b:Year>2015</b:Year>
    <b:Pages>227-240</b:Pages>
    <b:Volume>60</b:Volume>
    <b:Author>
      <b:Author>
        <b:NameList>
          <b:Person>
            <b:Last>He</b:Last>
            <b:First>F.</b:First>
          </b:Person>
          <b:Person>
            <b:Last>Yin</b:Last>
            <b:First>Y.</b:First>
          </b:Person>
          <b:Person>
            <b:Last>Zhou</b:Last>
            <b:First>J.</b:First>
          </b:Person>
        </b:NameList>
      </b:Author>
    </b:Author>
    <b:RefOrder>17</b:RefOrder>
  </b:Source>
  <b:Source>
    <b:Tag>Sha15</b:Tag>
    <b:SourceType>JournalArticle</b:SourceType>
    <b:Guid>{EC8940E9-30C6-4613-85DA-55A9E2B79724}</b:Guid>
    <b:Title>Optimal locations of electric public charging stations using real world vehicle travel patterns</b:Title>
    <b:JournalName>Transportation Research Part D: Transport and Environment</b:JournalName>
    <b:Year>2015</b:Year>
    <b:Pages>165-176</b:Pages>
    <b:Volume>41</b:Volume>
    <b:Author>
      <b:Author>
        <b:NameList>
          <b:Person>
            <b:Last>Shahraki</b:Last>
            <b:First>N.</b:First>
          </b:Person>
          <b:Person>
            <b:Last>Cai</b:Last>
            <b:First>H.</b:First>
          </b:Person>
          <b:Person>
            <b:Last>Turkay</b:Last>
            <b:First>M.</b:First>
          </b:Person>
          <b:Person>
            <b:Last>Xu</b:Last>
            <b:First>M.</b:First>
          </b:Person>
        </b:NameList>
      </b:Author>
    </b:Author>
    <b:RefOrder>18</b:RefOrder>
  </b:Source>
  <b:Source>
    <b:Tag>WuF171</b:Tag>
    <b:SourceType>JournalArticle</b:SourceType>
    <b:Guid>{95B0F653-8CB5-40F5-B1D7-5206A1D77972}</b:Guid>
    <b:Title>A stochastic flow-capturing model to optimize the location of fast-charging stations with uncertain electric vehicle flows</b:Title>
    <b:JournalName>Transportation Research Part D: Transport and Environment</b:JournalName>
    <b:Year>2017</b:Year>
    <b:Pages>354-376</b:Pages>
    <b:Volume>53</b:Volume>
    <b:Author>
      <b:Author>
        <b:NameList>
          <b:Person>
            <b:Last>Wu</b:Last>
            <b:First>F.</b:First>
          </b:Person>
          <b:Person>
            <b:Last>Sioshansi</b:Last>
            <b:First>R.</b:First>
          </b:Person>
        </b:NameList>
      </b:Author>
    </b:Author>
    <b:RefOrder>19</b:RefOrder>
  </b:Source>
  <b:Source>
    <b:Tag>TuW16</b:Tag>
    <b:SourceType>JournalArticle</b:SourceType>
    <b:Guid>{BB01D4E3-5E85-4174-901E-65346C270D68}</b:Guid>
    <b:Title>Optimizing the locations of electric taxi charging stations: A spatial–temporal demand coverage approach</b:Title>
    <b:JournalName>Transportation Research Part C: Emerging Technologies</b:JournalName>
    <b:Year>2016</b:Year>
    <b:Pages>172-189</b:Pages>
    <b:Volume>65</b:Volume>
    <b:Author>
      <b:Author>
        <b:NameList>
          <b:Person>
            <b:Last>Tu</b:Last>
            <b:First>W.</b:First>
          </b:Person>
          <b:Person>
            <b:Last>Li</b:Last>
            <b:First>Q.</b:First>
          </b:Person>
          <b:Person>
            <b:Last>Fang</b:Last>
            <b:First>Z.</b:First>
          </b:Person>
          <b:Person>
            <b:Last>Shaw</b:Last>
            <b:First>S.</b:First>
          </b:Person>
          <b:Person>
            <b:Last>Zhou</b:Last>
            <b:First>B.</b:First>
          </b:Person>
          <b:Person>
            <b:Last>Chang</b:Last>
            <b:First>X.</b:First>
          </b:Person>
        </b:NameList>
      </b:Author>
    </b:Author>
    <b:RefOrder>20</b:RefOrder>
  </b:Source>
  <b:Source>
    <b:Tag>Luo18</b:Tag>
    <b:SourceType>JournalArticle</b:SourceType>
    <b:Guid>{E14F8C26-A7DC-4535-9082-1621B2791D4B}</b:Guid>
    <b:Title>Optimal planning of electric vehicle charging stations comprising multi-types of charging facilities</b:Title>
    <b:JournalName>Applied Energy</b:JournalName>
    <b:Year>2018</b:Year>
    <b:Pages>1087-1099</b:Pages>
    <b:Volume>226</b:Volume>
    <b:Author>
      <b:Author>
        <b:NameList>
          <b:Person>
            <b:Last>Luo</b:Last>
            <b:First>L.</b:First>
          </b:Person>
          <b:Person>
            <b:Last>Gu</b:Last>
            <b:First>W.</b:First>
          </b:Person>
          <b:Person>
            <b:Last>Zhou</b:Last>
            <b:First>S.</b:First>
          </b:Person>
          <b:Person>
            <b:Last>Huang</b:Last>
            <b:First>H.</b:First>
          </b:Person>
          <b:Person>
            <b:Last>Gao</b:Last>
            <b:First>S.</b:First>
          </b:Person>
          <b:Person>
            <b:Last>Han</b:Last>
            <b:First>J.</b:First>
          </b:Person>
          <b:Person>
            <b:Last>Wu</b:Last>
            <b:First>Z.</b:First>
          </b:Person>
          <b:Person>
            <b:Last>Dou</b:Last>
            <b:First>X.</b:First>
          </b:Person>
        </b:NameList>
      </b:Author>
    </b:Author>
    <b:RefOrder>21</b:RefOrder>
  </b:Source>
  <b:Source>
    <b:Tag>Liu18</b:Tag>
    <b:SourceType>JournalArticle</b:SourceType>
    <b:Guid>{01934788-0C9E-4196-AB3D-EC579BE77350}</b:Guid>
    <b:Title>Multi-objective optimization of charging patterns for lithium-ion battery management</b:Title>
    <b:JournalName>Energy Conversion and Management</b:JournalName>
    <b:Year>2018</b:Year>
    <b:Pages>151-162</b:Pages>
    <b:Volume>159</b:Volume>
    <b:Author>
      <b:Author>
        <b:NameList>
          <b:Person>
            <b:Last>Liu</b:Last>
            <b:First>K.</b:First>
          </b:Person>
          <b:Person>
            <b:Last>Kang</b:Last>
            <b:First>Li.</b:First>
          </b:Person>
          <b:Person>
            <b:Last>Ma</b:Last>
            <b:First>H.</b:First>
          </b:Person>
          <b:Person>
            <b:Last>Zhang</b:Last>
            <b:First>J.</b:First>
          </b:Person>
          <b:Person>
            <b:Last>Peng</b:Last>
            <b:First>Q.</b:First>
          </b:Person>
        </b:NameList>
      </b:Author>
    </b:Author>
    <b:RefOrder>22</b:RefOrder>
  </b:Source>
  <b:Source>
    <b:Tag>Meh19</b:Tag>
    <b:SourceType>JournalArticle</b:SourceType>
    <b:Guid>{6940A8E5-841F-4F84-A9E8-0CEBE2DF7372}</b:Guid>
    <b:Title>Electric vehicle charging station with multilevel charging infrastructure and hybrid solar-battery-diesel generation incorporating comfort of drivers</b:Title>
    <b:JournalName>Journal of Energy Storage</b:JournalName>
    <b:Year>2019</b:Year>
    <b:Volume>26</b:Volume>
    <b:Author>
      <b:Author>
        <b:NameList>
          <b:Person>
            <b:Last>Mehrjerdi</b:Last>
            <b:First>H.</b:First>
          </b:Person>
          <b:Person>
            <b:Last>Hemmati</b:Last>
            <b:First>R.</b:First>
          </b:Person>
        </b:NameList>
      </b:Author>
    </b:Author>
    <b:RefOrder>23</b:RefOrder>
  </b:Source>
  <b:Source>
    <b:Tag>HeY19</b:Tag>
    <b:SourceType>JournalArticle</b:SourceType>
    <b:Guid>{02A1130F-A6C6-45FD-89DC-873A5A3F49FC}</b:Guid>
    <b:Title>Fast-charging station deployment for battery electric bus systems considering electricity demand charges</b:Title>
    <b:JournalName>Sustainable Cities and Society</b:JournalName>
    <b:Year>2019</b:Year>
    <b:Volume>48</b:Volume>
    <b:Author>
      <b:Author>
        <b:NameList>
          <b:Person>
            <b:Last>He</b:Last>
            <b:First>Y.</b:First>
          </b:Person>
          <b:Person>
            <b:Last>Song</b:Last>
            <b:First>Z.</b:First>
          </b:Person>
          <b:Person>
            <b:Last>Liu</b:Last>
            <b:First>Z.</b:First>
          </b:Person>
        </b:NameList>
      </b:Author>
    </b:Author>
    <b:RefOrder>24</b:RefOrder>
  </b:Source>
  <b:Source>
    <b:Tag>Dav19</b:Tag>
    <b:SourceType>JournalArticle</b:SourceType>
    <b:Guid>{7AAA3AD8-C91E-46FE-817A-5A636DBA3AEB}</b:Guid>
    <b:Title>Optimization model for charging infrastructure planning with electric power system reliability check</b:Title>
    <b:JournalName>Energy</b:JournalName>
    <b:Year>2019</b:Year>
    <b:Pages>886-894</b:Pages>
    <b:Volume>166</b:Volume>
    <b:Author>
      <b:Author>
        <b:NameList>
          <b:Person>
            <b:Last>Davidov</b:Last>
            <b:First>S.</b:First>
          </b:Person>
          <b:Person>
            <b:Last>Pantos</b:Last>
            <b:First>M.</b:First>
          </b:Person>
        </b:NameList>
      </b:Author>
    </b:Author>
    <b:RefOrder>25</b:RefOrder>
  </b:Source>
  <b:Source>
    <b:Tag>Hos19</b:Tag>
    <b:SourceType>JournalArticle</b:SourceType>
    <b:Guid>{1966DD63-753D-47D8-BF9D-634574C2A734}</b:Guid>
    <b:Title>Development of a Bayesian network model for optimal site selection of electric vehicle charging station</b:Title>
    <b:JournalName>International Journal of Electrical Power &amp; Energy Systems</b:JournalName>
    <b:Year>2019</b:Year>
    <b:Pages>110-122</b:Pages>
    <b:Volume>105</b:Volume>
    <b:Author>
      <b:Author>
        <b:NameList>
          <b:Person>
            <b:Last>Hosseini</b:Last>
            <b:First>S.</b:First>
          </b:Person>
          <b:Person>
            <b:Last>Sarder</b:Last>
            <b:First>MD</b:First>
          </b:Person>
        </b:NameList>
      </b:Author>
    </b:Author>
    <b:RefOrder>26</b:RefOrder>
  </b:Source>
  <b:Source>
    <b:Tag>Che20</b:Tag>
    <b:SourceType>JournalArticle</b:SourceType>
    <b:Guid>{0E025AE8-9A63-4E9F-A35B-9877EE9D8634}</b:Guid>
    <b:Title>Optimal charging facility location and capacity for electric vehicles considering route choice and charging time equilibrium</b:Title>
    <b:JournalName>Computer &amp; Operations Research</b:JournalName>
    <b:Year>2020</b:Year>
    <b:Volume>113</b:Volume>
    <b:Author>
      <b:Author>
        <b:NameList>
          <b:Person>
            <b:Last>Chen</b:Last>
            <b:First>R.</b:First>
          </b:Person>
          <b:Person>
            <b:Last>Qian</b:Last>
            <b:First>X.</b:First>
          </b:Person>
          <b:Person>
            <b:Last>Miao</b:Last>
            <b:First>L.</b:First>
          </b:Person>
          <b:Person>
            <b:Last>Ukkusuri</b:Last>
            <b:Middle>V.</b:Middle>
            <b:First>S.</b:First>
          </b:Person>
        </b:NameList>
      </b:Author>
    </b:Author>
    <b:RefOrder>82</b:RefOrder>
  </b:Source>
  <b:Source>
    <b:Tag>Zen21</b:Tag>
    <b:SourceType>JournalArticle</b:SourceType>
    <b:Guid>{F45F54A8-21C7-47C4-A366-2EBAD0B6978F}</b:Guid>
    <b:Title>Inducing Human Behavior to Maximize Operation Performance at PEV Charging Station</b:Title>
    <b:JournalName>IEEE Transactions on Smart Grid</b:JournalName>
    <b:Year>2021</b:Year>
    <b:Pages>3353-3363</b:Pages>
    <b:Volume>12</b:Volume>
    <b:Issue>4</b:Issue>
    <b:Author>
      <b:Author>
        <b:NameList>
          <b:Person>
            <b:Last>Zeng</b:Last>
            <b:First>T.</b:First>
          </b:Person>
          <b:Person>
            <b:Last>Bae</b:Last>
            <b:First>S.</b:First>
          </b:Person>
          <b:Person>
            <b:Last>Travacca</b:Last>
            <b:First>B.</b:First>
          </b:Person>
          <b:Person>
            <b:Last>Moura</b:Last>
            <b:First>S.</b:First>
          </b:Person>
        </b:NameList>
      </b:Author>
    </b:Author>
    <b:RefOrder>27</b:RefOrder>
  </b:Source>
  <b:Source>
    <b:Tag>Hod90</b:Tag>
    <b:SourceType>JournalArticle</b:SourceType>
    <b:Guid>{5AFC86AC-4BF9-45BD-8BE9-CECB50B810A9}</b:Guid>
    <b:Title>A Flow Capturing Location Allocation Model</b:Title>
    <b:JournalName>Geographical Analysis</b:JournalName>
    <b:Year>1990</b:Year>
    <b:Pages>270-279</b:Pages>
    <b:Volume>22</b:Volume>
    <b:Issue>3</b:Issue>
    <b:Author>
      <b:Author>
        <b:NameList>
          <b:Person>
            <b:Last>Hodgson</b:Last>
            <b:Middle>J.</b:Middle>
            <b:First>M.</b:First>
          </b:Person>
        </b:NameList>
      </b:Author>
    </b:Author>
    <b:RefOrder>28</b:RefOrder>
  </b:Source>
  <b:Source>
    <b:Tag>Kub05</b:Tag>
    <b:SourceType>JournalArticle</b:SourceType>
    <b:Guid>{518ECCF9-A0F8-4066-AF16-C9E9549866CB}</b:Guid>
    <b:Title>The flow-refueling location problem for alternative-fuel vehicles</b:Title>
    <b:JournalName>Socio-Economic Planning Sciences</b:JournalName>
    <b:Year>2005</b:Year>
    <b:Pages>125-145</b:Pages>
    <b:Volume>39</b:Volume>
    <b:Issue>2</b:Issue>
    <b:Author>
      <b:Author>
        <b:NameList>
          <b:Person>
            <b:Last>Kuby</b:Last>
            <b:First>M.</b:First>
          </b:Person>
          <b:Person>
            <b:Last>Lim</b:Last>
            <b:First>S.</b:First>
          </b:Person>
        </b:NameList>
      </b:Author>
    </b:Author>
    <b:RefOrder>83</b:RefOrder>
  </b:Source>
  <b:Source>
    <b:Tag>Upc09</b:Tag>
    <b:SourceType>JournalArticle</b:SourceType>
    <b:Guid>{9CF14BBC-5B7E-439D-AE28-7192DBC6B1D7}</b:Guid>
    <b:Title>A Model for Location of Capacitated Alternative-Fuel Stations</b:Title>
    <b:JournalName>Geographical Analysis</b:JournalName>
    <b:Year>2009</b:Year>
    <b:Pages>85-106</b:Pages>
    <b:Volume>41</b:Volume>
    <b:Issue>1</b:Issue>
    <b:Author>
      <b:Author>
        <b:NameList>
          <b:Person>
            <b:Last>Upchurch</b:Last>
            <b:First>C.</b:First>
          </b:Person>
          <b:Person>
            <b:Last>Kuby</b:Last>
            <b:First>M.</b:First>
          </b:Person>
        </b:NameList>
      </b:Author>
    </b:Author>
    <b:RefOrder>29</b:RefOrder>
  </b:Source>
  <b:Source>
    <b:Tag>Hos17</b:Tag>
    <b:SourceType>JournalArticle</b:SourceType>
    <b:Guid>{4A800476-C7E0-4329-A0DA-520F56FA3D04}</b:Guid>
    <b:Title>A heuristic algorithm for optimal location of flow-refueling capacitated stations</b:Title>
    <b:JournalName>International Transactions in Operational Research</b:JournalName>
    <b:Year>2017</b:Year>
    <b:Pages>1377-1403</b:Pages>
    <b:Volume>24</b:Volume>
    <b:Author>
      <b:Author>
        <b:NameList>
          <b:Person>
            <b:Last>Hosseini</b:Last>
            <b:First>M.</b:First>
          </b:Person>
          <b:Person>
            <b:Last>MirHassan</b:Last>
            <b:Middle>A.</b:Middle>
            <b:First>S.</b:First>
          </b:Person>
        </b:NameList>
      </b:Author>
    </b:Author>
    <b:RefOrder>30</b:RefOrder>
  </b:Source>
  <b:Source>
    <b:Tag>Yil16</b:Tag>
    <b:SourceType>JournalArticle</b:SourceType>
    <b:Guid>{F40C3021-7912-422D-8DCB-5E25D5031036}</b:Guid>
    <b:Title>A branch and price approach for routing and refueling station location model</b:Title>
    <b:JournalName>European Journal of Operational Research</b:JournalName>
    <b:Year>2016</b:Year>
    <b:Pages>815-826</b:Pages>
    <b:Volume>248</b:Volume>
    <b:Issue>3</b:Issue>
    <b:Author>
      <b:Author>
        <b:NameList>
          <b:Person>
            <b:Last>Yildiz</b:Last>
            <b:First>B.</b:First>
          </b:Person>
          <b:Person>
            <b:Last>Arslan</b:Last>
            <b:First>B.</b:First>
          </b:Person>
          <b:Person>
            <b:Last>Karaan</b:Last>
            <b:Middle>E.</b:Middle>
            <b:First>O.</b:First>
          </b:Person>
        </b:NameList>
      </b:Author>
    </b:Author>
    <b:RefOrder>31</b:RefOrder>
  </b:Source>
  <b:Source>
    <b:Tag>LiS16</b:Tag>
    <b:SourceType>JournalArticle</b:SourceType>
    <b:Guid>{D3A63C0D-6CBD-4836-9439-735E3D9125CC}</b:Guid>
    <b:Title>A multi-period optimization model for the deployment of public electric vehicle charging stations on network</b:Title>
    <b:JournalName>Transportation Research Part C</b:JournalName>
    <b:Year>2016</b:Year>
    <b:Pages>128-143</b:Pages>
    <b:Volume>65</b:Volume>
    <b:Author>
      <b:Author>
        <b:NameList>
          <b:Person>
            <b:Last>Li</b:Last>
            <b:First>S.</b:First>
          </b:Person>
          <b:Person>
            <b:Last>Huang</b:Last>
            <b:First>Y.</b:First>
          </b:Person>
          <b:Person>
            <b:Last>Mason</b:Last>
            <b:Middle>J.</b:Middle>
            <b:First>S.</b:First>
          </b:Person>
        </b:NameList>
      </b:Author>
    </b:Author>
    <b:RefOrder>32</b:RefOrder>
  </b:Source>
  <b:Source>
    <b:Tag>Wan13</b:Tag>
    <b:SourceType>JournalArticle</b:SourceType>
    <b:Guid>{2064D326-F515-44FC-AE6A-546AC0440929}</b:Guid>
    <b:Title>Locating multiple types of recharging stations for battery-powered electric vehicle transport</b:Title>
    <b:JournalName>Transportation Research Part E</b:JournalName>
    <b:Year>2013</b:Year>
    <b:Pages>76-87</b:Pages>
    <b:Volume>58</b:Volume>
    <b:Author>
      <b:Author>
        <b:NameList>
          <b:Person>
            <b:Last>Wang</b:Last>
            <b:Middle>W.</b:Middle>
            <b:First>Y.</b:First>
          </b:Person>
          <b:Person>
            <b:Last>Lin</b:Last>
            <b:Middle>C.</b:Middle>
            <b:First>C.</b:First>
          </b:Person>
        </b:NameList>
      </b:Author>
    </b:Author>
    <b:RefOrder>33</b:RefOrder>
  </b:Source>
  <b:Source>
    <b:Tag>Ars16</b:Tag>
    <b:SourceType>JournalArticle</b:SourceType>
    <b:Guid>{4EAEFFCB-A58E-4830-8F6A-7C129CA6A4E6}</b:Guid>
    <b:Title>A Benders decomposition approach for the charging station location problem with plug-in hybrid electric vehicles</b:Title>
    <b:JournalName>Transportation Research Part B</b:JournalName>
    <b:Year>2016</b:Year>
    <b:Pages>670-695</b:Pages>
    <b:Volume>93</b:Volume>
    <b:Author>
      <b:Author>
        <b:NameList>
          <b:Person>
            <b:Last>Arslan</b:Last>
            <b:First>O.</b:First>
          </b:Person>
          <b:Person>
            <b:Last>Karasan</b:Last>
            <b:Middle>E.</b:Middle>
            <b:First>O.</b:First>
          </b:Person>
        </b:NameList>
      </b:Author>
    </b:Author>
    <b:RefOrder>34</b:RefOrder>
  </b:Source>
  <b:Source>
    <b:Tag>Gha16</b:Tag>
    <b:SourceType>JournalArticle</b:SourceType>
    <b:Guid>{457EC9A6-0466-4FC0-BB54-10CC41BE5AF9}</b:Guid>
    <b:Title>general corridor model for designing plug-in electric vehicle charging infrastructure</b:Title>
    <b:JournalName>Transportation Research Part C</b:JournalName>
    <b:Year>2016</b:Year>
    <b:Pages>389-402</b:Pages>
    <b:Volume>68</b:Volume>
    <b:Author>
      <b:Author>
        <b:NameList>
          <b:Person>
            <b:Last>Ghamami</b:Last>
            <b:First>M.</b:First>
          </b:Person>
          <b:Person>
            <b:Last>Zockaie</b:Last>
            <b:First>A.</b:First>
          </b:Person>
          <b:Person>
            <b:Last>Nie</b:Last>
            <b:Middle>M.</b:Middle>
            <b:First>Y.</b:First>
          </b:Person>
        </b:NameList>
      </b:Author>
    </b:Author>
    <b:RefOrder>35</b:RefOrder>
  </b:Source>
  <b:Source>
    <b:Tag>Mul15</b:Tag>
    <b:SourceType>JournalArticle</b:SourceType>
    <b:Guid>{CF1A3E6B-3FC8-441C-A8F2-B261F53CA86F}</b:Guid>
    <b:Title>Multi-period planning for electric car charging station locations: a case of Korean expressways</b:Title>
    <b:JournalName>European Journal of Operational Research</b:JournalName>
    <b:Year>2015</b:Year>
    <b:Pages>677-687</b:Pages>
    <b:Volume>242</b:Volume>
    <b:Issue>2</b:Issue>
    <b:Author>
      <b:Author>
        <b:NameList>
          <b:Person>
            <b:Last>Chung</b:Last>
            <b:Middle>H.</b:Middle>
            <b:First>S.</b:First>
          </b:Person>
          <b:Person>
            <b:Last>Kwon</b:Last>
            <b:First>C.</b:First>
          </b:Person>
        </b:NameList>
      </b:Author>
    </b:Author>
    <b:RefOrder>36</b:RefOrder>
  </b:Source>
  <b:Source>
    <b:Tag>Zha17</b:Tag>
    <b:SourceType>JournalArticle</b:SourceType>
    <b:Guid>{203F7914-64EA-4A7F-A236-A395E8E50F30}</b:Guid>
    <b:Title>Incorporating demand dynamics in multi-period capacitated fast-charging location planning for electric vehicles</b:Title>
    <b:JournalName>Transportation Research Part B</b:JournalName>
    <b:Year>2017</b:Year>
    <b:Pages>5-29</b:Pages>
    <b:Volume>103</b:Volume>
    <b:Author>
      <b:Author>
        <b:NameList>
          <b:Person>
            <b:Last>Zhang</b:Last>
            <b:First>A.</b:First>
          </b:Person>
          <b:Person>
            <b:Last>Kang</b:Last>
            <b:First>J.</b:First>
          </b:Person>
          <b:Person>
            <b:Last>Kwon</b:Last>
            <b:First>C.</b:First>
          </b:Person>
        </b:NameList>
      </b:Author>
    </b:Author>
    <b:RefOrder>37</b:RefOrder>
  </b:Source>
  <b:Source>
    <b:Tag>DeV17</b:Tag>
    <b:SourceType>JournalArticle</b:SourceType>
    <b:Guid>{C7B7C123-5CAD-4B94-B2CC-F99A4F8C8CEE}</b:Guid>
    <b:Title>Incorporating driving range variability in network design for refueling facilities</b:Title>
    <b:JournalName>Omega</b:JournalName>
    <b:Year>2017</b:Year>
    <b:Pages>102-114</b:Pages>
    <b:Volume>69</b:Volume>
    <b:Author>
      <b:Author>
        <b:NameList>
          <b:Person>
            <b:Last>De Vries</b:Last>
            <b:First>H.</b:First>
          </b:Person>
          <b:Person>
            <b:Last>Duijzer</b:Last>
            <b:First>H.</b:First>
          </b:Person>
        </b:NameList>
      </b:Author>
    </b:Author>
    <b:RefOrder>38</b:RefOrder>
  </b:Source>
  <b:Source>
    <b:Tag>Lee17</b:Tag>
    <b:SourceType>JournalArticle</b:SourceType>
    <b:Guid>{CB04096D-165C-40CC-A6F2-E32252EF4E44}</b:Guid>
    <b:Title>Benders-and-price approach for electric vehicle charging station location problem under probabilistic travel range</b:Title>
    <b:JournalName>Transportation Research Part B</b:JournalName>
    <b:Year>2017</b:Year>
    <b:Pages>130-152</b:Pages>
    <b:Volume>106</b:Volume>
    <b:Author>
      <b:Author>
        <b:NameList>
          <b:Person>
            <b:Last>Lee</b:Last>
            <b:First>C.</b:First>
          </b:Person>
          <b:Person>
            <b:Last>Han</b:Last>
            <b:First>J.</b:First>
          </b:Person>
        </b:NameList>
      </b:Author>
    </b:Author>
    <b:RefOrder>39</b:RefOrder>
  </b:Source>
  <b:Source>
    <b:Tag>Hos15</b:Tag>
    <b:SourceType>JournalArticle</b:SourceType>
    <b:Guid>{C2308860-A50A-4C7C-8539-E7DE95A14720}</b:Guid>
    <b:Title>Refueling-station location problem under uncertainty</b:Title>
    <b:JournalName>Transportation Research Part E</b:JournalName>
    <b:Year>2015</b:Year>
    <b:Pages>101-116</b:Pages>
    <b:Volume>84</b:Volume>
    <b:Author>
      <b:Author>
        <b:NameList>
          <b:Person>
            <b:Last>Hosseini</b:Last>
            <b:First>M.</b:First>
          </b:Person>
          <b:Person>
            <b:Last>MirHassani</b:Last>
            <b:Middle>A.</b:Middle>
            <b:First>S.</b:First>
          </b:Person>
        </b:NameList>
      </b:Author>
    </b:Author>
    <b:RefOrder>40</b:RefOrder>
  </b:Source>
  <b:Source>
    <b:Tag>WuF17</b:Tag>
    <b:SourceType>JournalArticle</b:SourceType>
    <b:Guid>{C6CC6029-5477-4F70-B969-840EBFDF8CCD}</b:Guid>
    <b:Title>A stochastic flow-capturing model to optimize the location of fast-charging stations with uncertain</b:Title>
    <b:JournalName>Transportation Research Part D</b:JournalName>
    <b:Year>2017</b:Year>
    <b:Pages>354-376</b:Pages>
    <b:Volume>53</b:Volume>
    <b:Author>
      <b:Author>
        <b:NameList>
          <b:Person>
            <b:Last>Wu</b:Last>
            <b:First>F.</b:First>
          </b:Person>
          <b:Person>
            <b:Last>Sioshansi</b:Last>
            <b:First>R.</b:First>
          </b:Person>
        </b:NameList>
      </b:Author>
    </b:Author>
    <b:RefOrder>41</b:RefOrder>
  </b:Source>
  <b:Source>
    <b:Tag>Mir17</b:Tag>
    <b:SourceType>JournalArticle</b:SourceType>
    <b:Guid>{55BD25A8-017E-48CB-9065-26F8EFCE7B6E}</b:Guid>
    <b:Title>Refueling station location problem with traffic deviation considering route choice and demand uncertainty</b:Title>
    <b:JournalName>International Journal of Hydrogen Energy</b:JournalName>
    <b:Year>2017</b:Year>
    <b:Pages>3335-3351</b:Pages>
    <b:Volume>42</b:Volume>
    <b:Issue>5</b:Issue>
    <b:Author>
      <b:Author>
        <b:NameList>
          <b:Person>
            <b:Last>Miralinaghi</b:Last>
            <b:First>M.</b:First>
          </b:Person>
          <b:Person>
            <b:Last>Lou</b:Last>
            <b:First>Y.</b:First>
          </b:Person>
          <b:Person>
            <b:Last>Keskin</b:Last>
            <b:Middle>B.</b:Middle>
            <b:First>B.</b:First>
          </b:Person>
          <b:Person>
            <b:Last>Zarrinmehr</b:Last>
            <b:First>A.</b:First>
          </b:Person>
        </b:NameList>
      </b:Author>
    </b:Author>
    <b:RefOrder>42</b:RefOrder>
  </b:Source>
  <b:Source>
    <b:Tag>Sad14</b:Tag>
    <b:SourceType>JournalArticle</b:SourceType>
    <b:Guid>{078CFA97-E332-4C82-9962-2DE1037C3D65}</b:Guid>
    <b:Title>Optimal fast charging station placing and sizing</b:Title>
    <b:JournalName>Applied Energy</b:JournalName>
    <b:Year>2014</b:Year>
    <b:Pages>289-299</b:Pages>
    <b:Volume>125</b:Volume>
    <b:Author>
      <b:Author>
        <b:NameList>
          <b:Person>
            <b:Last>Sadeghi-Barzani</b:Last>
            <b:First>P.</b:First>
          </b:Person>
          <b:Person>
            <b:Last>Rajabi-Ghahnavieh</b:Last>
            <b:First>A.</b:First>
          </b:Person>
          <b:Person>
            <b:Last>Kazemi-Karegar</b:Last>
            <b:First>H.</b:First>
          </b:Person>
        </b:NameList>
      </b:Author>
    </b:Author>
    <b:RefOrder>43</b:RefOrder>
  </b:Source>
  <b:Source>
    <b:Tag>Ars161</b:Tag>
    <b:SourceType>JournalArticle</b:SourceType>
    <b:Guid>{F894CBAF-D1DF-4F19-ACE9-AF9E464E9E80}</b:Guid>
    <b:Title>A Benders decomposition approach for the charging station location problem with plug-in hybrid electric vehicles</b:Title>
    <b:JournalName>Transportation Research Part B: Methodological</b:JournalName>
    <b:Year>2016</b:Year>
    <b:Pages>670-695</b:Pages>
    <b:Volume>93</b:Volume>
    <b:Issue>A</b:Issue>
    <b:Author>
      <b:Author>
        <b:NameList>
          <b:Person>
            <b:Last>Arslan</b:Last>
            <b:First>O.</b:First>
          </b:Person>
          <b:Person>
            <b:Last>Karasan</b:Last>
            <b:First>O.</b:First>
          </b:Person>
        </b:NameList>
      </b:Author>
    </b:Author>
    <b:RefOrder>44</b:RefOrder>
  </b:Source>
  <b:Source>
    <b:Tag>Zha14</b:Tag>
    <b:SourceType>JournalArticle</b:SourceType>
    <b:Guid>{1857B761-400E-43E1-81F7-72E12281045B}</b:Guid>
    <b:Title>Optimal decentralized valley-filling charging strategy for electric vehicles</b:Title>
    <b:JournalName>Energy Conversion and Management</b:JournalName>
    <b:Year>2014</b:Year>
    <b:Pages>537-550</b:Pages>
    <b:Volume>78</b:Volume>
    <b:Author>
      <b:Author>
        <b:NameList>
          <b:Person>
            <b:Last>Zhang</b:Last>
            <b:First>K.</b:First>
          </b:Person>
          <b:Person>
            <b:Last>Xu</b:Last>
            <b:First>L.</b:First>
          </b:Person>
          <b:Person>
            <b:Last>Ouyang</b:Last>
            <b:First>M.</b:First>
          </b:Person>
          <b:Person>
            <b:Last>Wang</b:Last>
            <b:First>H.</b:First>
          </b:Person>
          <b:Person>
            <b:Last>Lu</b:Last>
            <b:First>L.</b:First>
          </b:Person>
          <b:Person>
            <b:Last>Li</b:Last>
            <b:First>J.</b:First>
          </b:Person>
          <b:Person>
            <b:Last>Li</b:Last>
            <b:First>Z.</b:First>
          </b:Person>
        </b:NameList>
      </b:Author>
    </b:Author>
    <b:RefOrder>45</b:RefOrder>
  </b:Source>
  <b:Source>
    <b:Tag>Zhu16</b:Tag>
    <b:SourceType>JournalArticle</b:SourceType>
    <b:Guid>{1C0AD38C-F330-4767-AEE9-A06A065C30FB}</b:Guid>
    <b:Title>Charging station location problem of plug-in electric vehicles</b:Title>
    <b:JournalName>Journal of Transport Geography</b:JournalName>
    <b:Year>2016</b:Year>
    <b:Pages>11-22</b:Pages>
    <b:Volume>52</b:Volume>
    <b:Author>
      <b:Author>
        <b:NameList>
          <b:Person>
            <b:Last>Zhu</b:Last>
            <b:First>Z.</b:First>
          </b:Person>
          <b:Person>
            <b:Last>Gao</b:Last>
            <b:First>Z.</b:First>
          </b:Person>
          <b:Person>
            <b:Last>Zheng</b:Last>
            <b:First>J.</b:First>
          </b:Person>
          <b:Person>
            <b:Last>Du</b:Last>
            <b:First>H.</b:First>
          </b:Person>
        </b:NameList>
      </b:Author>
    </b:Author>
    <b:RefOrder>46</b:RefOrder>
  </b:Source>
  <b:Source>
    <b:Tag>Akb18</b:Tag>
    <b:SourceType>JournalArticle</b:SourceType>
    <b:Guid>{FA500677-BAD3-4A6C-A900-1138BB41FFFB}</b:Guid>
    <b:Title>Optimal Locating of Electric Vehicle Charging Stations by Application of Genetic Algorithm</b:Title>
    <b:JournalName>Sustainability</b:JournalName>
    <b:Year>2018</b:Year>
    <b:Volume>10</b:Volume>
    <b:Issue>4</b:Issue>
    <b:Author>
      <b:Author>
        <b:NameList>
          <b:Person>
            <b:Last>Akbari</b:Last>
            <b:First>M.</b:First>
          </b:Person>
          <b:Person>
            <b:Last>Brenna</b:Last>
            <b:First>M.</b:First>
          </b:Person>
          <b:Person>
            <b:Last>Longo</b:Last>
            <b:First>M.</b:First>
          </b:Person>
        </b:NameList>
      </b:Author>
    </b:Author>
    <b:RefOrder>47</b:RefOrder>
  </b:Source>
  <b:Source>
    <b:Tag>Awa17</b:Tag>
    <b:SourceType>JournalArticle</b:SourceType>
    <b:Guid>{61E1DA06-D203-4F72-875B-C15114015ED3}</b:Guid>
    <b:Title>Optimal planning of electric vehicle charging station at the distribution system using hybrid optimization algorithm</b:Title>
    <b:JournalName>Energy</b:JournalName>
    <b:Year>2017</b:Year>
    <b:Pages>70-78</b:Pages>
    <b:Volume>113</b:Volume>
    <b:Author>
      <b:Author>
        <b:NameList>
          <b:Person>
            <b:Last>Awasthi</b:Last>
            <b:First>A.</b:First>
          </b:Person>
          <b:Person>
            <b:Last>Venkitusamy</b:Last>
            <b:First>K.</b:First>
          </b:Person>
          <b:Person>
            <b:Last>Padmanaban</b:Last>
            <b:First>S.</b:First>
          </b:Person>
          <b:Person>
            <b:Last>Selvamuthukumaran</b:Last>
            <b:First>R.</b:First>
          </b:Person>
          <b:Person>
            <b:Last>Blaabjerg</b:Last>
            <b:First>F.</b:First>
          </b:Person>
          <b:Person>
            <b:Last>Singh</b:Last>
            <b:Middle>K.</b:Middle>
            <b:First>A.</b:First>
          </b:Person>
        </b:NameList>
      </b:Author>
    </b:Author>
    <b:RefOrder>48</b:RefOrder>
  </b:Source>
  <b:Source>
    <b:Tag>Zha19</b:Tag>
    <b:SourceType>JournalArticle</b:SourceType>
    <b:Guid>{2512A5CD-8B0E-47A7-9353-E7BE34FDA60E}</b:Guid>
    <b:Title>GIS-Based Multi-Objective Particle Swarm Optimization of charging stations for electric vehicles</b:Title>
    <b:JournalName>Energy</b:JournalName>
    <b:Year>2019</b:Year>
    <b:Pages>844-853</b:Pages>
    <b:Volume>169</b:Volume>
    <b:Author>
      <b:Author>
        <b:NameList>
          <b:Person>
            <b:Last>Zhang</b:Last>
            <b:First>Y.</b:First>
          </b:Person>
          <b:Person>
            <b:Last>Zhang</b:Last>
            <b:First>Q.</b:First>
          </b:Person>
          <b:Person>
            <b:Last>Farnoosh</b:Last>
            <b:First>A.</b:First>
          </b:Person>
          <b:Person>
            <b:Last>Chen</b:Last>
            <b:First>S.</b:First>
          </b:Person>
          <b:Person>
            <b:Last>Li</b:Last>
            <b:First>Y.</b:First>
          </b:Person>
        </b:NameList>
      </b:Author>
    </b:Author>
    <b:RefOrder>50</b:RefOrder>
  </b:Source>
  <b:Source>
    <b:Tag>Str19</b:Tag>
    <b:SourceType>JournalArticle</b:SourceType>
    <b:Guid>{07506D9F-6524-4F8D-A9F7-47EEC7C30FD8}</b:Guid>
    <b:Title>Clustering algorithms applied to usage related segments of electric vehicle charging stations</b:Title>
    <b:JournalName>Transportation Research Procedia</b:JournalName>
    <b:Year>2019</b:Year>
    <b:Pages>1576-1582</b:Pages>
    <b:Volume>40</b:Volume>
    <b:Author>
      <b:Author>
        <b:NameList>
          <b:Person>
            <b:Last>Straka</b:Last>
            <b:First>M.</b:First>
          </b:Person>
          <b:Person>
            <b:Last>Buzna</b:Last>
            <b:First>L.</b:First>
          </b:Person>
        </b:NameList>
      </b:Author>
    </b:Author>
    <b:RefOrder>51</b:RefOrder>
  </b:Source>
  <b:Source>
    <b:Tag>WuY19</b:Tag>
    <b:SourceType>JournalArticle</b:SourceType>
    <b:Guid>{5B6EF4DE-D29B-43D4-9960-3B3F1A8B70AF}</b:Guid>
    <b:Title>Demand side energy management of EV charging stations by approximate dynamic programming</b:Title>
    <b:JournalName>Energy Conversion and Management</b:JournalName>
    <b:Year>2019</b:Year>
    <b:Pages>878-890</b:Pages>
    <b:Volume>196</b:Volume>
    <b:Author>
      <b:Author>
        <b:NameList>
          <b:Person>
            <b:Last>Wu</b:Last>
            <b:First>Y.</b:First>
          </b:Person>
          <b:Person>
            <b:Last>Ravey</b:Last>
            <b:First>A.</b:First>
          </b:Person>
          <b:Person>
            <b:Last>Chrenko</b:Last>
            <b:First>D.</b:First>
          </b:Person>
          <b:Person>
            <b:Last>Miraoui</b:Last>
            <b:First>A.</b:First>
          </b:Person>
        </b:NameList>
      </b:Author>
    </b:Author>
    <b:RefOrder>52</b:RefOrder>
  </b:Source>
  <b:Source>
    <b:Tag>Bre96</b:Tag>
    <b:SourceType>JournalArticle</b:SourceType>
    <b:Guid>{FAF65DCE-F5B7-47CE-8072-87A9E464D5AE}</b:Guid>
    <b:Title>Bagging predictors</b:Title>
    <b:JournalName>Machine Learning</b:JournalName>
    <b:Year>1996</b:Year>
    <b:Pages>123-140</b:Pages>
    <b:Volume>24</b:Volume>
    <b:Author>
      <b:Author>
        <b:NameList>
          <b:Person>
            <b:Last>Breiman</b:Last>
            <b:First>L.</b:First>
          </b:Person>
        </b:NameList>
      </b:Author>
    </b:Author>
    <b:RefOrder>76</b:RefOrder>
  </b:Source>
  <b:Source>
    <b:Tag>Ste12</b:Tag>
    <b:SourceType>JournalArticle</b:SourceType>
    <b:Guid>{8E50ACA5-D955-44F6-9C6C-AED84A90B914}</b:Guid>
    <b:Title>MissForest—non-parametric missing value imputation for mixed-type data</b:Title>
    <b:JournalName>Bioinformatics</b:JournalName>
    <b:Year>2012</b:Year>
    <b:Pages>112-118</b:Pages>
    <b:Volume>28</b:Volume>
    <b:Issue>1</b:Issue>
    <b:Author>
      <b:Author>
        <b:NameList>
          <b:Person>
            <b:Last>Stekhoven</b:Last>
            <b:Middle>J.</b:Middle>
            <b:First>D.</b:First>
          </b:Person>
          <b:Person>
            <b:Last>Bühlmann</b:Last>
            <b:First>P.</b:First>
          </b:Person>
        </b:NameList>
      </b:Author>
    </b:Author>
    <b:RefOrder>77</b:RefOrder>
  </b:Source>
  <b:Source>
    <b:Tag>Fix51</b:Tag>
    <b:SourceType>JournalArticle</b:SourceType>
    <b:Guid>{F32762A9-74F3-4494-A62F-591159125929}</b:Guid>
    <b:Title>Discriminatory Analysis. Nonparametric Discrimination: Consistency Properties</b:Title>
    <b:JournalName>USAF School of Aviation Medicine</b:JournalName>
    <b:Year>1951</b:Year>
    <b:Author>
      <b:Author>
        <b:NameList>
          <b:Person>
            <b:Last>Fix</b:Last>
            <b:First>E.</b:First>
          </b:Person>
          <b:Person>
            <b:Last>Hodges</b:Last>
            <b:Middle>L.</b:Middle>
            <b:First>J.</b:First>
          </b:Person>
        </b:NameList>
      </b:Author>
    </b:Author>
    <b:RefOrder>78</b:RefOrder>
  </b:Source>
  <b:Source>
    <b:Tag>Wei09</b:Tag>
    <b:SourceType>JournalArticle</b:SourceType>
    <b:Guid>{89817F22-BCD4-4A65-97F0-19BC39C3692C}</b:Guid>
    <b:Title>Distance Metric Learning for Large Margin Nearest Neighbor Classification</b:Title>
    <b:JournalName>Journal of Machine Learning Research</b:JournalName>
    <b:Year>2009</b:Year>
    <b:Pages>207-244</b:Pages>
    <b:Volume>10</b:Volume>
    <b:Author>
      <b:Author>
        <b:NameList>
          <b:Person>
            <b:Last>Weinberger</b:Last>
            <b:Middle>Q.</b:Middle>
            <b:First>K.</b:First>
          </b:Person>
          <b:Person>
            <b:Last>Saul</b:Last>
            <b:Middle>K.</b:Middle>
            <b:First>L.</b:First>
          </b:Person>
        </b:NameList>
      </b:Author>
    </b:Author>
    <b:RefOrder>79</b:RefOrder>
  </b:Source>
  <b:Source>
    <b:Tag>Ham20</b:Tag>
    <b:SourceType>Book</b:SourceType>
    <b:Guid>{B1D742BD-72CD-4BD7-9119-575C843B3318}</b:Guid>
    <b:Title>Graph Representation Learning</b:Title>
    <b:Year>2020</b:Year>
    <b:Publisher>Springer Link</b:Publisher>
    <b:Author>
      <b:Author>
        <b:NameList>
          <b:Person>
            <b:Last>Hamilton</b:Last>
            <b:Middle>L.</b:Middle>
            <b:First>W.</b:First>
          </b:Person>
        </b:NameList>
      </b:Author>
    </b:Author>
    <b:RefOrder>56</b:RefOrder>
  </b:Source>
  <b:Source>
    <b:Tag>Spo18</b:Tag>
    <b:SourceType>JournalArticle</b:SourceType>
    <b:Guid>{98CBC6AC-BE7D-402D-8BE9-420A85A4D49F}</b:Guid>
    <b:Title>Graph theory methods: applications in brain networks</b:Title>
    <b:Year>2018</b:Year>
    <b:JournalName>Dialogues Clin Neurosci</b:JournalName>
    <b:Pages>111-121</b:Pages>
    <b:Author>
      <b:Author>
        <b:NameList>
          <b:Person>
            <b:Last>Sporns</b:Last>
            <b:First>O.</b:First>
          </b:Person>
        </b:NameList>
      </b:Author>
    </b:Author>
    <b:RefOrder>57</b:RefOrder>
  </b:Source>
  <b:Source>
    <b:Tag>Mat20</b:Tag>
    <b:SourceType>JournalArticle</b:SourceType>
    <b:Guid>{E92EF455-98CF-4AAC-B907-8E6E745510AB}</b:Guid>
    <b:Title>Complex Networks: a Mini-review</b:Title>
    <b:JournalName>Brazilian Journal of Physics</b:JournalName>
    <b:Year>2020</b:Year>
    <b:Pages>658–67</b:Pages>
    <b:Volume>50</b:Volume>
    <b:Author>
      <b:Author>
        <b:NameList>
          <b:Person>
            <b:Last>Mata</b:Last>
            <b:Middle>S. d.</b:Middle>
            <b:First>A.</b:First>
          </b:Person>
        </b:NameList>
      </b:Author>
    </b:Author>
    <b:RefOrder>58</b:RefOrder>
  </b:Source>
  <b:Source>
    <b:Tag>Cheng</b:Tag>
    <b:SourceType>JournalArticle</b:SourceType>
    <b:Guid>{C96A8028-A3C0-4682-B47F-C16B00503C44}</b:Guid>
    <b:Title>Location optimization for multiple types of charging stations for electric scooters</b:Title>
    <b:JournalName>Applied Soft Computing</b:JournalName>
    <b:Year>2018</b:Year>
    <b:Pages>519-528</b:Pages>
    <b:Volume>67</b:Volume>
    <b:Author>
      <b:Author>
        <b:NameList>
          <b:Person>
            <b:Last>Chen</b:Last>
            <b:First>Y.</b:First>
          </b:Person>
          <b:Person>
            <b:Last>Cheng</b:Last>
            <b:First>C.</b:First>
          </b:Person>
          <b:Person>
            <b:Last>Li</b:Last>
            <b:First>S.</b:First>
          </b:Person>
          <b:Person>
            <b:Last>Yu</b:Last>
            <b:First>C.</b:First>
          </b:Person>
        </b:NameList>
      </b:Author>
    </b:Author>
    <b:RefOrder>49</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49ADA7-93C7-4ED2-A170-C697668D91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6c06b5-1db8-4c81-aedd-b1bde2b8bfd2"/>
    <ds:schemaRef ds:uri="3fb8dc1b-9d59-4105-bc07-f1f968f51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A259C9-74AE-4362-887D-FAB35D600156}">
  <ds:schemaRefs>
    <ds:schemaRef ds:uri="http://schemas.microsoft.com/office/2006/metadata/properties"/>
    <ds:schemaRef ds:uri="http://schemas.microsoft.com/office/infopath/2007/PartnerControls"/>
    <ds:schemaRef ds:uri="5b6c06b5-1db8-4c81-aedd-b1bde2b8bfd2"/>
    <ds:schemaRef ds:uri="3fb8dc1b-9d59-4105-bc07-f1f968f5154f"/>
  </ds:schemaRefs>
</ds:datastoreItem>
</file>

<file path=customXml/itemProps3.xml><?xml version="1.0" encoding="utf-8"?>
<ds:datastoreItem xmlns:ds="http://schemas.openxmlformats.org/officeDocument/2006/customXml" ds:itemID="{127F7FA2-61AA-4477-9E90-CD9015F461BE}">
  <ds:schemaRefs>
    <ds:schemaRef ds:uri="http://schemas.openxmlformats.org/officeDocument/2006/bibliography"/>
  </ds:schemaRefs>
</ds:datastoreItem>
</file>

<file path=customXml/itemProps4.xml><?xml version="1.0" encoding="utf-8"?>
<ds:datastoreItem xmlns:ds="http://schemas.openxmlformats.org/officeDocument/2006/customXml" ds:itemID="{A81BF00E-FAAC-4290-9257-732874F258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13194</Words>
  <Characters>83125</Characters>
  <Application>Microsoft Office Word</Application>
  <DocSecurity>0</DocSecurity>
  <Lines>692</Lines>
  <Paragraphs>192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Dokumentvorlage für Diplomarbeiten</vt:lpstr>
      <vt:lpstr>Dokumentvorlage für Diplomarbeiten</vt:lpstr>
    </vt:vector>
  </TitlesOfParts>
  <Company>Fachhochschule Bielefeld</Company>
  <LinksUpToDate>false</LinksUpToDate>
  <CharactersWithSpaces>96127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Diplomarbeiten</dc:title>
  <dc:subject/>
  <dc:creator>Florian Winkler</dc:creator>
  <cp:keywords>, docId:1C5B988EA391F271E34548244FD78240</cp:keywords>
  <dc:description/>
  <cp:lastModifiedBy>Floriana Graziano</cp:lastModifiedBy>
  <cp:revision>74</cp:revision>
  <cp:lastPrinted>2023-09-29T14:02:00Z</cp:lastPrinted>
  <dcterms:created xsi:type="dcterms:W3CDTF">2022-05-24T15:43:00Z</dcterms:created>
  <dcterms:modified xsi:type="dcterms:W3CDTF">2023-10-16T20:24:00Z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0x0101004FA53E48D41D05439A7FB623C7478AFF</vt:lpwstr>
  </property>
  <property fmtid="{D5CDD505-2E9C-101B-9397-08002B2CF9AE}" pid="3" name="MediaServiceImageTags">
    <vt:lpwstr/>
  </property>
</Properties>
</file>